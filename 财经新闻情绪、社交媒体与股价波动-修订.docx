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5DB4C" w14:textId="4169E346" w:rsidR="00C949E4" w:rsidRPr="00C949E4" w:rsidRDefault="00BF195F" w:rsidP="00AB3288">
      <w:pPr>
        <w:overflowPunct w:val="0"/>
        <w:adjustRightInd w:val="0"/>
        <w:snapToGrid w:val="0"/>
        <w:spacing w:beforeLines="200" w:before="624" w:after="0" w:line="240" w:lineRule="auto"/>
        <w:outlineLvl w:val="0"/>
        <w:rPr>
          <w:rFonts w:ascii="Times New Roman" w:eastAsia="黑体" w:hAnsi="Times New Roman" w:cs="Times New Roman"/>
          <w:color w:val="FF0000"/>
          <w:sz w:val="36"/>
          <w:szCs w:val="20"/>
          <w:bdr w:val="single" w:sz="4" w:space="0" w:color="FF0000"/>
          <w14:ligatures w14:val="none"/>
        </w:rPr>
      </w:pPr>
      <w:r>
        <w:rPr>
          <w:rFonts w:ascii="Times New Roman" w:eastAsia="黑体" w:hAnsi="Times New Roman" w:cs="Times New Roman" w:hint="eastAsia"/>
          <w:sz w:val="44"/>
          <w:szCs w:val="44"/>
          <w14:ligatures w14:val="none"/>
        </w:rPr>
        <w:t>财经新闻</w:t>
      </w:r>
      <w:r w:rsidR="00C949E4" w:rsidRPr="00C949E4">
        <w:rPr>
          <w:rFonts w:ascii="Times New Roman" w:eastAsia="黑体" w:hAnsi="Times New Roman" w:cs="Times New Roman" w:hint="eastAsia"/>
          <w:sz w:val="44"/>
          <w:szCs w:val="44"/>
          <w14:ligatures w14:val="none"/>
        </w:rPr>
        <w:t>、社交媒体与股价波动——基于</w:t>
      </w:r>
      <w:proofErr w:type="spellStart"/>
      <w:r w:rsidR="00C949E4" w:rsidRPr="00C949E4">
        <w:rPr>
          <w:rFonts w:ascii="Times New Roman" w:eastAsia="黑体" w:hAnsi="Times New Roman" w:cs="Times New Roman" w:hint="eastAsia"/>
          <w:sz w:val="44"/>
          <w:szCs w:val="44"/>
          <w14:ligatures w14:val="none"/>
        </w:rPr>
        <w:t>Deepseek</w:t>
      </w:r>
      <w:proofErr w:type="spellEnd"/>
      <w:r w:rsidR="00D31E6B">
        <w:rPr>
          <w:rFonts w:ascii="Times New Roman" w:eastAsia="黑体" w:hAnsi="Times New Roman" w:cs="Times New Roman" w:hint="eastAsia"/>
          <w:sz w:val="44"/>
          <w:szCs w:val="44"/>
          <w14:ligatures w14:val="none"/>
        </w:rPr>
        <w:t>情绪测度</w:t>
      </w:r>
      <w:r w:rsidR="00C949E4" w:rsidRPr="00C949E4">
        <w:rPr>
          <w:rFonts w:ascii="Times New Roman" w:eastAsia="黑体" w:hAnsi="Times New Roman" w:cs="Times New Roman" w:hint="eastAsia"/>
          <w:sz w:val="44"/>
          <w:szCs w:val="44"/>
          <w14:ligatures w14:val="none"/>
        </w:rPr>
        <w:t>的新方法与新发现</w:t>
      </w:r>
    </w:p>
    <w:p w14:paraId="3B8ABE4A"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54B2E1E4" w14:textId="77777777" w:rsidR="00C949E4" w:rsidRPr="00C949E4" w:rsidRDefault="00C949E4" w:rsidP="00C949E4">
      <w:pPr>
        <w:tabs>
          <w:tab w:val="left" w:pos="798"/>
        </w:tabs>
        <w:overflowPunct w:val="0"/>
        <w:adjustRightInd w:val="0"/>
        <w:spacing w:after="0" w:line="240" w:lineRule="auto"/>
        <w:jc w:val="both"/>
        <w:rPr>
          <w:rFonts w:ascii="黑体" w:eastAsia="黑体" w:hAnsi="Times New Roman" w:cs="Times New Roman"/>
          <w:snapToGrid w:val="0"/>
          <w:sz w:val="18"/>
          <w:szCs w:val="18"/>
          <w14:ligatures w14:val="none"/>
        </w:rPr>
      </w:pPr>
    </w:p>
    <w:p w14:paraId="6D90CCD4" w14:textId="774D601D" w:rsidR="00C949E4" w:rsidRPr="00C949E4" w:rsidRDefault="00C949E4" w:rsidP="00C949E4">
      <w:pPr>
        <w:tabs>
          <w:tab w:val="left" w:pos="798"/>
        </w:tabs>
        <w:overflowPunct w:val="0"/>
        <w:adjustRightInd w:val="0"/>
        <w:spacing w:after="0" w:line="240" w:lineRule="auto"/>
        <w:jc w:val="both"/>
        <w:rPr>
          <w:rFonts w:ascii="Times New Roman" w:eastAsia="楷体_GB2312" w:hAnsi="Times New Roman" w:cs="Times New Roman"/>
          <w:sz w:val="18"/>
          <w:szCs w:val="18"/>
          <w14:ligatures w14:val="none"/>
        </w:rPr>
      </w:pPr>
      <w:r w:rsidRPr="00C949E4">
        <w:rPr>
          <w:rFonts w:ascii="黑体" w:eastAsia="黑体" w:hAnsi="Times New Roman" w:cs="Times New Roman" w:hint="eastAsia"/>
          <w:snapToGrid w:val="0"/>
          <w:sz w:val="18"/>
          <w:szCs w:val="18"/>
          <w14:ligatures w14:val="none"/>
        </w:rPr>
        <w:t>摘  要</w:t>
      </w:r>
      <w:r w:rsidRPr="00C949E4">
        <w:rPr>
          <w:rFonts w:ascii="Times New Roman" w:eastAsia="楷体_GB2312" w:hAnsi="Times New Roman" w:cs="Times New Roman" w:hint="eastAsia"/>
          <w:snapToGrid w:val="0"/>
          <w:sz w:val="18"/>
          <w:szCs w:val="18"/>
          <w14:ligatures w14:val="none"/>
        </w:rPr>
        <w:tab/>
      </w:r>
      <w:r w:rsidRPr="00C949E4">
        <w:rPr>
          <w:rFonts w:ascii="Times New Roman" w:eastAsia="宋体" w:hAnsi="Times New Roman" w:cs="Times New Roman" w:hint="eastAsia"/>
          <w:sz w:val="18"/>
          <w:szCs w:val="18"/>
          <w14:ligatures w14:val="none"/>
        </w:rPr>
        <w:t>测度财经新闻文本情绪的方式多样，涉及到词典法、机器学习法、深度学习法等方式。大语言模型</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的涌现提供了新的测度方式与解决思路。</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不仅在处理中文文本上比现有的大语言模型更具有优势，还在准确性和泛化性能上超出深度学习法、词典法等已有方法。本文在财经新闻中首次使用</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测度文本情绪。在此基础上，本文实证检验财经新闻</w:t>
      </w:r>
      <w:r w:rsidR="00615681">
        <w:rPr>
          <w:rFonts w:ascii="Times New Roman" w:eastAsia="宋体" w:hAnsi="Times New Roman" w:cs="Times New Roman" w:hint="eastAsia"/>
          <w:sz w:val="18"/>
          <w:szCs w:val="18"/>
          <w14:ligatures w14:val="none"/>
        </w:rPr>
        <w:t>文本情绪</w:t>
      </w:r>
      <w:r w:rsidRPr="00C949E4">
        <w:rPr>
          <w:rFonts w:ascii="Times New Roman" w:eastAsia="宋体" w:hAnsi="Times New Roman" w:cs="Times New Roman" w:hint="eastAsia"/>
          <w:sz w:val="18"/>
          <w:szCs w:val="18"/>
          <w14:ligatures w14:val="none"/>
        </w:rPr>
        <w:t>对股票异常收益率的影响。研究发现：第</w:t>
      </w:r>
      <w:r w:rsidR="00615681">
        <w:rPr>
          <w:rFonts w:ascii="Times New Roman" w:eastAsia="宋体" w:hAnsi="Times New Roman" w:cs="Times New Roman" w:hint="eastAsia"/>
          <w:sz w:val="18"/>
          <w:szCs w:val="18"/>
          <w14:ligatures w14:val="none"/>
        </w:rPr>
        <w:t>一</w:t>
      </w:r>
      <w:r w:rsidRPr="00C949E4">
        <w:rPr>
          <w:rFonts w:ascii="Times New Roman" w:eastAsia="宋体" w:hAnsi="Times New Roman" w:cs="Times New Roman" w:hint="eastAsia"/>
          <w:sz w:val="18"/>
          <w:szCs w:val="18"/>
          <w14:ligatures w14:val="none"/>
        </w:rPr>
        <w:t>、使用</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测度的财经新闻情绪对</w:t>
      </w:r>
      <w:r w:rsidR="00D31E6B">
        <w:rPr>
          <w:rFonts w:ascii="Times New Roman" w:eastAsia="宋体" w:hAnsi="Times New Roman" w:cs="Times New Roman" w:hint="eastAsia"/>
          <w:sz w:val="18"/>
          <w:szCs w:val="18"/>
          <w14:ligatures w14:val="none"/>
        </w:rPr>
        <w:t>股价累计异常收益率具有正向影响，且比词典法和深度学习法</w:t>
      </w:r>
      <w:r w:rsidRPr="00C949E4">
        <w:rPr>
          <w:rFonts w:ascii="Times New Roman" w:eastAsia="宋体" w:hAnsi="Times New Roman" w:cs="Times New Roman" w:hint="eastAsia"/>
          <w:sz w:val="18"/>
          <w:szCs w:val="18"/>
          <w14:ligatures w14:val="none"/>
        </w:rPr>
        <w:t>更为显著；第</w:t>
      </w:r>
      <w:r w:rsidR="00615681">
        <w:rPr>
          <w:rFonts w:ascii="Times New Roman" w:eastAsia="宋体" w:hAnsi="Times New Roman" w:cs="Times New Roman" w:hint="eastAsia"/>
          <w:sz w:val="18"/>
          <w:szCs w:val="18"/>
          <w14:ligatures w14:val="none"/>
        </w:rPr>
        <w:t>二</w:t>
      </w:r>
      <w:r w:rsidRPr="00C949E4">
        <w:rPr>
          <w:rFonts w:ascii="Times New Roman" w:eastAsia="宋体" w:hAnsi="Times New Roman" w:cs="Times New Roman" w:hint="eastAsia"/>
          <w:sz w:val="18"/>
          <w:szCs w:val="18"/>
          <w14:ligatures w14:val="none"/>
        </w:rPr>
        <w:t>、财经新闻可以通过影响社交媒体情绪进而影响股票价格</w:t>
      </w:r>
      <w:r w:rsidR="00615681">
        <w:rPr>
          <w:rFonts w:ascii="Times New Roman" w:eastAsia="宋体" w:hAnsi="Times New Roman" w:cs="Times New Roman" w:hint="eastAsia"/>
          <w:sz w:val="18"/>
          <w:szCs w:val="18"/>
          <w14:ligatures w14:val="none"/>
        </w:rPr>
        <w:t>；第三，财经新闻的真假性对财经新闻文本情绪有负向影响</w:t>
      </w:r>
      <w:r w:rsidR="00B930A2">
        <w:rPr>
          <w:rFonts w:ascii="Times New Roman" w:eastAsia="宋体" w:hAnsi="Times New Roman" w:cs="Times New Roman" w:hint="eastAsia"/>
          <w:sz w:val="18"/>
          <w:szCs w:val="18"/>
          <w14:ligatures w14:val="none"/>
        </w:rPr>
        <w:t>。</w:t>
      </w:r>
    </w:p>
    <w:p w14:paraId="670EDB85" w14:textId="77777777" w:rsidR="00C949E4" w:rsidRPr="00C949E4" w:rsidRDefault="00C949E4" w:rsidP="00C949E4">
      <w:pPr>
        <w:tabs>
          <w:tab w:val="left" w:pos="798"/>
        </w:tabs>
        <w:overflowPunct w:val="0"/>
        <w:adjustRightInd w:val="0"/>
        <w:spacing w:after="0" w:line="240" w:lineRule="auto"/>
        <w:ind w:left="772" w:hangingChars="429" w:hanging="772"/>
        <w:jc w:val="both"/>
        <w:rPr>
          <w:rFonts w:ascii="Times New Roman" w:eastAsia="宋体" w:hAnsi="Times New Roman" w:cs="Times New Roman"/>
          <w:sz w:val="18"/>
          <w:szCs w:val="18"/>
          <w14:ligatures w14:val="none"/>
        </w:rPr>
      </w:pPr>
      <w:r w:rsidRPr="00C949E4">
        <w:rPr>
          <w:rFonts w:ascii="Times New Roman" w:eastAsia="宋体" w:hAnsi="Times New Roman" w:cs="Times New Roman" w:hint="eastAsia"/>
          <w:sz w:val="18"/>
          <w:szCs w:val="18"/>
          <w14:ligatures w14:val="none"/>
        </w:rPr>
        <w:t>关键词</w:t>
      </w:r>
      <w:r w:rsidRPr="00C949E4">
        <w:rPr>
          <w:rFonts w:ascii="Times New Roman" w:eastAsia="宋体" w:hAnsi="Times New Roman" w:cs="Times New Roman" w:hint="eastAsia"/>
          <w:sz w:val="18"/>
          <w:szCs w:val="18"/>
          <w14:ligatures w14:val="none"/>
        </w:rPr>
        <w:tab/>
      </w:r>
      <w:r w:rsidRPr="00C949E4">
        <w:rPr>
          <w:rFonts w:ascii="Times New Roman" w:eastAsia="宋体" w:hAnsi="Times New Roman" w:cs="Times New Roman" w:hint="eastAsia"/>
          <w:sz w:val="18"/>
          <w:szCs w:val="18"/>
          <w14:ligatures w14:val="none"/>
        </w:rPr>
        <w:t>财经新闻；</w:t>
      </w:r>
      <w:proofErr w:type="spellStart"/>
      <w:r w:rsidRPr="00C949E4">
        <w:rPr>
          <w:rFonts w:ascii="Times New Roman" w:eastAsia="宋体" w:hAnsi="Times New Roman" w:cs="Times New Roman" w:hint="eastAsia"/>
          <w:sz w:val="18"/>
          <w:szCs w:val="18"/>
          <w14:ligatures w14:val="none"/>
        </w:rPr>
        <w:t>Deepseek</w:t>
      </w:r>
      <w:proofErr w:type="spellEnd"/>
      <w:r w:rsidRPr="00C949E4">
        <w:rPr>
          <w:rFonts w:ascii="Times New Roman" w:eastAsia="宋体" w:hAnsi="Times New Roman" w:cs="Times New Roman" w:hint="eastAsia"/>
          <w:sz w:val="18"/>
          <w:szCs w:val="18"/>
          <w14:ligatures w14:val="none"/>
        </w:rPr>
        <w:t>；股价冲击；情感分析</w:t>
      </w:r>
    </w:p>
    <w:p w14:paraId="40087CEB" w14:textId="77777777" w:rsidR="00C949E4" w:rsidRPr="00C949E4" w:rsidRDefault="00C949E4" w:rsidP="00C949E4">
      <w:pPr>
        <w:keepNext/>
        <w:keepLines/>
        <w:overflowPunct w:val="0"/>
        <w:snapToGrid w:val="0"/>
        <w:spacing w:before="240" w:after="100" w:line="240" w:lineRule="auto"/>
        <w:jc w:val="center"/>
        <w:outlineLvl w:val="0"/>
        <w:rPr>
          <w:rFonts w:ascii="Times New Roman" w:eastAsia="黑体" w:hAnsi="Times New Roman" w:cs="Times New Roman"/>
          <w:b/>
          <w:sz w:val="28"/>
          <w:szCs w:val="28"/>
          <w14:ligatures w14:val="none"/>
        </w:rPr>
      </w:pPr>
      <w:r w:rsidRPr="00C949E4">
        <w:rPr>
          <w:rFonts w:ascii="Times New Roman" w:eastAsia="黑体" w:hAnsi="Times New Roman" w:cs="Times New Roman" w:hint="eastAsia"/>
          <w:b/>
          <w:sz w:val="28"/>
          <w:szCs w:val="28"/>
          <w14:ligatures w14:val="none"/>
        </w:rPr>
        <w:t>Fake Finance News, Investor Sentiment, and Stock Price Volatility</w:t>
      </w:r>
    </w:p>
    <w:p w14:paraId="20AD2A06" w14:textId="77777777" w:rsidR="00C949E4" w:rsidRPr="00C949E4" w:rsidRDefault="00C949E4" w:rsidP="00C949E4">
      <w:pPr>
        <w:keepNext/>
        <w:overflowPunct w:val="0"/>
        <w:spacing w:before="220" w:after="180" w:line="0" w:lineRule="atLeast"/>
        <w:rPr>
          <w:rFonts w:ascii="Times New Roman" w:eastAsia="宋体" w:hAnsi="Times New Roman" w:cs="Times New Roman"/>
          <w:sz w:val="21"/>
          <w:szCs w:val="21"/>
          <w14:ligatures w14:val="none"/>
        </w:rPr>
      </w:pPr>
    </w:p>
    <w:p w14:paraId="2E31FC2D" w14:textId="77777777" w:rsidR="00C949E4" w:rsidRPr="00C949E4" w:rsidRDefault="00C949E4" w:rsidP="00C949E4">
      <w:pPr>
        <w:widowControl/>
        <w:spacing w:after="0" w:line="240" w:lineRule="auto"/>
        <w:ind w:left="106" w:hangingChars="66" w:hanging="106"/>
        <w:jc w:val="both"/>
        <w:rPr>
          <w:rFonts w:ascii="Times New Roman" w:eastAsia="宋体" w:hAnsi="Times New Roman" w:cs="Times New Roman"/>
          <w:iCs/>
          <w:kern w:val="0"/>
          <w:sz w:val="16"/>
          <w:szCs w:val="20"/>
          <w14:ligatures w14:val="none"/>
        </w:rPr>
      </w:pPr>
    </w:p>
    <w:p w14:paraId="4EA41593" w14:textId="77777777" w:rsidR="00C949E4" w:rsidRPr="00C949E4" w:rsidRDefault="00C949E4" w:rsidP="00C949E4">
      <w:pPr>
        <w:widowControl/>
        <w:tabs>
          <w:tab w:val="left" w:pos="937"/>
        </w:tabs>
        <w:spacing w:after="0" w:line="240" w:lineRule="auto"/>
        <w:jc w:val="both"/>
        <w:rPr>
          <w:rFonts w:ascii="Times New Roman" w:eastAsia="宋体" w:hAnsi="Times New Roman" w:cs="Times New Roman"/>
          <w:sz w:val="21"/>
          <w:szCs w:val="21"/>
          <w14:ligatures w14:val="none"/>
        </w:rPr>
      </w:pPr>
      <w:r w:rsidRPr="00C949E4">
        <w:rPr>
          <w:rFonts w:ascii="Times New Roman" w:eastAsia="宋体" w:hAnsi="Times New Roman" w:cs="Times New Roman"/>
          <w:b/>
          <w:bCs/>
          <w:sz w:val="21"/>
          <w:szCs w:val="21"/>
          <w14:ligatures w14:val="none"/>
        </w:rPr>
        <w:t>Abstract</w:t>
      </w:r>
      <w:r w:rsidRPr="00C949E4">
        <w:rPr>
          <w:rFonts w:ascii="Times New Roman" w:eastAsia="宋体" w:hAnsi="Times New Roman" w:cs="Times New Roman" w:hint="eastAsia"/>
          <w:b/>
          <w:bCs/>
          <w:sz w:val="21"/>
          <w:szCs w:val="21"/>
          <w14:ligatures w14:val="none"/>
        </w:rPr>
        <w:t xml:space="preserve"> </w:t>
      </w:r>
      <w:r w:rsidRPr="00C949E4">
        <w:rPr>
          <w:rFonts w:ascii="Times New Roman" w:eastAsia="宋体" w:hAnsi="Times New Roman" w:cs="Times New Roman"/>
          <w:sz w:val="21"/>
          <w:szCs w:val="21"/>
          <w14:ligatures w14:val="none"/>
        </w:rPr>
        <w:t xml:space="preserve">There are various methods for measuring the sentiment of financial news texts, including dictionary-based approaches, machine learning methods, and deep learning techniques. The emergence of large language models such as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offers new measurement methods and solutions.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not only demonstrates superior performance in processing Chinese texts compared to existing large language models, but also surpasses traditional dictionary-based and deep learning methods in terms of accuracy and generalization. This paper is the first to apply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to measure sentiment in financial news. Based on this, it empirically examines the impact of financial news on stock abnormal returns. The findings are as follows: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First, false financial news has a more significant impact on abnormal stock returns compared to true financial news;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 xml:space="preserve">Second, compared with traditional dictionary-based and deep learning methods, financial news sentiment measured by </w:t>
      </w:r>
      <w:proofErr w:type="spellStart"/>
      <w:r w:rsidRPr="00C949E4">
        <w:rPr>
          <w:rFonts w:ascii="Times New Roman" w:eastAsia="宋体" w:hAnsi="Times New Roman" w:cs="Times New Roman"/>
          <w:sz w:val="21"/>
          <w:szCs w:val="21"/>
          <w14:ligatures w14:val="none"/>
        </w:rPr>
        <w:t>Deepseek</w:t>
      </w:r>
      <w:proofErr w:type="spellEnd"/>
      <w:r w:rsidRPr="00C949E4">
        <w:rPr>
          <w:rFonts w:ascii="Times New Roman" w:eastAsia="宋体" w:hAnsi="Times New Roman" w:cs="Times New Roman"/>
          <w:sz w:val="21"/>
          <w:szCs w:val="21"/>
          <w14:ligatures w14:val="none"/>
        </w:rPr>
        <w:t xml:space="preserve"> has a more pronounced effect on stock price fluctuations;</w:t>
      </w:r>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sz w:val="21"/>
          <w:szCs w:val="21"/>
          <w14:ligatures w14:val="none"/>
        </w:rPr>
        <w:t>Third, financial news can influence stock prices by affecting sentiment on social media.</w:t>
      </w:r>
    </w:p>
    <w:p w14:paraId="07DC9055" w14:textId="5E38964C" w:rsidR="00C949E4" w:rsidRPr="00C949E4" w:rsidRDefault="00C949E4" w:rsidP="00C949E4">
      <w:pPr>
        <w:tabs>
          <w:tab w:val="left" w:pos="1176"/>
        </w:tabs>
        <w:overflowPunct w:val="0"/>
        <w:adjustRightInd w:val="0"/>
        <w:snapToGrid w:val="0"/>
        <w:spacing w:after="0" w:line="240" w:lineRule="auto"/>
        <w:ind w:left="1332" w:hangingChars="632" w:hanging="1332"/>
        <w:jc w:val="both"/>
        <w:rPr>
          <w:rFonts w:ascii="Times New Roman" w:eastAsia="宋体" w:hAnsi="Times New Roman" w:cs="Times New Roman"/>
          <w:snapToGrid w:val="0"/>
          <w:sz w:val="21"/>
          <w:szCs w:val="21"/>
          <w14:ligatures w14:val="none"/>
        </w:rPr>
      </w:pPr>
      <w:r w:rsidRPr="00C949E4">
        <w:rPr>
          <w:rFonts w:ascii="Times New Roman" w:eastAsia="宋体" w:hAnsi="Times New Roman" w:cs="Times New Roman"/>
          <w:b/>
          <w:bCs/>
          <w:snapToGrid w:val="0"/>
          <w:sz w:val="21"/>
          <w:szCs w:val="21"/>
          <w14:ligatures w14:val="none"/>
        </w:rPr>
        <w:t>Key words</w:t>
      </w:r>
      <w:r w:rsidRPr="00C949E4">
        <w:rPr>
          <w:rFonts w:ascii="Times New Roman" w:eastAsia="宋体" w:hAnsi="Times New Roman" w:cs="Times New Roman" w:hint="eastAsia"/>
          <w:snapToGrid w:val="0"/>
          <w:sz w:val="21"/>
          <w:szCs w:val="21"/>
          <w14:ligatures w14:val="none"/>
        </w:rPr>
        <w:tab/>
        <w:t>Fake Finance News</w:t>
      </w:r>
      <w:r w:rsidR="00473ACD">
        <w:rPr>
          <w:rFonts w:ascii="Times New Roman" w:eastAsia="宋体" w:hAnsi="Times New Roman" w:cs="Times New Roman"/>
          <w:snapToGrid w:val="0"/>
          <w:sz w:val="21"/>
          <w:szCs w:val="21"/>
          <w14:ligatures w14:val="none"/>
        </w:rPr>
        <w:t xml:space="preserve">; </w:t>
      </w:r>
      <w:proofErr w:type="spellStart"/>
      <w:r w:rsidRPr="00C949E4">
        <w:rPr>
          <w:rFonts w:ascii="Times New Roman" w:eastAsia="宋体" w:hAnsi="Times New Roman" w:cs="Times New Roman" w:hint="eastAsia"/>
          <w:snapToGrid w:val="0"/>
          <w:sz w:val="21"/>
          <w:szCs w:val="21"/>
          <w14:ligatures w14:val="none"/>
        </w:rPr>
        <w:t>Deepseek</w:t>
      </w:r>
      <w:proofErr w:type="spellEnd"/>
      <w:r w:rsidR="00473ACD">
        <w:rPr>
          <w:rFonts w:ascii="Times New Roman" w:eastAsia="宋体" w:hAnsi="Times New Roman" w:cs="Times New Roman"/>
          <w:snapToGrid w:val="0"/>
          <w:sz w:val="21"/>
          <w:szCs w:val="21"/>
          <w14:ligatures w14:val="none"/>
        </w:rPr>
        <w:t xml:space="preserve">; </w:t>
      </w:r>
      <w:r w:rsidRPr="00C949E4">
        <w:rPr>
          <w:rFonts w:ascii="Times New Roman" w:eastAsia="宋体" w:hAnsi="Times New Roman" w:cs="Times New Roman" w:hint="eastAsia"/>
          <w:snapToGrid w:val="0"/>
          <w:sz w:val="21"/>
          <w:szCs w:val="21"/>
          <w14:ligatures w14:val="none"/>
        </w:rPr>
        <w:t>Stock Price Volatility</w:t>
      </w:r>
      <w:r w:rsidR="00473ACD">
        <w:rPr>
          <w:rFonts w:ascii="Times New Roman" w:eastAsia="宋体" w:hAnsi="Times New Roman" w:cs="Times New Roman"/>
          <w:snapToGrid w:val="0"/>
          <w:sz w:val="21"/>
          <w:szCs w:val="21"/>
          <w14:ligatures w14:val="none"/>
        </w:rPr>
        <w:t xml:space="preserve">; </w:t>
      </w:r>
      <w:r w:rsidRPr="00C949E4">
        <w:rPr>
          <w:rFonts w:ascii="Times New Roman" w:eastAsia="宋体" w:hAnsi="Times New Roman" w:cs="Times New Roman" w:hint="eastAsia"/>
          <w:snapToGrid w:val="0"/>
          <w:sz w:val="21"/>
          <w:szCs w:val="21"/>
          <w14:ligatures w14:val="none"/>
        </w:rPr>
        <w:t>Sentimental Analysis</w:t>
      </w:r>
      <w:r w:rsidRPr="00C949E4">
        <w:rPr>
          <w:rFonts w:ascii="Times New Roman" w:eastAsia="宋体" w:hAnsi="Times New Roman" w:cs="Times New Roman"/>
          <w:snapToGrid w:val="0"/>
          <w:sz w:val="21"/>
          <w:szCs w:val="21"/>
          <w14:ligatures w14:val="none"/>
        </w:rPr>
        <w:t xml:space="preserve"> </w:t>
      </w:r>
    </w:p>
    <w:p w14:paraId="3399BDE2"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2C165900" w14:textId="77777777" w:rsidR="00C949E4" w:rsidRPr="00C949E4" w:rsidRDefault="00C949E4" w:rsidP="00C949E4">
      <w:pPr>
        <w:suppressAutoHyphens/>
        <w:autoSpaceDE w:val="0"/>
        <w:adjustRightInd w:val="0"/>
        <w:snapToGrid w:val="0"/>
        <w:spacing w:after="0" w:line="240" w:lineRule="auto"/>
        <w:ind w:firstLine="360"/>
        <w:rPr>
          <w:rFonts w:ascii="Times New Roman" w:eastAsia="宋体" w:hAnsi="Times New Roman" w:cs="Times New Roman"/>
          <w:sz w:val="18"/>
          <w:szCs w:val="18"/>
          <w14:ligatures w14:val="none"/>
        </w:rPr>
      </w:pPr>
    </w:p>
    <w:p w14:paraId="70611CEE" w14:textId="77777777" w:rsidR="00C949E4" w:rsidRPr="00C949E4" w:rsidRDefault="00C949E4" w:rsidP="00C949E4">
      <w:pPr>
        <w:suppressAutoHyphens/>
        <w:autoSpaceDE w:val="0"/>
        <w:adjustRightInd w:val="0"/>
        <w:snapToGrid w:val="0"/>
        <w:spacing w:after="0" w:line="240" w:lineRule="auto"/>
        <w:rPr>
          <w:rFonts w:ascii="Times New Roman" w:eastAsia="宋体" w:hAnsi="Times New Roman" w:cs="Times New Roman"/>
          <w:sz w:val="18"/>
          <w:szCs w:val="18"/>
          <w14:ligatures w14:val="none"/>
        </w:rPr>
        <w:sectPr w:rsidR="00C949E4" w:rsidRPr="00C949E4" w:rsidSect="00C949E4">
          <w:headerReference w:type="even" r:id="rId8"/>
          <w:headerReference w:type="default" r:id="rId9"/>
          <w:footerReference w:type="even" r:id="rId10"/>
          <w:footerReference w:type="default" r:id="rId11"/>
          <w:headerReference w:type="first" r:id="rId12"/>
          <w:footerReference w:type="first" r:id="rId13"/>
          <w:pgSz w:w="11905" w:h="16837"/>
          <w:pgMar w:top="1474" w:right="1134" w:bottom="1474" w:left="1134" w:header="964" w:footer="964" w:gutter="0"/>
          <w:cols w:space="720"/>
          <w:titlePg/>
          <w:docGrid w:type="linesAndChars" w:linePitch="312"/>
        </w:sectPr>
      </w:pPr>
    </w:p>
    <w:p w14:paraId="589FBEAF"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0"/>
          <w14:ligatures w14:val="none"/>
        </w:rPr>
      </w:pPr>
      <w:r w:rsidRPr="00C949E4">
        <w:rPr>
          <w:rFonts w:ascii="Times New Roman" w:eastAsia="黑体" w:hAnsi="Times New Roman" w:cs="Times New Roman" w:hint="eastAsia"/>
          <w:kern w:val="0"/>
          <w:sz w:val="28"/>
          <w:szCs w:val="28"/>
          <w14:ligatures w14:val="none"/>
        </w:rPr>
        <w:t xml:space="preserve">1 </w:t>
      </w:r>
      <w:r w:rsidRPr="00C949E4">
        <w:rPr>
          <w:rFonts w:ascii="Times New Roman" w:eastAsia="黑体" w:hAnsi="Times New Roman" w:cs="Times New Roman" w:hint="eastAsia"/>
          <w:kern w:val="0"/>
          <w:sz w:val="28"/>
          <w:szCs w:val="28"/>
          <w14:ligatures w14:val="none"/>
        </w:rPr>
        <w:t>引言</w:t>
      </w:r>
    </w:p>
    <w:p w14:paraId="036332E5" w14:textId="3E4C07C6"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年国务院《政府工作报告》指出，要“深化大数据、人工智能等研发应用，开展‘人工智能</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’行动”。</w:t>
      </w:r>
      <w:r w:rsidRPr="00C949E4">
        <w:rPr>
          <w:rFonts w:ascii="Times New Roman" w:eastAsia="宋体" w:hAnsi="Times New Roman" w:cs="Times New Roman" w:hint="eastAsia"/>
          <w:sz w:val="21"/>
          <w:szCs w:val="21"/>
          <w14:ligatures w14:val="none"/>
        </w:rPr>
        <w:t>DeepSeek</w:t>
      </w:r>
      <w:r w:rsidR="00473ACD" w:rsidRPr="00473ACD">
        <w:rPr>
          <w:rFonts w:ascii="Times New Roman" w:eastAsia="宋体" w:hAnsi="Times New Roman" w:cs="Times New Roman" w:hint="eastAsia"/>
          <w:sz w:val="21"/>
          <w:szCs w:val="21"/>
          <w14:ligatures w14:val="none"/>
        </w:rPr>
        <w:t>大语言模型</w:t>
      </w:r>
      <w:r w:rsidRPr="00C949E4">
        <w:rPr>
          <w:rFonts w:ascii="Times New Roman" w:eastAsia="宋体" w:hAnsi="Times New Roman" w:cs="Times New Roman" w:hint="eastAsia"/>
          <w:sz w:val="21"/>
          <w:szCs w:val="21"/>
          <w14:ligatures w14:val="none"/>
        </w:rPr>
        <w:t>的问世</w:t>
      </w:r>
      <w:r w:rsidR="00473ACD" w:rsidRPr="00473ACD">
        <w:rPr>
          <w:rFonts w:ascii="Times New Roman" w:eastAsia="宋体" w:hAnsi="Times New Roman" w:cs="Times New Roman" w:hint="eastAsia"/>
          <w:sz w:val="21"/>
          <w:szCs w:val="21"/>
          <w14:ligatures w14:val="none"/>
        </w:rPr>
        <w:t>成为该战略的生动实践，</w:t>
      </w:r>
      <w:r w:rsidR="00C258A9">
        <w:rPr>
          <w:rFonts w:ascii="Times New Roman" w:eastAsia="宋体" w:hAnsi="Times New Roman" w:cs="Times New Roman" w:hint="eastAsia"/>
          <w:sz w:val="21"/>
          <w:szCs w:val="21"/>
          <w14:ligatures w14:val="none"/>
        </w:rPr>
        <w:t>显著拓</w:t>
      </w:r>
      <w:r w:rsidRPr="00C949E4">
        <w:rPr>
          <w:rFonts w:ascii="Times New Roman" w:eastAsia="宋体" w:hAnsi="Times New Roman" w:cs="Times New Roman" w:hint="eastAsia"/>
          <w:sz w:val="21"/>
          <w:szCs w:val="21"/>
          <w14:ligatures w14:val="none"/>
        </w:rPr>
        <w:t>展了人工智能的应用图景</w:t>
      </w:r>
      <w:r w:rsidR="00473ACD">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金融领域与这一新兴中文大语言模型</w:t>
      </w:r>
      <w:r w:rsidR="004F0055">
        <w:rPr>
          <w:rFonts w:ascii="Times New Roman" w:eastAsia="宋体" w:hAnsi="Times New Roman" w:cs="Times New Roman" w:hint="eastAsia"/>
          <w:sz w:val="21"/>
          <w:szCs w:val="21"/>
          <w14:ligatures w14:val="none"/>
        </w:rPr>
        <w:t>的</w:t>
      </w:r>
      <w:r w:rsidRPr="00C949E4">
        <w:rPr>
          <w:rFonts w:ascii="Times New Roman" w:eastAsia="宋体" w:hAnsi="Times New Roman" w:cs="Times New Roman" w:hint="eastAsia"/>
          <w:sz w:val="21"/>
          <w:szCs w:val="21"/>
          <w14:ligatures w14:val="none"/>
        </w:rPr>
        <w:t>深度融合，对于发展新质生产力</w:t>
      </w:r>
      <w:r w:rsidR="004F0055">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推动金融强国</w:t>
      </w:r>
      <w:r w:rsidR="004F0055" w:rsidRPr="00C949E4">
        <w:rPr>
          <w:rFonts w:ascii="Times New Roman" w:eastAsia="宋体" w:hAnsi="Times New Roman" w:cs="Times New Roman" w:hint="eastAsia"/>
          <w:sz w:val="21"/>
          <w:szCs w:val="21"/>
          <w14:ligatures w14:val="none"/>
        </w:rPr>
        <w:t>建设</w:t>
      </w:r>
      <w:r w:rsidRPr="00C949E4">
        <w:rPr>
          <w:rFonts w:ascii="Times New Roman" w:eastAsia="宋体" w:hAnsi="Times New Roman" w:cs="Times New Roman" w:hint="eastAsia"/>
          <w:sz w:val="21"/>
          <w:szCs w:val="21"/>
          <w14:ligatures w14:val="none"/>
        </w:rPr>
        <w:t>具有重大意义。本文</w:t>
      </w:r>
      <w:r w:rsidR="004F0055">
        <w:rPr>
          <w:rFonts w:ascii="Times New Roman" w:eastAsia="宋体" w:hAnsi="Times New Roman" w:cs="Times New Roman" w:hint="eastAsia"/>
          <w:sz w:val="21"/>
          <w:szCs w:val="21"/>
          <w14:ligatures w14:val="none"/>
        </w:rPr>
        <w:t>依托</w:t>
      </w:r>
      <w:proofErr w:type="spellStart"/>
      <w:r w:rsidR="004F0055" w:rsidRPr="00C949E4">
        <w:rPr>
          <w:rFonts w:ascii="Times New Roman" w:eastAsia="宋体" w:hAnsi="Times New Roman" w:cs="Times New Roman" w:hint="eastAsia"/>
          <w:sz w:val="21"/>
          <w:szCs w:val="21"/>
          <w14:ligatures w14:val="none"/>
        </w:rPr>
        <w:t>Deepseek</w:t>
      </w:r>
      <w:proofErr w:type="spellEnd"/>
      <w:r w:rsidR="004F0055">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从金融市场非理性情绪测度</w:t>
      </w:r>
      <w:r w:rsidR="004F0055">
        <w:rPr>
          <w:rFonts w:ascii="Times New Roman" w:eastAsia="宋体" w:hAnsi="Times New Roman" w:cs="Times New Roman" w:hint="eastAsia"/>
          <w:sz w:val="21"/>
          <w:szCs w:val="21"/>
          <w14:ligatures w14:val="none"/>
        </w:rPr>
        <w:t>视角</w:t>
      </w:r>
      <w:r w:rsidRPr="00C949E4">
        <w:rPr>
          <w:rFonts w:ascii="Times New Roman" w:eastAsia="宋体" w:hAnsi="Times New Roman" w:cs="Times New Roman" w:hint="eastAsia"/>
          <w:sz w:val="21"/>
          <w:szCs w:val="21"/>
          <w14:ligatures w14:val="none"/>
        </w:rPr>
        <w:t>出发，</w:t>
      </w:r>
      <w:r w:rsidR="00002EE4">
        <w:rPr>
          <w:rFonts w:ascii="Times New Roman" w:eastAsia="宋体" w:hAnsi="Times New Roman" w:cs="Times New Roman" w:hint="eastAsia"/>
          <w:sz w:val="21"/>
          <w:szCs w:val="21"/>
          <w14:ligatures w14:val="none"/>
        </w:rPr>
        <w:t>深入</w:t>
      </w:r>
      <w:r w:rsidRPr="00C949E4">
        <w:rPr>
          <w:rFonts w:ascii="Times New Roman" w:eastAsia="宋体" w:hAnsi="Times New Roman" w:cs="Times New Roman" w:hint="eastAsia"/>
          <w:sz w:val="21"/>
          <w:szCs w:val="21"/>
          <w14:ligatures w14:val="none"/>
        </w:rPr>
        <w:t>探讨了财经新闻对股价的影响</w:t>
      </w:r>
      <w:r w:rsidR="00002EE4">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w:t>
      </w:r>
    </w:p>
    <w:p w14:paraId="1EB00F9D" w14:textId="1E601D22" w:rsidR="00C949E4" w:rsidRPr="00C949E4" w:rsidRDefault="00C949E4" w:rsidP="00BF195F">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数字化</w:t>
      </w:r>
      <w:r w:rsidR="004451AE">
        <w:rPr>
          <w:rFonts w:ascii="Times New Roman" w:eastAsia="宋体" w:hAnsi="Times New Roman" w:cs="Times New Roman" w:hint="eastAsia"/>
          <w:sz w:val="21"/>
          <w:szCs w:val="21"/>
          <w14:ligatures w14:val="none"/>
        </w:rPr>
        <w:t>发展</w:t>
      </w:r>
      <w:r w:rsidRPr="00C949E4">
        <w:rPr>
          <w:rFonts w:ascii="Times New Roman" w:eastAsia="宋体" w:hAnsi="Times New Roman" w:cs="Times New Roman" w:hint="eastAsia"/>
          <w:sz w:val="21"/>
          <w:szCs w:val="21"/>
          <w14:ligatures w14:val="none"/>
        </w:rPr>
        <w:t>与社交媒体的广泛应用</w:t>
      </w:r>
      <w:r w:rsidR="00576ACA">
        <w:rPr>
          <w:rFonts w:ascii="Times New Roman" w:eastAsia="宋体" w:hAnsi="Times New Roman" w:cs="Times New Roman" w:hint="eastAsia"/>
          <w:sz w:val="21"/>
          <w:szCs w:val="21"/>
          <w14:ligatures w14:val="none"/>
        </w:rPr>
        <w:t>显著提升了</w:t>
      </w:r>
      <w:r w:rsidRPr="00C949E4">
        <w:rPr>
          <w:rFonts w:ascii="Times New Roman" w:eastAsia="宋体" w:hAnsi="Times New Roman" w:cs="Times New Roman" w:hint="eastAsia"/>
          <w:sz w:val="21"/>
          <w:szCs w:val="21"/>
          <w14:ligatures w14:val="none"/>
        </w:rPr>
        <w:t>新闻</w:t>
      </w:r>
      <w:r w:rsidR="00BF195F">
        <w:rPr>
          <w:rFonts w:ascii="Times New Roman" w:eastAsia="宋体" w:hAnsi="Times New Roman" w:cs="Times New Roman" w:hint="eastAsia"/>
          <w:sz w:val="21"/>
          <w:szCs w:val="21"/>
          <w14:ligatures w14:val="none"/>
        </w:rPr>
        <w:t>媒体</w:t>
      </w:r>
      <w:r w:rsidRPr="00C949E4">
        <w:rPr>
          <w:rFonts w:ascii="Times New Roman" w:eastAsia="宋体" w:hAnsi="Times New Roman" w:cs="Times New Roman" w:hint="eastAsia"/>
          <w:sz w:val="21"/>
          <w:szCs w:val="21"/>
          <w14:ligatures w14:val="none"/>
        </w:rPr>
        <w:t>的影响力</w:t>
      </w:r>
      <w:r w:rsidR="00BF195F">
        <w:rPr>
          <w:rFonts w:ascii="Times New Roman" w:eastAsia="宋体" w:hAnsi="Times New Roman" w:cs="Times New Roman" w:hint="eastAsia"/>
          <w:sz w:val="21"/>
          <w:szCs w:val="21"/>
          <w14:ligatures w14:val="none"/>
        </w:rPr>
        <w:t>，</w:t>
      </w:r>
      <w:r w:rsidR="00576ACA">
        <w:rPr>
          <w:rFonts w:ascii="Times New Roman" w:eastAsia="宋体" w:hAnsi="Times New Roman" w:cs="Times New Roman" w:hint="eastAsia"/>
          <w:sz w:val="21"/>
          <w:szCs w:val="21"/>
          <w14:ligatures w14:val="none"/>
        </w:rPr>
        <w:t>也带动了针</w:t>
      </w:r>
      <w:r w:rsidR="00BF195F">
        <w:rPr>
          <w:rFonts w:ascii="Times New Roman" w:eastAsia="宋体" w:hAnsi="Times New Roman" w:cs="Times New Roman" w:hint="eastAsia"/>
          <w:sz w:val="21"/>
          <w:szCs w:val="21"/>
          <w14:ligatures w14:val="none"/>
        </w:rPr>
        <w:t>对金融市场文本的情绪研究。金融市场文本主要分为三类：信息披露、财经新闻媒体报道、社区平台文本</w:t>
      </w:r>
      <w:r w:rsidR="00C03A64">
        <w:rPr>
          <w:rFonts w:ascii="Times New Roman" w:eastAsia="宋体" w:hAnsi="Times New Roman" w:cs="Times New Roman" w:hint="eastAsia"/>
          <w:sz w:val="21"/>
          <w:szCs w:val="21"/>
          <w14:ligatures w14:val="none"/>
        </w:rPr>
        <w:t>。公司信息披露需要遵循一定的规则，而财经新闻、社区互动则</w:t>
      </w:r>
      <w:r w:rsidR="00D30857">
        <w:rPr>
          <w:rFonts w:ascii="Times New Roman" w:eastAsia="宋体" w:hAnsi="Times New Roman" w:cs="Times New Roman" w:hint="eastAsia"/>
          <w:sz w:val="21"/>
          <w:szCs w:val="21"/>
          <w14:ligatures w14:val="none"/>
        </w:rPr>
        <w:t>具有</w:t>
      </w:r>
      <w:r w:rsidR="00C03A64">
        <w:rPr>
          <w:rFonts w:ascii="Times New Roman" w:eastAsia="宋体" w:hAnsi="Times New Roman" w:cs="Times New Roman" w:hint="eastAsia"/>
          <w:sz w:val="21"/>
          <w:szCs w:val="21"/>
          <w14:ligatures w14:val="none"/>
        </w:rPr>
        <w:t>发布成本低、内容形式多样</w:t>
      </w:r>
      <w:r w:rsidR="00D30857">
        <w:rPr>
          <w:rFonts w:ascii="Times New Roman" w:eastAsia="宋体" w:hAnsi="Times New Roman" w:cs="Times New Roman" w:hint="eastAsia"/>
          <w:sz w:val="21"/>
          <w:szCs w:val="21"/>
          <w14:ligatures w14:val="none"/>
        </w:rPr>
        <w:t>等特点</w:t>
      </w:r>
      <w:r w:rsidR="00C03A64">
        <w:rPr>
          <w:rFonts w:ascii="Times New Roman" w:eastAsia="宋体" w:hAnsi="Times New Roman" w:cs="Times New Roman" w:hint="eastAsia"/>
          <w:sz w:val="21"/>
          <w:szCs w:val="21"/>
          <w14:ligatures w14:val="none"/>
        </w:rPr>
        <w:t>。</w:t>
      </w:r>
      <w:r w:rsidR="00BF195F">
        <w:rPr>
          <w:rFonts w:ascii="Times New Roman" w:eastAsia="宋体" w:hAnsi="Times New Roman" w:cs="Times New Roman" w:hint="eastAsia"/>
          <w:sz w:val="21"/>
          <w:szCs w:val="21"/>
          <w14:ligatures w14:val="none"/>
        </w:rPr>
        <w:t>从财经新闻媒体报道</w:t>
      </w:r>
      <w:r w:rsidR="00F81657">
        <w:rPr>
          <w:rFonts w:ascii="Times New Roman" w:eastAsia="宋体" w:hAnsi="Times New Roman" w:cs="Times New Roman" w:hint="eastAsia"/>
          <w:sz w:val="21"/>
          <w:szCs w:val="21"/>
          <w14:ligatures w14:val="none"/>
        </w:rPr>
        <w:t>提取</w:t>
      </w:r>
      <w:r w:rsidR="00BF195F">
        <w:rPr>
          <w:rFonts w:ascii="Times New Roman" w:eastAsia="宋体" w:hAnsi="Times New Roman" w:cs="Times New Roman" w:hint="eastAsia"/>
          <w:sz w:val="21"/>
          <w:szCs w:val="21"/>
          <w14:ligatures w14:val="none"/>
        </w:rPr>
        <w:t>的情绪称为</w:t>
      </w:r>
      <w:r w:rsidR="00A94C54">
        <w:rPr>
          <w:rFonts w:ascii="Times New Roman" w:eastAsia="宋体" w:hAnsi="Times New Roman" w:cs="Times New Roman" w:hint="eastAsia"/>
          <w:sz w:val="21"/>
          <w:szCs w:val="21"/>
          <w14:ligatures w14:val="none"/>
        </w:rPr>
        <w:t>财经</w:t>
      </w:r>
      <w:r w:rsidR="00BF195F">
        <w:rPr>
          <w:rFonts w:ascii="Times New Roman" w:eastAsia="宋体" w:hAnsi="Times New Roman" w:cs="Times New Roman" w:hint="eastAsia"/>
          <w:sz w:val="21"/>
          <w:szCs w:val="21"/>
          <w14:ligatures w14:val="none"/>
        </w:rPr>
        <w:t>新闻情绪，从社区平台文本</w:t>
      </w:r>
      <w:r w:rsidR="00F81657">
        <w:rPr>
          <w:rFonts w:ascii="Times New Roman" w:eastAsia="宋体" w:hAnsi="Times New Roman" w:cs="Times New Roman" w:hint="eastAsia"/>
          <w:sz w:val="21"/>
          <w:szCs w:val="21"/>
          <w14:ligatures w14:val="none"/>
        </w:rPr>
        <w:t>提取</w:t>
      </w:r>
      <w:r w:rsidR="00BF195F">
        <w:rPr>
          <w:rFonts w:ascii="Times New Roman" w:eastAsia="宋体" w:hAnsi="Times New Roman" w:cs="Times New Roman" w:hint="eastAsia"/>
          <w:sz w:val="21"/>
          <w:szCs w:val="21"/>
          <w14:ligatures w14:val="none"/>
        </w:rPr>
        <w:t>的情绪称为社交媒体情绪。得益于财经新闻媒体</w:t>
      </w:r>
      <w:r w:rsidR="00F81657" w:rsidRPr="00F81657">
        <w:rPr>
          <w:rFonts w:ascii="Times New Roman" w:eastAsia="宋体" w:hAnsi="Times New Roman" w:cs="Times New Roman" w:hint="eastAsia"/>
          <w:sz w:val="21"/>
          <w:szCs w:val="21"/>
          <w14:ligatures w14:val="none"/>
        </w:rPr>
        <w:t>公信力强、传播渠道多元</w:t>
      </w:r>
      <w:r w:rsidR="00BF195F">
        <w:rPr>
          <w:rFonts w:ascii="Times New Roman" w:eastAsia="宋体" w:hAnsi="Times New Roman" w:cs="Times New Roman" w:hint="eastAsia"/>
          <w:sz w:val="21"/>
          <w:szCs w:val="21"/>
          <w14:ligatures w14:val="none"/>
        </w:rPr>
        <w:t>等特点，投资者</w:t>
      </w:r>
      <w:r w:rsidR="00E34177" w:rsidRPr="00E34177">
        <w:rPr>
          <w:rFonts w:ascii="Times New Roman" w:eastAsia="宋体" w:hAnsi="Times New Roman" w:cs="Times New Roman" w:hint="eastAsia"/>
          <w:sz w:val="21"/>
          <w:szCs w:val="21"/>
          <w14:ligatures w14:val="none"/>
        </w:rPr>
        <w:t>通常更关注并倾向于</w:t>
      </w:r>
      <w:r w:rsidR="00BF195F">
        <w:rPr>
          <w:rFonts w:ascii="Times New Roman" w:eastAsia="宋体" w:hAnsi="Times New Roman" w:cs="Times New Roman" w:hint="eastAsia"/>
          <w:sz w:val="21"/>
          <w:szCs w:val="21"/>
          <w14:ligatures w14:val="none"/>
        </w:rPr>
        <w:t>投资那些被报道的股票</w:t>
      </w:r>
      <w:r w:rsidR="00C03A64">
        <w:rPr>
          <w:rStyle w:val="aff6"/>
          <w:rFonts w:ascii="Times New Roman" w:eastAsia="宋体" w:hAnsi="Times New Roman" w:cs="Times New Roman"/>
          <w:sz w:val="21"/>
          <w:szCs w:val="21"/>
          <w14:ligatures w14:val="none"/>
        </w:rPr>
        <w:endnoteReference w:id="1"/>
      </w:r>
      <w:r w:rsidR="00C03A64">
        <w:rPr>
          <w:rFonts w:ascii="Times New Roman" w:eastAsia="宋体" w:hAnsi="Times New Roman" w:cs="Times New Roman" w:hint="eastAsia"/>
          <w:sz w:val="21"/>
          <w:szCs w:val="21"/>
          <w14:ligatures w14:val="none"/>
        </w:rPr>
        <w:t>，故财经新闻情绪对金融市场的运转具有重要影响。社交媒体情绪</w:t>
      </w:r>
      <w:r w:rsidR="00E34177">
        <w:rPr>
          <w:rFonts w:ascii="Times New Roman" w:eastAsia="宋体" w:hAnsi="Times New Roman" w:cs="Times New Roman" w:hint="eastAsia"/>
          <w:sz w:val="21"/>
          <w:szCs w:val="21"/>
          <w14:ligatures w14:val="none"/>
        </w:rPr>
        <w:t>则</w:t>
      </w:r>
      <w:r w:rsidR="00E34177" w:rsidRPr="00E34177">
        <w:rPr>
          <w:rFonts w:ascii="Times New Roman" w:eastAsia="宋体" w:hAnsi="Times New Roman" w:cs="Times New Roman" w:hint="eastAsia"/>
          <w:sz w:val="21"/>
          <w:szCs w:val="21"/>
          <w14:ligatures w14:val="none"/>
        </w:rPr>
        <w:t>主要反映</w:t>
      </w:r>
      <w:r w:rsidR="00C03A64">
        <w:rPr>
          <w:rFonts w:ascii="Times New Roman" w:eastAsia="宋体" w:hAnsi="Times New Roman" w:cs="Times New Roman" w:hint="eastAsia"/>
          <w:sz w:val="21"/>
          <w:szCs w:val="21"/>
          <w14:ligatures w14:val="none"/>
        </w:rPr>
        <w:t>个体投资者情绪，</w:t>
      </w:r>
      <w:r w:rsidR="00D57462">
        <w:rPr>
          <w:rFonts w:ascii="Times New Roman" w:eastAsia="宋体" w:hAnsi="Times New Roman" w:cs="Times New Roman" w:hint="eastAsia"/>
          <w:sz w:val="21"/>
          <w:szCs w:val="21"/>
          <w14:ligatures w14:val="none"/>
        </w:rPr>
        <w:t>其扩展</w:t>
      </w:r>
      <w:r w:rsidR="0004118D">
        <w:rPr>
          <w:rFonts w:ascii="Times New Roman" w:eastAsia="宋体" w:hAnsi="Times New Roman" w:cs="Times New Roman" w:hint="eastAsia"/>
          <w:sz w:val="21"/>
          <w:szCs w:val="21"/>
          <w14:ligatures w14:val="none"/>
        </w:rPr>
        <w:lastRenderedPageBreak/>
        <w:t>可能会进一步影响</w:t>
      </w:r>
      <w:r w:rsidR="00CA4727">
        <w:rPr>
          <w:rFonts w:ascii="Times New Roman" w:eastAsia="宋体" w:hAnsi="Times New Roman" w:cs="Times New Roman" w:hint="eastAsia"/>
          <w:sz w:val="21"/>
          <w:szCs w:val="21"/>
          <w14:ligatures w14:val="none"/>
        </w:rPr>
        <w:t>市场收益</w:t>
      </w:r>
      <w:r w:rsidR="0004118D">
        <w:rPr>
          <w:rFonts w:ascii="Times New Roman" w:eastAsia="宋体" w:hAnsi="Times New Roman" w:cs="Times New Roman" w:hint="eastAsia"/>
          <w:sz w:val="21"/>
          <w:szCs w:val="21"/>
          <w14:ligatures w14:val="none"/>
        </w:rPr>
        <w:t>，</w:t>
      </w:r>
      <w:r w:rsidR="00D57462">
        <w:rPr>
          <w:rFonts w:ascii="Times New Roman" w:eastAsia="宋体" w:hAnsi="Times New Roman" w:cs="Times New Roman" w:hint="eastAsia"/>
          <w:sz w:val="21"/>
          <w:szCs w:val="21"/>
          <w14:ligatures w14:val="none"/>
        </w:rPr>
        <w:t>加剧</w:t>
      </w:r>
      <w:r w:rsidR="00CA4727">
        <w:rPr>
          <w:rFonts w:ascii="Times New Roman" w:eastAsia="宋体" w:hAnsi="Times New Roman" w:cs="Times New Roman" w:hint="eastAsia"/>
          <w:sz w:val="21"/>
          <w:szCs w:val="21"/>
          <w14:ligatures w14:val="none"/>
        </w:rPr>
        <w:t>市场波动</w:t>
      </w:r>
      <w:r w:rsidR="00CA4727">
        <w:rPr>
          <w:rStyle w:val="aff6"/>
          <w:rFonts w:ascii="Times New Roman" w:eastAsia="宋体" w:hAnsi="Times New Roman" w:cs="Times New Roman"/>
          <w:sz w:val="21"/>
          <w:szCs w:val="21"/>
          <w14:ligatures w14:val="none"/>
        </w:rPr>
        <w:endnoteReference w:id="2"/>
      </w:r>
      <w:r w:rsidR="00CA4727">
        <w:rPr>
          <w:rFonts w:ascii="Times New Roman" w:eastAsia="宋体" w:hAnsi="Times New Roman" w:cs="Times New Roman" w:hint="eastAsia"/>
          <w:sz w:val="21"/>
          <w:szCs w:val="21"/>
          <w14:ligatures w14:val="none"/>
        </w:rPr>
        <w:t>。</w:t>
      </w:r>
    </w:p>
    <w:p w14:paraId="78C7E2E4" w14:textId="77777777" w:rsidR="009B6F50" w:rsidRDefault="003E47FC" w:rsidP="003E47FC">
      <w:pPr>
        <w:tabs>
          <w:tab w:val="left" w:pos="357"/>
        </w:tabs>
        <w:overflowPunct w:val="0"/>
        <w:spacing w:after="0" w:line="240" w:lineRule="auto"/>
        <w:ind w:firstLineChars="200" w:firstLine="420"/>
        <w:jc w:val="both"/>
        <w:rPr>
          <w:ins w:id="0" w:author="生 卢" w:date="2025-07-26T15:42:00Z" w16du:dateUtc="2025-07-26T07:42:00Z"/>
          <w:rFonts w:ascii="Times New Roman" w:eastAsia="宋体" w:hAnsi="Times New Roman" w:cs="Times New Roman"/>
          <w:sz w:val="21"/>
          <w:szCs w:val="21"/>
          <w14:ligatures w14:val="none"/>
        </w:rPr>
      </w:pPr>
      <w:commentRangeStart w:id="1"/>
      <w:del w:id="2" w:author="生 卢" w:date="2025-07-26T15:42:00Z" w16du:dateUtc="2025-07-26T07:42:00Z">
        <w:r w:rsidRPr="003E47FC" w:rsidDel="009B6F50">
          <w:rPr>
            <w:rFonts w:ascii="Times New Roman" w:eastAsia="宋体" w:hAnsi="Times New Roman" w:cs="Times New Roman" w:hint="eastAsia"/>
            <w:sz w:val="21"/>
            <w:szCs w:val="21"/>
            <w14:ligatures w14:val="none"/>
          </w:rPr>
          <w:delText>已有研究围绕文本情绪与金融市场建立了重要基础，但仍存在三方面空缺：其一，主流中文金融情绪词典覆盖度有限</w:delText>
        </w:r>
      </w:del>
      <w:del w:id="3" w:author="生 卢" w:date="2025-07-26T15:17:00Z" w16du:dateUtc="2025-07-26T07:17:00Z">
        <w:r w:rsidDel="008C4D02">
          <w:rPr>
            <w:rFonts w:ascii="Times New Roman" w:eastAsia="宋体" w:hAnsi="Times New Roman" w:cs="Times New Roman" w:hint="eastAsia"/>
            <w:sz w:val="21"/>
            <w:szCs w:val="21"/>
            <w14:ligatures w14:val="none"/>
          </w:rPr>
          <w:delText>（</w:delText>
        </w:r>
        <w:r w:rsidRPr="00C949E4" w:rsidDel="008C4D02">
          <w:rPr>
            <w:rFonts w:ascii="Times New Roman" w:eastAsia="宋体" w:hAnsi="Times New Roman" w:cs="Times New Roman" w:hint="eastAsia"/>
            <w:sz w:val="21"/>
            <w:szCs w:val="21"/>
            <w14:ligatures w14:val="none"/>
          </w:rPr>
          <w:delText>姜富伟等</w:delText>
        </w:r>
        <w:r w:rsidDel="008C4D02">
          <w:rPr>
            <w:rFonts w:ascii="Times New Roman" w:eastAsia="宋体" w:hAnsi="Times New Roman" w:cs="Times New Roman" w:hint="eastAsia"/>
            <w:sz w:val="21"/>
            <w:szCs w:val="21"/>
            <w14:ligatures w14:val="none"/>
          </w:rPr>
          <w:delText>，</w:delText>
        </w:r>
        <w:r w:rsidRPr="00C949E4" w:rsidDel="008C4D02">
          <w:rPr>
            <w:rFonts w:ascii="Times New Roman" w:eastAsia="宋体" w:hAnsi="Times New Roman" w:cs="Times New Roman" w:hint="eastAsia"/>
            <w:sz w:val="21"/>
            <w:szCs w:val="21"/>
            <w14:ligatures w14:val="none"/>
          </w:rPr>
          <w:delText>2021</w:delText>
        </w:r>
        <w:r w:rsidRPr="00C949E4" w:rsidDel="008C4D02">
          <w:rPr>
            <w:rFonts w:ascii="Times New Roman" w:eastAsia="宋体" w:hAnsi="Times New Roman" w:cs="Times New Roman" w:hint="eastAsia"/>
            <w:sz w:val="21"/>
            <w:szCs w:val="21"/>
            <w14:ligatures w14:val="none"/>
          </w:rPr>
          <w:delText>）</w:delText>
        </w:r>
        <w:r w:rsidDel="008C4D02">
          <w:rPr>
            <w:rFonts w:ascii="Times New Roman" w:eastAsia="宋体" w:hAnsi="Times New Roman" w:cs="Times New Roman" w:hint="eastAsia"/>
            <w:sz w:val="21"/>
            <w:szCs w:val="21"/>
            <w:vertAlign w:val="superscript"/>
            <w14:ligatures w14:val="none"/>
          </w:rPr>
          <w:delText>[</w:delText>
        </w:r>
        <w:r w:rsidRPr="00C949E4" w:rsidDel="008C4D02">
          <w:rPr>
            <w:rFonts w:ascii="Times New Roman" w:eastAsia="宋体" w:hAnsi="Times New Roman" w:cs="Times New Roman"/>
            <w:sz w:val="21"/>
            <w:szCs w:val="21"/>
            <w:vertAlign w:val="superscript"/>
            <w14:ligatures w14:val="none"/>
          </w:rPr>
          <w:endnoteReference w:id="3"/>
        </w:r>
        <w:r w:rsidDel="008C4D02">
          <w:rPr>
            <w:rFonts w:ascii="Times New Roman" w:eastAsia="宋体" w:hAnsi="Times New Roman" w:cs="Times New Roman" w:hint="eastAsia"/>
            <w:sz w:val="21"/>
            <w:szCs w:val="21"/>
            <w:vertAlign w:val="superscript"/>
            <w14:ligatures w14:val="none"/>
          </w:rPr>
          <w:delText>]</w:delText>
        </w:r>
      </w:del>
      <w:del w:id="6" w:author="生 卢" w:date="2025-07-26T15:42:00Z" w16du:dateUtc="2025-07-26T07:42:00Z">
        <w:r w:rsidRPr="003E47FC" w:rsidDel="009B6F50">
          <w:rPr>
            <w:rFonts w:ascii="Times New Roman" w:eastAsia="宋体" w:hAnsi="Times New Roman" w:cs="Times New Roman" w:hint="eastAsia"/>
            <w:sz w:val="21"/>
            <w:szCs w:val="21"/>
            <w14:ligatures w14:val="none"/>
          </w:rPr>
          <w:delText>，易出现遗漏与误判</w:delText>
        </w:r>
        <w:r w:rsidDel="009B6F50">
          <w:rPr>
            <w:rFonts w:ascii="Times New Roman" w:eastAsia="宋体" w:hAnsi="Times New Roman" w:cs="Times New Roman" w:hint="eastAsia"/>
            <w:sz w:val="21"/>
            <w:szCs w:val="21"/>
            <w14:ligatures w14:val="none"/>
          </w:rPr>
          <w:delText>，</w:delText>
        </w:r>
        <w:r w:rsidRPr="003E47FC" w:rsidDel="009B6F50">
          <w:rPr>
            <w:rFonts w:ascii="Times New Roman" w:eastAsia="宋体" w:hAnsi="Times New Roman" w:cs="Times New Roman" w:hint="eastAsia"/>
            <w:sz w:val="21"/>
            <w:szCs w:val="21"/>
            <w14:ligatures w14:val="none"/>
          </w:rPr>
          <w:delText>尚未评估</w:delText>
        </w:r>
        <w:r w:rsidDel="009B6F50">
          <w:rPr>
            <w:rFonts w:ascii="Times New Roman" w:eastAsia="宋体" w:hAnsi="Times New Roman" w:cs="Times New Roman" w:hint="eastAsia"/>
            <w:sz w:val="21"/>
            <w:szCs w:val="21"/>
            <w14:ligatures w14:val="none"/>
          </w:rPr>
          <w:delText>大语言模型</w:delText>
        </w:r>
        <w:r w:rsidRPr="003E47FC" w:rsidDel="009B6F50">
          <w:rPr>
            <w:rFonts w:ascii="Times New Roman" w:eastAsia="宋体" w:hAnsi="Times New Roman" w:cs="Times New Roman" w:hint="eastAsia"/>
            <w:sz w:val="21"/>
            <w:szCs w:val="21"/>
            <w14:ligatures w14:val="none"/>
          </w:rPr>
          <w:delText>在</w:delText>
        </w:r>
        <w:r w:rsidDel="009B6F50">
          <w:rPr>
            <w:rFonts w:ascii="Times New Roman" w:eastAsia="宋体" w:hAnsi="Times New Roman" w:cs="Times New Roman" w:hint="eastAsia"/>
            <w:sz w:val="21"/>
            <w:szCs w:val="21"/>
            <w14:ligatures w14:val="none"/>
          </w:rPr>
          <w:delText>消除识别偏误</w:delText>
        </w:r>
        <w:r w:rsidRPr="003E47FC" w:rsidDel="009B6F50">
          <w:rPr>
            <w:rFonts w:ascii="Times New Roman" w:eastAsia="宋体" w:hAnsi="Times New Roman" w:cs="Times New Roman" w:hint="eastAsia"/>
            <w:sz w:val="21"/>
            <w:szCs w:val="21"/>
            <w14:ligatures w14:val="none"/>
          </w:rPr>
          <w:delText>上的优势；其二，</w:delText>
        </w:r>
        <w:r w:rsidDel="009B6F50">
          <w:rPr>
            <w:rFonts w:ascii="Times New Roman" w:eastAsia="宋体" w:hAnsi="Times New Roman" w:cs="Times New Roman" w:hint="eastAsia"/>
            <w:sz w:val="21"/>
            <w:szCs w:val="21"/>
            <w14:ligatures w14:val="none"/>
          </w:rPr>
          <w:delText>机器学习模型、</w:delText>
        </w:r>
        <w:r w:rsidRPr="003E47FC" w:rsidDel="009B6F50">
          <w:rPr>
            <w:rFonts w:ascii="Times New Roman" w:eastAsia="宋体" w:hAnsi="Times New Roman" w:cs="Times New Roman" w:hint="eastAsia"/>
            <w:sz w:val="21"/>
            <w:szCs w:val="21"/>
            <w14:ligatures w14:val="none"/>
          </w:rPr>
          <w:delText>深度学习模型虽改进了情感识别</w:delText>
        </w:r>
        <w:r w:rsidDel="009B6F50">
          <w:rPr>
            <w:rFonts w:ascii="Times New Roman" w:eastAsia="宋体" w:hAnsi="Times New Roman" w:cs="Times New Roman" w:hint="eastAsia"/>
            <w:sz w:val="21"/>
            <w:szCs w:val="21"/>
            <w14:ligatures w14:val="none"/>
          </w:rPr>
          <w:delText>（</w:delText>
        </w:r>
        <w:r w:rsidRPr="00C949E4" w:rsidDel="009B6F50">
          <w:rPr>
            <w:rFonts w:ascii="Times New Roman" w:eastAsia="宋体" w:hAnsi="Times New Roman" w:cs="Times New Roman" w:hint="eastAsia"/>
            <w:sz w:val="21"/>
            <w:szCs w:val="21"/>
            <w14:ligatures w14:val="none"/>
          </w:rPr>
          <w:delText>范小云等</w:delText>
        </w:r>
        <w:r w:rsidRPr="00C949E4" w:rsidDel="009B6F50">
          <w:rPr>
            <w:rFonts w:ascii="Times New Roman" w:eastAsia="宋体" w:hAnsi="Times New Roman" w:cs="Times New Roman" w:hint="eastAsia"/>
            <w:sz w:val="21"/>
            <w:szCs w:val="21"/>
            <w14:ligatures w14:val="none"/>
          </w:rPr>
          <w:delText>2022</w:delText>
        </w:r>
        <w:r w:rsidRPr="00C949E4" w:rsidDel="009B6F50">
          <w:rPr>
            <w:rFonts w:ascii="Times New Roman" w:eastAsia="宋体" w:hAnsi="Times New Roman" w:cs="Times New Roman" w:hint="eastAsia"/>
            <w:sz w:val="21"/>
            <w:szCs w:val="21"/>
            <w14:ligatures w14:val="none"/>
          </w:rPr>
          <w:delText>）</w:delText>
        </w:r>
      </w:del>
      <w:del w:id="7" w:author="生 卢" w:date="2025-07-26T15:23:00Z" w16du:dateUtc="2025-07-26T07:23:00Z">
        <w:r w:rsidDel="008C4D02">
          <w:rPr>
            <w:rFonts w:ascii="Times New Roman" w:eastAsia="宋体" w:hAnsi="Times New Roman" w:cs="Times New Roman" w:hint="eastAsia"/>
            <w:sz w:val="21"/>
            <w:szCs w:val="21"/>
            <w:vertAlign w:val="superscript"/>
            <w14:ligatures w14:val="none"/>
          </w:rPr>
          <w:delText>[</w:delText>
        </w:r>
        <w:r w:rsidRPr="00C949E4" w:rsidDel="008C4D02">
          <w:rPr>
            <w:rFonts w:ascii="Times New Roman" w:eastAsia="宋体" w:hAnsi="Times New Roman" w:cs="Times New Roman" w:hint="eastAsia"/>
            <w:sz w:val="21"/>
            <w:szCs w:val="21"/>
            <w:vertAlign w:val="superscript"/>
            <w14:ligatures w14:val="none"/>
          </w:rPr>
          <w:endnoteReference w:id="4"/>
        </w:r>
        <w:r w:rsidDel="008C4D02">
          <w:rPr>
            <w:rFonts w:ascii="Times New Roman" w:eastAsia="宋体" w:hAnsi="Times New Roman" w:cs="Times New Roman" w:hint="eastAsia"/>
            <w:sz w:val="21"/>
            <w:szCs w:val="21"/>
            <w:vertAlign w:val="superscript"/>
            <w14:ligatures w14:val="none"/>
          </w:rPr>
          <w:delText>]</w:delText>
        </w:r>
      </w:del>
      <w:del w:id="10" w:author="生 卢" w:date="2025-07-26T15:42:00Z" w16du:dateUtc="2025-07-26T07:42:00Z">
        <w:r w:rsidRPr="003E47FC" w:rsidDel="009B6F50">
          <w:rPr>
            <w:rFonts w:ascii="Times New Roman" w:eastAsia="宋体" w:hAnsi="Times New Roman" w:cs="Times New Roman" w:hint="eastAsia"/>
            <w:sz w:val="21"/>
            <w:szCs w:val="21"/>
            <w14:ligatures w14:val="none"/>
          </w:rPr>
          <w:delText>，</w:delText>
        </w:r>
        <w:r w:rsidR="00B403BD" w:rsidRPr="00B403BD" w:rsidDel="009B6F50">
          <w:rPr>
            <w:rFonts w:ascii="Times New Roman" w:eastAsia="宋体" w:hAnsi="Times New Roman" w:cs="Times New Roman" w:hint="eastAsia"/>
            <w:sz w:val="21"/>
            <w:szCs w:val="21"/>
            <w14:ligatures w14:val="none"/>
          </w:rPr>
          <w:delText>但其泛化性能受限于</w:delText>
        </w:r>
        <w:r w:rsidRPr="003E47FC" w:rsidDel="009B6F50">
          <w:rPr>
            <w:rFonts w:ascii="Times New Roman" w:eastAsia="宋体" w:hAnsi="Times New Roman" w:cs="Times New Roman" w:hint="eastAsia"/>
            <w:sz w:val="21"/>
            <w:szCs w:val="21"/>
            <w14:ligatures w14:val="none"/>
          </w:rPr>
          <w:delText>数据标注主观性和参数规模</w:delText>
        </w:r>
        <w:r w:rsidDel="009B6F50">
          <w:rPr>
            <w:rFonts w:ascii="Times New Roman" w:eastAsia="宋体" w:hAnsi="Times New Roman" w:cs="Times New Roman" w:hint="eastAsia"/>
            <w:sz w:val="21"/>
            <w:szCs w:val="21"/>
            <w14:ligatures w14:val="none"/>
          </w:rPr>
          <w:delText>（</w:delText>
        </w:r>
        <w:r w:rsidRPr="00C949E4" w:rsidDel="009B6F50">
          <w:rPr>
            <w:rFonts w:ascii="Times New Roman" w:eastAsia="宋体" w:hAnsi="Times New Roman" w:cs="Times New Roman" w:hint="eastAsia"/>
            <w:sz w:val="21"/>
            <w:szCs w:val="21"/>
            <w14:ligatures w14:val="none"/>
          </w:rPr>
          <w:delText>姜富伟等</w:delText>
        </w:r>
        <w:r w:rsidRPr="00C949E4" w:rsidDel="009B6F50">
          <w:rPr>
            <w:rFonts w:ascii="Times New Roman" w:eastAsia="宋体" w:hAnsi="Times New Roman" w:cs="Times New Roman" w:hint="eastAsia"/>
            <w:sz w:val="21"/>
            <w:szCs w:val="21"/>
            <w14:ligatures w14:val="none"/>
          </w:rPr>
          <w:delText>2024</w:delText>
        </w:r>
        <w:r w:rsidRPr="00C949E4" w:rsidDel="009B6F50">
          <w:rPr>
            <w:rFonts w:ascii="Times New Roman" w:eastAsia="宋体" w:hAnsi="Times New Roman" w:cs="Times New Roman" w:hint="eastAsia"/>
            <w:sz w:val="21"/>
            <w:szCs w:val="21"/>
            <w14:ligatures w14:val="none"/>
          </w:rPr>
          <w:delText>）</w:delText>
        </w:r>
        <w:r w:rsidDel="009B6F50">
          <w:rPr>
            <w:rFonts w:ascii="Times New Roman" w:eastAsia="宋体" w:hAnsi="Times New Roman" w:cs="Times New Roman" w:hint="eastAsia"/>
            <w:sz w:val="21"/>
            <w:szCs w:val="21"/>
            <w:vertAlign w:val="superscript"/>
            <w14:ligatures w14:val="none"/>
          </w:rPr>
          <w:delText>[</w:delText>
        </w:r>
        <w:r w:rsidRPr="00C949E4" w:rsidDel="009B6F50">
          <w:rPr>
            <w:rFonts w:ascii="Times New Roman" w:eastAsia="宋体" w:hAnsi="Times New Roman" w:cs="Times New Roman" w:hint="eastAsia"/>
            <w:sz w:val="21"/>
            <w:szCs w:val="21"/>
            <w:vertAlign w:val="superscript"/>
            <w14:ligatures w14:val="none"/>
          </w:rPr>
          <w:endnoteReference w:id="5"/>
        </w:r>
        <w:r w:rsidDel="009B6F50">
          <w:rPr>
            <w:rFonts w:ascii="Times New Roman" w:eastAsia="宋体" w:hAnsi="Times New Roman" w:cs="Times New Roman" w:hint="eastAsia"/>
            <w:sz w:val="21"/>
            <w:szCs w:val="21"/>
            <w:vertAlign w:val="superscript"/>
            <w14:ligatures w14:val="none"/>
          </w:rPr>
          <w:delText>]</w:delText>
        </w:r>
        <w:r w:rsidR="00D55A11" w:rsidRPr="00D55A11" w:rsidDel="009B6F50">
          <w:rPr>
            <w:rFonts w:ascii="Times New Roman" w:eastAsia="宋体" w:hAnsi="Times New Roman" w:cs="Times New Roman" w:hint="eastAsia"/>
            <w:sz w:val="21"/>
            <w:szCs w:val="21"/>
            <w14:ligatures w14:val="none"/>
          </w:rPr>
          <w:delText>，难以满足复杂场景需求</w:delText>
        </w:r>
        <w:r w:rsidDel="009B6F50">
          <w:rPr>
            <w:rFonts w:ascii="Times New Roman" w:eastAsia="宋体" w:hAnsi="Times New Roman" w:cs="Times New Roman" w:hint="eastAsia"/>
            <w:sz w:val="21"/>
            <w:szCs w:val="21"/>
            <w14:ligatures w14:val="none"/>
          </w:rPr>
          <w:delText>；其三，</w:delText>
        </w:r>
        <w:r w:rsidRPr="003E47FC" w:rsidDel="009B6F50">
          <w:rPr>
            <w:rFonts w:ascii="Times New Roman" w:eastAsia="宋体" w:hAnsi="Times New Roman" w:cs="Times New Roman" w:hint="eastAsia"/>
            <w:sz w:val="21"/>
            <w:szCs w:val="21"/>
            <w14:ligatures w14:val="none"/>
          </w:rPr>
          <w:delText>大多数文献侧重“新闻情绪—价格”或“社媒情绪—价格”的单一路径，</w:delText>
        </w:r>
        <w:r w:rsidR="00D55A11" w:rsidRPr="00D55A11" w:rsidDel="009B6F50">
          <w:rPr>
            <w:rFonts w:ascii="Times New Roman" w:eastAsia="宋体" w:hAnsi="Times New Roman" w:cs="Times New Roman" w:hint="eastAsia"/>
            <w:sz w:val="21"/>
            <w:szCs w:val="21"/>
            <w14:ligatures w14:val="none"/>
          </w:rPr>
          <w:delText>对新闻情绪通过社交媒体情绪中介传导至股价的完整影响链条缺乏深入探讨</w:delText>
        </w:r>
        <w:r w:rsidR="008E5AAA" w:rsidDel="009B6F50">
          <w:rPr>
            <w:rFonts w:ascii="Times New Roman" w:eastAsia="宋体" w:hAnsi="Times New Roman" w:cs="Times New Roman" w:hint="eastAsia"/>
            <w:sz w:val="21"/>
            <w:szCs w:val="21"/>
            <w14:ligatures w14:val="none"/>
          </w:rPr>
          <w:delText>（李合龙等，</w:delText>
        </w:r>
        <w:r w:rsidR="008E5AAA" w:rsidDel="009B6F50">
          <w:rPr>
            <w:rFonts w:ascii="Times New Roman" w:eastAsia="宋体" w:hAnsi="Times New Roman" w:cs="Times New Roman" w:hint="eastAsia"/>
            <w:sz w:val="21"/>
            <w:szCs w:val="21"/>
            <w14:ligatures w14:val="none"/>
          </w:rPr>
          <w:delText>2023</w:delText>
        </w:r>
        <w:r w:rsidR="008E5AAA" w:rsidDel="009B6F50">
          <w:rPr>
            <w:rFonts w:ascii="Times New Roman" w:eastAsia="宋体" w:hAnsi="Times New Roman" w:cs="Times New Roman" w:hint="eastAsia"/>
            <w:sz w:val="21"/>
            <w:szCs w:val="21"/>
            <w14:ligatures w14:val="none"/>
          </w:rPr>
          <w:delText>）</w:delText>
        </w:r>
        <w:r w:rsidR="008E5AAA" w:rsidDel="009B6F50">
          <w:rPr>
            <w:rStyle w:val="aff6"/>
            <w:rFonts w:ascii="Times New Roman" w:eastAsia="宋体" w:hAnsi="Times New Roman" w:cs="Times New Roman"/>
            <w:sz w:val="21"/>
            <w:szCs w:val="21"/>
            <w14:ligatures w14:val="none"/>
          </w:rPr>
          <w:endnoteReference w:id="6"/>
        </w:r>
        <w:r w:rsidRPr="003E47FC" w:rsidDel="009B6F50">
          <w:rPr>
            <w:rFonts w:ascii="Times New Roman" w:eastAsia="宋体" w:hAnsi="Times New Roman" w:cs="Times New Roman" w:hint="eastAsia"/>
            <w:sz w:val="21"/>
            <w:szCs w:val="21"/>
            <w14:ligatures w14:val="none"/>
          </w:rPr>
          <w:delText>。</w:delText>
        </w:r>
        <w:commentRangeEnd w:id="1"/>
        <w:r w:rsidR="00B675B0" w:rsidDel="009B6F50">
          <w:rPr>
            <w:rStyle w:val="affa"/>
            <w:rFonts w:ascii="Times New Roman" w:eastAsia="宋体" w:hAnsi="Times New Roman" w:cs="Times New Roman"/>
            <w14:ligatures w14:val="none"/>
          </w:rPr>
          <w:commentReference w:id="1"/>
        </w:r>
      </w:del>
    </w:p>
    <w:p w14:paraId="61D352B0" w14:textId="02CB0503" w:rsidR="008C4D02" w:rsidRDefault="008C4D02" w:rsidP="003E47FC">
      <w:pPr>
        <w:tabs>
          <w:tab w:val="left" w:pos="357"/>
        </w:tabs>
        <w:overflowPunct w:val="0"/>
        <w:spacing w:after="0" w:line="240" w:lineRule="auto"/>
        <w:ind w:firstLineChars="200" w:firstLine="420"/>
        <w:jc w:val="both"/>
        <w:rPr>
          <w:ins w:id="15" w:author="生 卢" w:date="2025-07-26T15:39:00Z" w16du:dateUtc="2025-07-26T07:39:00Z"/>
          <w:rFonts w:ascii="Times New Roman" w:eastAsia="宋体" w:hAnsi="Times New Roman" w:cs="Times New Roman"/>
          <w:sz w:val="21"/>
          <w:szCs w:val="21"/>
          <w14:ligatures w14:val="none"/>
        </w:rPr>
      </w:pPr>
      <w:ins w:id="16" w:author="生 卢" w:date="2025-07-26T15:15:00Z" w16du:dateUtc="2025-07-26T07:15:00Z">
        <w:r w:rsidRPr="008C4D02">
          <w:rPr>
            <w:rFonts w:ascii="Times New Roman" w:eastAsia="宋体" w:hAnsi="Times New Roman" w:cs="Times New Roman" w:hint="eastAsia"/>
            <w:sz w:val="21"/>
            <w:szCs w:val="21"/>
            <w14:ligatures w14:val="none"/>
          </w:rPr>
          <w:t>已有文献对“文本情绪—金融市场”开展了探索，</w:t>
        </w:r>
      </w:ins>
      <w:ins w:id="17" w:author="生 卢" w:date="2025-07-26T15:33:00Z" w16du:dateUtc="2025-07-26T07:33:00Z">
        <w:r w:rsidR="00CE1D9D">
          <w:rPr>
            <w:rFonts w:ascii="Times New Roman" w:eastAsia="宋体" w:hAnsi="Times New Roman" w:cs="Times New Roman" w:hint="eastAsia"/>
            <w:sz w:val="21"/>
            <w:szCs w:val="21"/>
            <w14:ligatures w14:val="none"/>
          </w:rPr>
          <w:t>就情绪测度方法而言，主要分为两类</w:t>
        </w:r>
      </w:ins>
      <w:ins w:id="18" w:author="生 卢" w:date="2025-07-26T15:15:00Z" w16du:dateUtc="2025-07-26T07:15:00Z">
        <w:r w:rsidRPr="008C4D02">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14:ligatures w14:val="none"/>
          </w:rPr>
          <w:t>一、词典法，</w:t>
        </w:r>
      </w:ins>
      <w:ins w:id="19" w:author="生 卢" w:date="2025-07-26T15:24:00Z" w16du:dateUtc="2025-07-26T07:24:00Z">
        <w:r>
          <w:rPr>
            <w:rFonts w:ascii="Times New Roman" w:eastAsia="宋体" w:hAnsi="Times New Roman" w:cs="Times New Roman" w:hint="eastAsia"/>
            <w:sz w:val="21"/>
            <w:szCs w:val="21"/>
            <w14:ligatures w14:val="none"/>
          </w:rPr>
          <w:t>即</w:t>
        </w:r>
      </w:ins>
      <w:ins w:id="20" w:author="生 卢" w:date="2025-07-26T15:16:00Z" w16du:dateUtc="2025-07-26T07:16:00Z">
        <w:r w:rsidRPr="008C4D02">
          <w:rPr>
            <w:rFonts w:ascii="Times New Roman" w:eastAsia="宋体" w:hAnsi="Times New Roman" w:cs="Times New Roman" w:hint="eastAsia"/>
            <w:sz w:val="21"/>
            <w:szCs w:val="21"/>
            <w14:ligatures w14:val="none"/>
          </w:rPr>
          <w:t>以人工或半自动方式构建金融专用情绪词典，计算新闻或公告的情绪得分，并验证其对股价、波动率的解释力</w:t>
        </w:r>
      </w:ins>
      <w:ins w:id="21" w:author="生 卢" w:date="2025-07-26T15:18:00Z" w16du:dateUtc="2025-07-26T07:18:00Z">
        <w:r>
          <w:rPr>
            <w:rFonts w:ascii="Times New Roman" w:eastAsia="宋体" w:hAnsi="Times New Roman" w:cs="Times New Roman" w:hint="eastAsia"/>
            <w:sz w:val="21"/>
            <w:szCs w:val="21"/>
            <w14:ligatures w14:val="none"/>
          </w:rPr>
          <w:t>。</w:t>
        </w:r>
      </w:ins>
      <w:proofErr w:type="gramStart"/>
      <w:ins w:id="22" w:author="生 卢" w:date="2025-07-26T15:17:00Z" w16du:dateUtc="2025-07-26T07:17:00Z">
        <w:r w:rsidRPr="00C949E4">
          <w:rPr>
            <w:rFonts w:ascii="Times New Roman" w:eastAsia="宋体" w:hAnsi="Times New Roman" w:cs="Times New Roman" w:hint="eastAsia"/>
            <w:sz w:val="21"/>
            <w:szCs w:val="21"/>
            <w14:ligatures w14:val="none"/>
          </w:rPr>
          <w:t>姜富伟</w:t>
        </w:r>
        <w:proofErr w:type="gramEnd"/>
        <w:r w:rsidRPr="00C949E4">
          <w:rPr>
            <w:rFonts w:ascii="Times New Roman" w:eastAsia="宋体" w:hAnsi="Times New Roman" w:cs="Times New Roman" w:hint="eastAsia"/>
            <w:sz w:val="21"/>
            <w:szCs w:val="21"/>
            <w14:ligatures w14:val="none"/>
          </w:rPr>
          <w:t>等</w:t>
        </w:r>
        <w:r>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2021</w:t>
        </w:r>
        <w:r w:rsidRPr="00C949E4">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7"/>
        </w:r>
        <w:r>
          <w:rPr>
            <w:rFonts w:ascii="Times New Roman" w:eastAsia="宋体" w:hAnsi="Times New Roman" w:cs="Times New Roman" w:hint="eastAsia"/>
            <w:sz w:val="21"/>
            <w:szCs w:val="21"/>
            <w:vertAlign w:val="superscript"/>
            <w14:ligatures w14:val="none"/>
          </w:rPr>
          <w:t>]</w:t>
        </w:r>
      </w:ins>
      <w:ins w:id="25" w:author="生 卢" w:date="2025-07-26T15:18:00Z" w16du:dateUtc="2025-07-26T07:18:00Z">
        <w:r w:rsidRPr="008C4D02">
          <w:rPr>
            <w:rFonts w:ascii="Times New Roman" w:eastAsia="宋体" w:hAnsi="Times New Roman" w:cs="Times New Roman" w:hint="eastAsia"/>
            <w:sz w:val="21"/>
            <w:szCs w:val="21"/>
            <w14:ligatures w14:val="none"/>
            <w:rPrChange w:id="26" w:author="生 卢" w:date="2025-07-26T15:18:00Z" w16du:dateUtc="2025-07-26T07:18:00Z">
              <w:rPr>
                <w:rFonts w:ascii="Times New Roman" w:eastAsia="宋体" w:hAnsi="Times New Roman" w:cs="Times New Roman" w:hint="eastAsia"/>
                <w:sz w:val="21"/>
                <w:szCs w:val="21"/>
                <w:vertAlign w:val="superscript"/>
                <w14:ligatures w14:val="none"/>
              </w:rPr>
            </w:rPrChange>
          </w:rPr>
          <w:t>基于</w:t>
        </w:r>
        <w:r w:rsidRPr="008C4D02">
          <w:rPr>
            <w:rFonts w:ascii="Times New Roman" w:eastAsia="宋体" w:hAnsi="Times New Roman" w:cs="Times New Roman"/>
            <w:sz w:val="21"/>
            <w:szCs w:val="21"/>
            <w14:ligatures w14:val="none"/>
            <w:rPrChange w:id="27" w:author="生 卢" w:date="2025-07-26T15:18:00Z" w16du:dateUtc="2025-07-26T07:18:00Z">
              <w:rPr>
                <w:rFonts w:ascii="Times New Roman" w:eastAsia="宋体" w:hAnsi="Times New Roman" w:cs="Times New Roman"/>
                <w:sz w:val="21"/>
                <w:szCs w:val="21"/>
                <w:vertAlign w:val="superscript"/>
                <w14:ligatures w14:val="none"/>
              </w:rPr>
            </w:rPrChange>
          </w:rPr>
          <w:t> word2vec </w:t>
        </w:r>
        <w:r w:rsidRPr="008C4D02">
          <w:rPr>
            <w:rFonts w:ascii="Times New Roman" w:eastAsia="宋体" w:hAnsi="Times New Roman" w:cs="Times New Roman" w:hint="eastAsia"/>
            <w:sz w:val="21"/>
            <w:szCs w:val="21"/>
            <w14:ligatures w14:val="none"/>
            <w:rPrChange w:id="28" w:author="生 卢" w:date="2025-07-26T15:18:00Z" w16du:dateUtc="2025-07-26T07:18:00Z">
              <w:rPr>
                <w:rFonts w:ascii="Times New Roman" w:eastAsia="宋体" w:hAnsi="Times New Roman" w:cs="Times New Roman" w:hint="eastAsia"/>
                <w:sz w:val="21"/>
                <w:szCs w:val="21"/>
                <w:vertAlign w:val="superscript"/>
                <w14:ligatures w14:val="none"/>
              </w:rPr>
            </w:rPrChange>
          </w:rPr>
          <w:t>扩展</w:t>
        </w:r>
        <w:r>
          <w:rPr>
            <w:rFonts w:ascii="Times New Roman" w:eastAsia="宋体" w:hAnsi="Times New Roman" w:cs="Times New Roman" w:hint="eastAsia"/>
            <w:sz w:val="21"/>
            <w:szCs w:val="21"/>
            <w14:ligatures w14:val="none"/>
          </w:rPr>
          <w:t>的</w:t>
        </w:r>
      </w:ins>
      <w:ins w:id="29" w:author="生 卢" w:date="2025-07-26T15:19:00Z" w16du:dateUtc="2025-07-26T07:19:00Z">
        <w:r>
          <w:rPr>
            <w:rFonts w:ascii="Times New Roman" w:eastAsia="宋体" w:hAnsi="Times New Roman" w:cs="Times New Roman" w:hint="eastAsia"/>
            <w:sz w:val="21"/>
            <w:szCs w:val="21"/>
            <w14:ligatures w14:val="none"/>
          </w:rPr>
          <w:t>金融词典，</w:t>
        </w:r>
      </w:ins>
      <w:ins w:id="30" w:author="生 卢" w:date="2025-07-26T15:23:00Z" w16du:dateUtc="2025-07-26T07:23:00Z">
        <w:r>
          <w:rPr>
            <w:rFonts w:ascii="Times New Roman" w:eastAsia="宋体" w:hAnsi="Times New Roman" w:cs="Times New Roman" w:hint="eastAsia"/>
            <w:sz w:val="21"/>
            <w:szCs w:val="21"/>
            <w14:ligatures w14:val="none"/>
          </w:rPr>
          <w:t>范小云等（</w:t>
        </w:r>
        <w:r>
          <w:rPr>
            <w:rFonts w:ascii="Times New Roman" w:eastAsia="宋体" w:hAnsi="Times New Roman" w:cs="Times New Roman" w:hint="eastAsia"/>
            <w:sz w:val="21"/>
            <w:szCs w:val="21"/>
            <w14:ligatures w14:val="none"/>
          </w:rPr>
          <w:t>2022</w:t>
        </w:r>
        <w:r>
          <w:rPr>
            <w:rFonts w:ascii="Times New Roman" w:eastAsia="宋体" w:hAnsi="Times New Roman" w:cs="Times New Roman" w:hint="eastAsia"/>
            <w:sz w:val="21"/>
            <w:szCs w:val="21"/>
            <w14:ligatures w14:val="none"/>
          </w:rPr>
          <w:t>）</w:t>
        </w:r>
        <w:r>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8"/>
        </w:r>
        <w:r>
          <w:rPr>
            <w:rFonts w:ascii="Times New Roman" w:eastAsia="宋体" w:hAnsi="Times New Roman" w:cs="Times New Roman" w:hint="eastAsia"/>
            <w:sz w:val="21"/>
            <w:szCs w:val="21"/>
            <w:vertAlign w:val="superscript"/>
            <w14:ligatures w14:val="none"/>
          </w:rPr>
          <w:t>]</w:t>
        </w:r>
        <w:r>
          <w:rPr>
            <w:rFonts w:ascii="Times New Roman" w:eastAsia="宋体" w:hAnsi="Times New Roman" w:cs="Times New Roman" w:hint="eastAsia"/>
            <w:sz w:val="21"/>
            <w:szCs w:val="21"/>
            <w14:ligatures w14:val="none"/>
          </w:rPr>
          <w:t>则基于</w:t>
        </w:r>
        <w:proofErr w:type="gramStart"/>
        <w:r w:rsidRPr="00C949E4">
          <w:rPr>
            <w:rFonts w:ascii="Times New Roman" w:eastAsia="宋体" w:hAnsi="Times New Roman" w:cs="Times New Roman" w:hint="eastAsia"/>
            <w:sz w:val="21"/>
            <w:szCs w:val="21"/>
            <w14:ligatures w14:val="none"/>
          </w:rPr>
          <w:t>于</w:t>
        </w:r>
        <w:proofErr w:type="gramEnd"/>
        <w:r w:rsidRPr="00C949E4">
          <w:rPr>
            <w:rFonts w:ascii="Times New Roman" w:eastAsia="宋体" w:hAnsi="Times New Roman" w:cs="Times New Roman" w:hint="eastAsia"/>
            <w:sz w:val="21"/>
            <w:szCs w:val="21"/>
            <w14:ligatures w14:val="none"/>
          </w:rPr>
          <w:t>新闻报道和社交媒体构建金融情绪词典。</w:t>
        </w:r>
      </w:ins>
      <w:ins w:id="33" w:author="生 卢" w:date="2025-07-26T15:24:00Z" w16du:dateUtc="2025-07-26T07:24:00Z">
        <w:r>
          <w:rPr>
            <w:rFonts w:ascii="Times New Roman" w:eastAsia="宋体" w:hAnsi="Times New Roman" w:cs="Times New Roman" w:hint="eastAsia"/>
            <w:sz w:val="21"/>
            <w:szCs w:val="21"/>
            <w14:ligatures w14:val="none"/>
          </w:rPr>
          <w:t>二、深度学习法，</w:t>
        </w:r>
      </w:ins>
      <w:ins w:id="34" w:author="生 卢" w:date="2025-07-26T15:26:00Z" w16du:dateUtc="2025-07-26T07:26:00Z">
        <w:r w:rsidR="00CE1D9D" w:rsidRPr="00CE1D9D">
          <w:rPr>
            <w:rFonts w:ascii="Times New Roman" w:eastAsia="宋体" w:hAnsi="Times New Roman" w:cs="Times New Roman" w:hint="eastAsia"/>
            <w:sz w:val="21"/>
            <w:szCs w:val="21"/>
            <w14:ligatures w14:val="none"/>
          </w:rPr>
          <w:t>为了克服词典漏检与误判，</w:t>
        </w:r>
        <w:r w:rsidR="00CE1D9D" w:rsidRPr="00CE1D9D">
          <w:rPr>
            <w:rFonts w:ascii="Times New Roman" w:eastAsia="宋体" w:hAnsi="Times New Roman" w:cs="Times New Roman"/>
            <w:sz w:val="21"/>
            <w:szCs w:val="21"/>
            <w14:ligatures w14:val="none"/>
          </w:rPr>
          <w:t xml:space="preserve"> Bi‑LSTM</w:t>
        </w:r>
        <w:r w:rsidR="00CE1D9D" w:rsidRPr="00CE1D9D">
          <w:rPr>
            <w:rFonts w:ascii="Times New Roman" w:eastAsia="宋体" w:hAnsi="Times New Roman" w:cs="Times New Roman"/>
            <w:sz w:val="21"/>
            <w:szCs w:val="21"/>
            <w14:ligatures w14:val="none"/>
          </w:rPr>
          <w:t>、</w:t>
        </w:r>
        <w:r w:rsidR="00CE1D9D" w:rsidRPr="00CE1D9D">
          <w:rPr>
            <w:rFonts w:ascii="Times New Roman" w:eastAsia="宋体" w:hAnsi="Times New Roman" w:cs="Times New Roman"/>
            <w:sz w:val="21"/>
            <w:szCs w:val="21"/>
            <w14:ligatures w14:val="none"/>
          </w:rPr>
          <w:t>BERT </w:t>
        </w:r>
        <w:r w:rsidR="00CE1D9D" w:rsidRPr="00CE1D9D">
          <w:rPr>
            <w:rFonts w:ascii="Times New Roman" w:eastAsia="宋体" w:hAnsi="Times New Roman" w:cs="Times New Roman"/>
            <w:sz w:val="21"/>
            <w:szCs w:val="21"/>
            <w14:ligatures w14:val="none"/>
          </w:rPr>
          <w:t>等模型被用于金融情绪分类，显著提升了准确率</w:t>
        </w:r>
      </w:ins>
      <w:ins w:id="35" w:author="生 卢" w:date="2025-07-26T15:28:00Z" w16du:dateUtc="2025-07-26T07:28:00Z">
        <w:r w:rsidR="00CE1D9D">
          <w:rPr>
            <w:rFonts w:ascii="Times New Roman" w:eastAsia="宋体" w:hAnsi="Times New Roman" w:cs="Times New Roman" w:hint="eastAsia"/>
            <w:sz w:val="21"/>
            <w:szCs w:val="21"/>
            <w14:ligatures w14:val="none"/>
          </w:rPr>
          <w:t>。如</w:t>
        </w:r>
        <w:r w:rsidR="00CE1D9D" w:rsidRPr="00CE1D9D">
          <w:rPr>
            <w:rFonts w:ascii="Times New Roman" w:eastAsia="宋体" w:hAnsi="Times New Roman" w:cs="Times New Roman" w:hint="eastAsia"/>
            <w:sz w:val="21"/>
            <w:szCs w:val="21"/>
            <w14:ligatures w14:val="none"/>
          </w:rPr>
          <w:t>Huang</w:t>
        </w:r>
        <w:r w:rsidR="00CE1D9D" w:rsidRPr="00CE1D9D">
          <w:rPr>
            <w:rFonts w:ascii="Times New Roman" w:eastAsia="宋体" w:hAnsi="Times New Roman" w:cs="Times New Roman" w:hint="eastAsia"/>
            <w:sz w:val="21"/>
            <w:szCs w:val="21"/>
            <w14:ligatures w14:val="none"/>
          </w:rPr>
          <w:t>等（</w:t>
        </w:r>
        <w:r w:rsidR="00CE1D9D" w:rsidRPr="00CE1D9D">
          <w:rPr>
            <w:rFonts w:ascii="Times New Roman" w:eastAsia="宋体" w:hAnsi="Times New Roman" w:cs="Times New Roman" w:hint="eastAsia"/>
            <w:sz w:val="21"/>
            <w:szCs w:val="21"/>
            <w14:ligatures w14:val="none"/>
          </w:rPr>
          <w:t>2023</w:t>
        </w:r>
        <w:r w:rsidR="00CE1D9D" w:rsidRPr="00CE1D9D">
          <w:rPr>
            <w:rFonts w:ascii="Times New Roman" w:eastAsia="宋体" w:hAnsi="Times New Roman" w:cs="Times New Roman" w:hint="eastAsia"/>
            <w:sz w:val="21"/>
            <w:szCs w:val="21"/>
            <w14:ligatures w14:val="none"/>
          </w:rPr>
          <w:t>）</w:t>
        </w:r>
        <w:r w:rsidR="00CE1D9D">
          <w:rPr>
            <w:rStyle w:val="aff6"/>
            <w:rFonts w:ascii="Times New Roman" w:eastAsia="宋体" w:hAnsi="Times New Roman" w:cs="Times New Roman"/>
            <w:sz w:val="21"/>
            <w:szCs w:val="21"/>
            <w14:ligatures w14:val="none"/>
          </w:rPr>
          <w:endnoteReference w:id="9"/>
        </w:r>
        <w:r w:rsidR="00CE1D9D" w:rsidRPr="00CE1D9D">
          <w:rPr>
            <w:rFonts w:ascii="Times New Roman" w:eastAsia="宋体" w:hAnsi="Times New Roman" w:cs="Times New Roman" w:hint="eastAsia"/>
            <w:sz w:val="21"/>
            <w:szCs w:val="21"/>
            <w14:ligatures w14:val="none"/>
          </w:rPr>
          <w:t>通过美国市场数据验证了</w:t>
        </w:r>
        <w:r w:rsidR="00CE1D9D" w:rsidRPr="00CE1D9D">
          <w:rPr>
            <w:rFonts w:ascii="Times New Roman" w:eastAsia="宋体" w:hAnsi="Times New Roman" w:cs="Times New Roman" w:hint="eastAsia"/>
            <w:sz w:val="21"/>
            <w:szCs w:val="21"/>
            <w14:ligatures w14:val="none"/>
          </w:rPr>
          <w:t>BERT</w:t>
        </w:r>
        <w:r w:rsidR="00CE1D9D" w:rsidRPr="00CE1D9D">
          <w:rPr>
            <w:rFonts w:ascii="Times New Roman" w:eastAsia="宋体" w:hAnsi="Times New Roman" w:cs="Times New Roman" w:hint="eastAsia"/>
            <w:sz w:val="21"/>
            <w:szCs w:val="21"/>
            <w14:ligatures w14:val="none"/>
          </w:rPr>
          <w:t>在情绪分类和回报预测中的优越性。</w:t>
        </w:r>
      </w:ins>
      <w:ins w:id="38" w:author="生 卢" w:date="2025-07-26T15:30:00Z" w16du:dateUtc="2025-07-26T07:30:00Z">
        <w:r w:rsidR="00CE1D9D">
          <w:rPr>
            <w:rFonts w:ascii="Times New Roman" w:eastAsia="宋体" w:hAnsi="Times New Roman" w:cs="Times New Roman" w:hint="eastAsia"/>
            <w:sz w:val="21"/>
            <w:szCs w:val="21"/>
            <w14:ligatures w14:val="none"/>
          </w:rPr>
          <w:t>深度学习模型训练</w:t>
        </w:r>
      </w:ins>
      <w:ins w:id="39" w:author="生 卢" w:date="2025-07-26T15:26:00Z" w16du:dateUtc="2025-07-26T07:26:00Z">
        <w:r w:rsidR="00CE1D9D" w:rsidRPr="00CE1D9D">
          <w:rPr>
            <w:rFonts w:ascii="Times New Roman" w:eastAsia="宋体" w:hAnsi="Times New Roman" w:cs="Times New Roman"/>
            <w:sz w:val="21"/>
            <w:szCs w:val="21"/>
            <w14:ligatures w14:val="none"/>
          </w:rPr>
          <w:t>依赖人工标注</w:t>
        </w:r>
      </w:ins>
      <w:ins w:id="40" w:author="生 卢" w:date="2025-07-26T15:30:00Z" w16du:dateUtc="2025-07-26T07:30:00Z">
        <w:r w:rsidR="00CE1D9D">
          <w:rPr>
            <w:rFonts w:ascii="Times New Roman" w:eastAsia="宋体" w:hAnsi="Times New Roman" w:cs="Times New Roman" w:hint="eastAsia"/>
            <w:sz w:val="21"/>
            <w:szCs w:val="21"/>
            <w14:ligatures w14:val="none"/>
          </w:rPr>
          <w:t>，</w:t>
        </w:r>
      </w:ins>
      <w:ins w:id="41" w:author="生 卢" w:date="2025-07-26T15:26:00Z" w16du:dateUtc="2025-07-26T07:26:00Z">
        <w:r w:rsidR="00CE1D9D" w:rsidRPr="00CE1D9D">
          <w:rPr>
            <w:rFonts w:ascii="Times New Roman" w:eastAsia="宋体" w:hAnsi="Times New Roman" w:cs="Times New Roman"/>
            <w:sz w:val="21"/>
            <w:szCs w:val="21"/>
            <w14:ligatures w14:val="none"/>
          </w:rPr>
          <w:t>情绪标签往往由人工主观划分，或者以</w:t>
        </w:r>
        <w:r w:rsidR="00CE1D9D" w:rsidRPr="00CE1D9D">
          <w:rPr>
            <w:rFonts w:ascii="Times New Roman" w:eastAsia="宋体" w:hAnsi="Times New Roman" w:cs="Times New Roman"/>
            <w:sz w:val="21"/>
            <w:szCs w:val="21"/>
            <w14:ligatures w14:val="none"/>
          </w:rPr>
          <w:t>“</w:t>
        </w:r>
        <w:r w:rsidR="00CE1D9D" w:rsidRPr="00CE1D9D">
          <w:rPr>
            <w:rFonts w:ascii="Times New Roman" w:eastAsia="宋体" w:hAnsi="Times New Roman" w:cs="Times New Roman"/>
            <w:sz w:val="21"/>
            <w:szCs w:val="21"/>
            <w14:ligatures w14:val="none"/>
          </w:rPr>
          <w:t>新闻发布后股价方向</w:t>
        </w:r>
        <w:r w:rsidR="00CE1D9D" w:rsidRPr="00CE1D9D">
          <w:rPr>
            <w:rFonts w:ascii="Times New Roman" w:eastAsia="宋体" w:hAnsi="Times New Roman" w:cs="Times New Roman"/>
            <w:sz w:val="21"/>
            <w:szCs w:val="21"/>
            <w14:ligatures w14:val="none"/>
          </w:rPr>
          <w:t>”</w:t>
        </w:r>
        <w:r w:rsidR="00CE1D9D" w:rsidRPr="00CE1D9D">
          <w:rPr>
            <w:rFonts w:ascii="Times New Roman" w:eastAsia="宋体" w:hAnsi="Times New Roman" w:cs="Times New Roman"/>
            <w:sz w:val="21"/>
            <w:szCs w:val="21"/>
            <w14:ligatures w14:val="none"/>
          </w:rPr>
          <w:t>间接替代（</w:t>
        </w:r>
        <w:proofErr w:type="gramStart"/>
        <w:r w:rsidR="00CE1D9D" w:rsidRPr="00CE1D9D">
          <w:rPr>
            <w:rFonts w:ascii="Times New Roman" w:eastAsia="宋体" w:hAnsi="Times New Roman" w:cs="Times New Roman"/>
            <w:sz w:val="21"/>
            <w:szCs w:val="21"/>
            <w14:ligatures w14:val="none"/>
          </w:rPr>
          <w:t>姜富伟</w:t>
        </w:r>
        <w:proofErr w:type="gramEnd"/>
        <w:r w:rsidR="00CE1D9D" w:rsidRPr="00CE1D9D">
          <w:rPr>
            <w:rFonts w:ascii="Times New Roman" w:eastAsia="宋体" w:hAnsi="Times New Roman" w:cs="Times New Roman"/>
            <w:sz w:val="21"/>
            <w:szCs w:val="21"/>
            <w14:ligatures w14:val="none"/>
          </w:rPr>
          <w:t>等，</w:t>
        </w:r>
        <w:r w:rsidR="00CE1D9D" w:rsidRPr="00CE1D9D">
          <w:rPr>
            <w:rFonts w:ascii="Times New Roman" w:eastAsia="宋体" w:hAnsi="Times New Roman" w:cs="Times New Roman"/>
            <w:sz w:val="21"/>
            <w:szCs w:val="21"/>
            <w14:ligatures w14:val="none"/>
          </w:rPr>
          <w:t>2024</w:t>
        </w:r>
        <w:r w:rsidR="00CE1D9D" w:rsidRPr="00CE1D9D">
          <w:rPr>
            <w:rFonts w:ascii="Times New Roman" w:eastAsia="宋体" w:hAnsi="Times New Roman" w:cs="Times New Roman"/>
            <w:sz w:val="21"/>
            <w:szCs w:val="21"/>
            <w14:ligatures w14:val="none"/>
          </w:rPr>
          <w:t>）</w:t>
        </w:r>
      </w:ins>
      <w:ins w:id="42" w:author="生 卢" w:date="2025-07-26T15:30:00Z" w16du:dateUtc="2025-07-26T07:30:00Z">
        <w:r w:rsidR="00CE1D9D">
          <w:rPr>
            <w:rStyle w:val="aff6"/>
            <w:rFonts w:ascii="Times New Roman" w:eastAsia="宋体" w:hAnsi="Times New Roman" w:cs="Times New Roman"/>
            <w:sz w:val="21"/>
            <w:szCs w:val="21"/>
            <w14:ligatures w14:val="none"/>
          </w:rPr>
          <w:endnoteReference w:id="10"/>
        </w:r>
        <w:r w:rsidR="00CE1D9D">
          <w:rPr>
            <w:rFonts w:ascii="Times New Roman" w:eastAsia="宋体" w:hAnsi="Times New Roman" w:cs="Times New Roman" w:hint="eastAsia"/>
            <w:sz w:val="21"/>
            <w:szCs w:val="21"/>
            <w14:ligatures w14:val="none"/>
          </w:rPr>
          <w:t>。</w:t>
        </w:r>
      </w:ins>
    </w:p>
    <w:p w14:paraId="7B17382E" w14:textId="4CCD2747" w:rsidR="009B6F50" w:rsidRPr="009B6F50" w:rsidRDefault="009B6F50" w:rsidP="003E47FC">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ins w:id="44" w:author="生 卢" w:date="2025-07-26T15:40:00Z" w16du:dateUtc="2025-07-26T07:40:00Z">
        <w:r>
          <w:rPr>
            <w:rFonts w:ascii="Times New Roman" w:eastAsia="宋体" w:hAnsi="Times New Roman" w:cs="Times New Roman" w:hint="eastAsia"/>
            <w:sz w:val="21"/>
            <w:szCs w:val="21"/>
            <w14:ligatures w14:val="none"/>
          </w:rPr>
          <w:t>上述测度方法存在不足之处。</w:t>
        </w:r>
        <w:r w:rsidRPr="009B6F50">
          <w:rPr>
            <w:rFonts w:ascii="Times New Roman" w:eastAsia="宋体" w:hAnsi="Times New Roman" w:cs="Times New Roman" w:hint="eastAsia"/>
            <w:sz w:val="21"/>
            <w:szCs w:val="21"/>
            <w14:ligatures w14:val="none"/>
          </w:rPr>
          <w:t>其一，主流金融情绪词典覆盖度有限、容易遗漏或误判复杂语义，尚缺乏对大语言模型在消除识别偏误方面的系统评估；其二，现有机器</w:t>
        </w:r>
        <w:r w:rsidRPr="009B6F50">
          <w:rPr>
            <w:rFonts w:ascii="Times New Roman" w:eastAsia="宋体" w:hAnsi="Times New Roman" w:cs="Times New Roman" w:hint="eastAsia"/>
            <w:sz w:val="21"/>
            <w:szCs w:val="21"/>
            <w14:ligatures w14:val="none"/>
          </w:rPr>
          <w:t>/</w:t>
        </w:r>
        <w:r w:rsidRPr="009B6F50">
          <w:rPr>
            <w:rFonts w:ascii="Times New Roman" w:eastAsia="宋体" w:hAnsi="Times New Roman" w:cs="Times New Roman" w:hint="eastAsia"/>
            <w:sz w:val="21"/>
            <w:szCs w:val="21"/>
            <w14:ligatures w14:val="none"/>
          </w:rPr>
          <w:t>深度学习模型受标注主观性与参数规模制约，跨语境泛化不足，而将</w:t>
        </w:r>
        <w:r>
          <w:rPr>
            <w:rFonts w:ascii="Times New Roman" w:eastAsia="宋体" w:hAnsi="Times New Roman" w:cs="Times New Roman" w:hint="eastAsia"/>
            <w:sz w:val="21"/>
            <w:szCs w:val="21"/>
            <w14:ligatures w14:val="none"/>
          </w:rPr>
          <w:t>大语言模型</w:t>
        </w:r>
        <w:r w:rsidRPr="009B6F50">
          <w:rPr>
            <w:rFonts w:ascii="Times New Roman" w:eastAsia="宋体" w:hAnsi="Times New Roman" w:cs="Times New Roman" w:hint="eastAsia"/>
            <w:sz w:val="21"/>
            <w:szCs w:val="21"/>
            <w14:ligatures w14:val="none"/>
          </w:rPr>
          <w:t>引入中文金融情绪测度的研究几乎为空白</w:t>
        </w:r>
      </w:ins>
      <w:ins w:id="45" w:author="生 卢" w:date="2025-07-26T15:41:00Z" w16du:dateUtc="2025-07-26T07:41:00Z">
        <w:r>
          <w:rPr>
            <w:rFonts w:ascii="Times New Roman" w:eastAsia="宋体" w:hAnsi="Times New Roman" w:cs="Times New Roman" w:hint="eastAsia"/>
            <w:sz w:val="21"/>
            <w:szCs w:val="21"/>
            <w14:ligatures w14:val="none"/>
          </w:rPr>
          <w:t>。此外，</w:t>
        </w:r>
      </w:ins>
      <w:ins w:id="46" w:author="生 卢" w:date="2025-07-26T15:40:00Z" w16du:dateUtc="2025-07-26T07:40:00Z">
        <w:r w:rsidRPr="009B6F50">
          <w:rPr>
            <w:rFonts w:ascii="Times New Roman" w:eastAsia="宋体" w:hAnsi="Times New Roman" w:cs="Times New Roman" w:hint="eastAsia"/>
            <w:sz w:val="21"/>
            <w:szCs w:val="21"/>
            <w14:ligatures w14:val="none"/>
          </w:rPr>
          <w:t>关于情绪如何通过社交媒体舆论放大或传递至股价的机制性证据仍不充分</w:t>
        </w:r>
      </w:ins>
      <w:ins w:id="47" w:author="生 卢" w:date="2025-07-26T15:41:00Z" w16du:dateUtc="2025-07-26T07:41:00Z">
        <w:r>
          <w:rPr>
            <w:rFonts w:ascii="Times New Roman" w:eastAsia="宋体" w:hAnsi="Times New Roman" w:cs="Times New Roman" w:hint="eastAsia"/>
            <w:sz w:val="21"/>
            <w:szCs w:val="21"/>
            <w14:ligatures w14:val="none"/>
          </w:rPr>
          <w:t>，</w:t>
        </w:r>
        <w:r w:rsidRPr="009B6F50">
          <w:rPr>
            <w:rFonts w:ascii="Times New Roman" w:eastAsia="宋体" w:hAnsi="Times New Roman" w:cs="Times New Roman" w:hint="eastAsia"/>
            <w:sz w:val="21"/>
            <w:szCs w:val="21"/>
            <w14:ligatures w14:val="none"/>
          </w:rPr>
          <w:t>对“新闻情绪经社交媒体情绪中介影响股价”的完整链条关注不足</w:t>
        </w:r>
        <w:r>
          <w:rPr>
            <w:rFonts w:ascii="Times New Roman" w:eastAsia="宋体" w:hAnsi="Times New Roman" w:cs="Times New Roman" w:hint="eastAsia"/>
            <w:sz w:val="21"/>
            <w:szCs w:val="21"/>
            <w14:ligatures w14:val="none"/>
          </w:rPr>
          <w:t>（李合龙等，</w:t>
        </w:r>
        <w:r>
          <w:rPr>
            <w:rFonts w:ascii="Times New Roman" w:eastAsia="宋体" w:hAnsi="Times New Roman" w:cs="Times New Roman" w:hint="eastAsia"/>
            <w:sz w:val="21"/>
            <w:szCs w:val="21"/>
            <w14:ligatures w14:val="none"/>
          </w:rPr>
          <w:t>2023</w:t>
        </w:r>
        <w:r>
          <w:rPr>
            <w:rFonts w:ascii="Times New Roman" w:eastAsia="宋体" w:hAnsi="Times New Roman" w:cs="Times New Roman" w:hint="eastAsia"/>
            <w:sz w:val="21"/>
            <w:szCs w:val="21"/>
            <w14:ligatures w14:val="none"/>
          </w:rPr>
          <w:t>）</w:t>
        </w:r>
        <w:r>
          <w:rPr>
            <w:rStyle w:val="aff6"/>
            <w:rFonts w:ascii="Times New Roman" w:eastAsia="宋体" w:hAnsi="Times New Roman" w:cs="Times New Roman"/>
            <w:sz w:val="21"/>
            <w:szCs w:val="21"/>
            <w14:ligatures w14:val="none"/>
          </w:rPr>
          <w:endnoteReference w:id="11"/>
        </w:r>
        <w:r w:rsidRPr="003E47FC">
          <w:rPr>
            <w:rFonts w:ascii="Times New Roman" w:eastAsia="宋体" w:hAnsi="Times New Roman" w:cs="Times New Roman" w:hint="eastAsia"/>
            <w:sz w:val="21"/>
            <w:szCs w:val="21"/>
            <w14:ligatures w14:val="none"/>
          </w:rPr>
          <w:t>。</w:t>
        </w:r>
        <w:commentRangeStart w:id="50"/>
        <w:commentRangeEnd w:id="50"/>
        <w:r>
          <w:rPr>
            <w:rStyle w:val="affa"/>
            <w:rFonts w:ascii="Times New Roman" w:eastAsia="宋体" w:hAnsi="Times New Roman" w:cs="Times New Roman"/>
            <w14:ligatures w14:val="none"/>
          </w:rPr>
          <w:commentReference w:id="50"/>
        </w:r>
      </w:ins>
    </w:p>
    <w:p w14:paraId="0D923F14" w14:textId="4E325D48" w:rsidR="00C949E4" w:rsidRPr="00C949E4" w:rsidRDefault="003E47FC" w:rsidP="003E47FC">
      <w:pPr>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sz w:val="21"/>
          <w:szCs w:val="21"/>
          <w14:ligatures w14:val="none"/>
        </w:rPr>
        <w:tab/>
      </w:r>
      <w:r w:rsidRPr="003E47FC">
        <w:rPr>
          <w:rFonts w:ascii="Times New Roman" w:eastAsia="宋体" w:hAnsi="Times New Roman" w:cs="Times New Roman" w:hint="eastAsia"/>
          <w:sz w:val="21"/>
          <w:szCs w:val="21"/>
          <w14:ligatures w14:val="none"/>
        </w:rPr>
        <w:t>基于上述缺口，本文首次将</w:t>
      </w:r>
      <w:r w:rsidRPr="003E47FC">
        <w:rPr>
          <w:rFonts w:ascii="Times New Roman" w:eastAsia="宋体" w:hAnsi="Times New Roman" w:cs="Times New Roman"/>
          <w:sz w:val="21"/>
          <w:szCs w:val="21"/>
          <w14:ligatures w14:val="none"/>
        </w:rPr>
        <w:t xml:space="preserve"> DeepSeek </w:t>
      </w:r>
      <w:r w:rsidR="00E67534">
        <w:rPr>
          <w:rFonts w:ascii="Times New Roman" w:eastAsia="宋体" w:hAnsi="Times New Roman" w:cs="Times New Roman" w:hint="eastAsia"/>
          <w:sz w:val="21"/>
          <w:szCs w:val="21"/>
          <w14:ligatures w14:val="none"/>
        </w:rPr>
        <w:t>大模型</w:t>
      </w:r>
      <w:r w:rsidRPr="003E47FC">
        <w:rPr>
          <w:rFonts w:ascii="Times New Roman" w:eastAsia="宋体" w:hAnsi="Times New Roman" w:cs="Times New Roman"/>
          <w:sz w:val="21"/>
          <w:szCs w:val="21"/>
          <w14:ligatures w14:val="none"/>
        </w:rPr>
        <w:t>应用于中国股票市场的财经新闻与股吧评论数据，通过</w:t>
      </w:r>
      <w:r>
        <w:rPr>
          <w:rFonts w:ascii="Times New Roman" w:eastAsia="宋体" w:hAnsi="Times New Roman" w:cs="Times New Roman" w:hint="eastAsia"/>
          <w:sz w:val="21"/>
          <w:szCs w:val="21"/>
          <w14:ligatures w14:val="none"/>
        </w:rPr>
        <w:t>特定</w:t>
      </w:r>
      <w:r w:rsidRPr="003E47FC">
        <w:rPr>
          <w:rFonts w:ascii="Times New Roman" w:eastAsia="宋体" w:hAnsi="Times New Roman" w:cs="Times New Roman"/>
          <w:sz w:val="21"/>
          <w:szCs w:val="21"/>
          <w14:ligatures w14:val="none"/>
        </w:rPr>
        <w:t>的提示词生成新闻情绪和社交媒体情绪指标，</w:t>
      </w:r>
      <w:r w:rsidR="00837037">
        <w:rPr>
          <w:rFonts w:ascii="Times New Roman" w:eastAsia="宋体" w:hAnsi="Times New Roman" w:cs="Times New Roman" w:hint="eastAsia"/>
          <w:sz w:val="21"/>
          <w:szCs w:val="21"/>
          <w14:ligatures w14:val="none"/>
        </w:rPr>
        <w:t>系统</w:t>
      </w:r>
      <w:r w:rsidRPr="003E47FC">
        <w:rPr>
          <w:rFonts w:ascii="Times New Roman" w:eastAsia="宋体" w:hAnsi="Times New Roman" w:cs="Times New Roman"/>
          <w:sz w:val="21"/>
          <w:szCs w:val="21"/>
          <w14:ligatures w14:val="none"/>
        </w:rPr>
        <w:t>比较其与传统词典法及</w:t>
      </w:r>
      <w:r w:rsidRPr="003E47FC">
        <w:rPr>
          <w:rFonts w:ascii="Times New Roman" w:eastAsia="宋体" w:hAnsi="Times New Roman" w:cs="Times New Roman"/>
          <w:sz w:val="21"/>
          <w:szCs w:val="21"/>
          <w14:ligatures w14:val="none"/>
        </w:rPr>
        <w:t xml:space="preserve"> </w:t>
      </w:r>
      <w:proofErr w:type="spellStart"/>
      <w:r w:rsidRPr="003E47FC">
        <w:rPr>
          <w:rFonts w:ascii="Times New Roman" w:eastAsia="宋体" w:hAnsi="Times New Roman" w:cs="Times New Roman"/>
          <w:sz w:val="21"/>
          <w:szCs w:val="21"/>
          <w14:ligatures w14:val="none"/>
        </w:rPr>
        <w:t>RoBERTa</w:t>
      </w:r>
      <w:proofErr w:type="spellEnd"/>
      <w:r w:rsidRPr="003E47FC">
        <w:rPr>
          <w:rFonts w:ascii="Times New Roman" w:eastAsia="宋体" w:hAnsi="Times New Roman" w:cs="Times New Roman"/>
          <w:sz w:val="21"/>
          <w:szCs w:val="21"/>
          <w14:ligatures w14:val="none"/>
        </w:rPr>
        <w:t xml:space="preserve"> </w:t>
      </w:r>
      <w:r w:rsidRPr="003E47FC">
        <w:rPr>
          <w:rFonts w:ascii="Times New Roman" w:eastAsia="宋体" w:hAnsi="Times New Roman" w:cs="Times New Roman"/>
          <w:sz w:val="21"/>
          <w:szCs w:val="21"/>
          <w14:ligatures w14:val="none"/>
        </w:rPr>
        <w:t>模型测度结果的</w:t>
      </w:r>
      <w:r w:rsidR="00837037">
        <w:rPr>
          <w:rFonts w:ascii="Times New Roman" w:eastAsia="宋体" w:hAnsi="Times New Roman" w:cs="Times New Roman" w:hint="eastAsia"/>
          <w:sz w:val="21"/>
          <w:szCs w:val="21"/>
          <w14:ligatures w14:val="none"/>
        </w:rPr>
        <w:t>差异</w:t>
      </w:r>
      <w:r w:rsidRPr="003E47FC">
        <w:rPr>
          <w:rFonts w:ascii="Times New Roman" w:eastAsia="宋体" w:hAnsi="Times New Roman" w:cs="Times New Roman"/>
          <w:sz w:val="21"/>
          <w:szCs w:val="21"/>
          <w14:ligatures w14:val="none"/>
        </w:rPr>
        <w:t>，并实证检验</w:t>
      </w:r>
      <w:r w:rsidR="006D7DE4">
        <w:rPr>
          <w:rFonts w:ascii="Times New Roman" w:eastAsia="宋体" w:hAnsi="Times New Roman" w:cs="Times New Roman" w:hint="eastAsia"/>
          <w:sz w:val="21"/>
          <w:szCs w:val="21"/>
          <w14:ligatures w14:val="none"/>
        </w:rPr>
        <w:t>新闻</w:t>
      </w:r>
      <w:r w:rsidRPr="003E47FC">
        <w:rPr>
          <w:rFonts w:ascii="Times New Roman" w:eastAsia="宋体" w:hAnsi="Times New Roman" w:cs="Times New Roman"/>
          <w:sz w:val="21"/>
          <w:szCs w:val="21"/>
          <w14:ligatures w14:val="none"/>
        </w:rPr>
        <w:t>情绪对事件窗口累计异常收益率的影响以及</w:t>
      </w:r>
      <w:r w:rsidR="006D7DE4">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新闻情绪</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社交媒体情绪</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股价</w:t>
      </w:r>
      <w:r w:rsidR="00D5390D">
        <w:rPr>
          <w:rFonts w:ascii="Times New Roman" w:eastAsia="宋体" w:hAnsi="Times New Roman" w:cs="Times New Roman" w:hint="eastAsia"/>
          <w:sz w:val="21"/>
          <w:szCs w:val="21"/>
          <w14:ligatures w14:val="none"/>
        </w:rPr>
        <w:t>波动</w:t>
      </w:r>
      <w:r w:rsidR="006D7DE4">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的传导机制。该研究有助于验证国产</w:t>
      </w:r>
      <w:r>
        <w:rPr>
          <w:rFonts w:ascii="Times New Roman" w:eastAsia="宋体" w:hAnsi="Times New Roman" w:cs="Times New Roman" w:hint="eastAsia"/>
          <w:sz w:val="21"/>
          <w:szCs w:val="21"/>
          <w14:ligatures w14:val="none"/>
        </w:rPr>
        <w:t>大语言模型</w:t>
      </w:r>
      <w:r w:rsidRPr="003E47FC">
        <w:rPr>
          <w:rFonts w:ascii="Times New Roman" w:eastAsia="宋体" w:hAnsi="Times New Roman" w:cs="Times New Roman"/>
          <w:sz w:val="21"/>
          <w:szCs w:val="21"/>
          <w14:ligatures w14:val="none"/>
        </w:rPr>
        <w:t>在金融文本情绪量化中的适用性，为情绪驱动</w:t>
      </w:r>
      <w:r>
        <w:rPr>
          <w:rFonts w:ascii="Times New Roman" w:eastAsia="宋体" w:hAnsi="Times New Roman" w:cs="Times New Roman" w:hint="eastAsia"/>
          <w:sz w:val="21"/>
          <w:szCs w:val="21"/>
          <w14:ligatures w14:val="none"/>
        </w:rPr>
        <w:t>非结构化文本分析</w:t>
      </w:r>
      <w:r w:rsidRPr="003E47FC">
        <w:rPr>
          <w:rFonts w:ascii="Times New Roman" w:eastAsia="宋体" w:hAnsi="Times New Roman" w:cs="Times New Roman"/>
          <w:sz w:val="21"/>
          <w:szCs w:val="21"/>
          <w14:ligatures w14:val="none"/>
        </w:rPr>
        <w:t>提供更</w:t>
      </w:r>
      <w:r w:rsidR="00D5390D">
        <w:rPr>
          <w:rFonts w:ascii="Times New Roman" w:eastAsia="宋体" w:hAnsi="Times New Roman" w:cs="Times New Roman" w:hint="eastAsia"/>
          <w:sz w:val="21"/>
          <w:szCs w:val="21"/>
          <w14:ligatures w14:val="none"/>
        </w:rPr>
        <w:t>稳健</w:t>
      </w:r>
      <w:r w:rsidRPr="003E47FC">
        <w:rPr>
          <w:rFonts w:ascii="Times New Roman" w:eastAsia="宋体" w:hAnsi="Times New Roman" w:cs="Times New Roman"/>
          <w:sz w:val="21"/>
          <w:szCs w:val="21"/>
          <w14:ligatures w14:val="none"/>
        </w:rPr>
        <w:t>可靠的量化工具，也为推进</w:t>
      </w:r>
      <w:r w:rsidR="00D5390D">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人工智能</w:t>
      </w:r>
      <w:r w:rsidRPr="003E47FC">
        <w:rPr>
          <w:rFonts w:ascii="Times New Roman" w:eastAsia="宋体" w:hAnsi="Times New Roman" w:cs="Times New Roman"/>
          <w:sz w:val="21"/>
          <w:szCs w:val="21"/>
          <w14:ligatures w14:val="none"/>
        </w:rPr>
        <w:t> + </w:t>
      </w:r>
      <w:r w:rsidRPr="003E47FC">
        <w:rPr>
          <w:rFonts w:ascii="Times New Roman" w:eastAsia="宋体" w:hAnsi="Times New Roman" w:cs="Times New Roman"/>
          <w:sz w:val="21"/>
          <w:szCs w:val="21"/>
          <w14:ligatures w14:val="none"/>
        </w:rPr>
        <w:t>金融</w:t>
      </w:r>
      <w:r w:rsidR="00D5390D">
        <w:rPr>
          <w:rFonts w:ascii="Times New Roman" w:eastAsia="宋体" w:hAnsi="Times New Roman" w:cs="Times New Roman" w:hint="eastAsia"/>
          <w:sz w:val="21"/>
          <w:szCs w:val="21"/>
          <w14:ligatures w14:val="none"/>
        </w:rPr>
        <w:t>”</w:t>
      </w:r>
      <w:r w:rsidRPr="003E47FC">
        <w:rPr>
          <w:rFonts w:ascii="Times New Roman" w:eastAsia="宋体" w:hAnsi="Times New Roman" w:cs="Times New Roman"/>
          <w:sz w:val="21"/>
          <w:szCs w:val="21"/>
          <w14:ligatures w14:val="none"/>
        </w:rPr>
        <w:t>实践路径提供可行范式。</w:t>
      </w:r>
    </w:p>
    <w:p w14:paraId="3E8A8B67"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1"/>
          <w:szCs w:val="21"/>
          <w14:ligatures w14:val="none"/>
        </w:rPr>
      </w:pPr>
      <w:r w:rsidRPr="00C949E4">
        <w:rPr>
          <w:rFonts w:ascii="Times New Roman" w:eastAsia="黑体" w:hAnsi="Times New Roman" w:cs="Times New Roman" w:hint="eastAsia"/>
          <w:kern w:val="0"/>
          <w:sz w:val="28"/>
          <w:szCs w:val="28"/>
          <w14:ligatures w14:val="none"/>
        </w:rPr>
        <w:t xml:space="preserve">2 </w:t>
      </w:r>
      <w:r w:rsidRPr="00C949E4">
        <w:rPr>
          <w:rFonts w:ascii="Times New Roman" w:eastAsia="黑体" w:hAnsi="Times New Roman" w:cs="Times New Roman" w:hint="eastAsia"/>
          <w:kern w:val="0"/>
          <w:sz w:val="28"/>
          <w:szCs w:val="28"/>
          <w14:ligatures w14:val="none"/>
        </w:rPr>
        <w:t>理论分析与研究假设</w:t>
      </w:r>
    </w:p>
    <w:p w14:paraId="6412BD8A" w14:textId="77777777" w:rsidR="00C949E4" w:rsidRPr="00C949E4"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kern w:val="0"/>
          <w:sz w:val="21"/>
          <w:szCs w:val="21"/>
          <w14:ligatures w14:val="none"/>
        </w:rPr>
      </w:pPr>
      <w:r w:rsidRPr="00C949E4">
        <w:rPr>
          <w:rFonts w:ascii="Times New Roman" w:eastAsia="黑体" w:hAnsi="Times New Roman" w:cs="Times New Roman" w:hint="eastAsia"/>
          <w:b/>
          <w:kern w:val="0"/>
          <w:sz w:val="21"/>
          <w:szCs w:val="21"/>
          <w14:ligatures w14:val="none"/>
        </w:rPr>
        <w:t>2.1</w:t>
      </w:r>
      <w:r w:rsidRPr="00C949E4">
        <w:rPr>
          <w:rFonts w:ascii="Times New Roman" w:eastAsia="黑体" w:hAnsi="Times New Roman" w:cs="Times New Roman"/>
          <w:b/>
          <w:kern w:val="0"/>
          <w:sz w:val="21"/>
          <w:szCs w:val="21"/>
          <w14:ligatures w14:val="none"/>
        </w:rPr>
        <w:t xml:space="preserve">  </w:t>
      </w:r>
      <w:r w:rsidRPr="00C949E4">
        <w:rPr>
          <w:rFonts w:ascii="Times New Roman" w:eastAsia="黑体" w:hAnsi="Times New Roman" w:cs="Times New Roman" w:hint="eastAsia"/>
          <w:b/>
          <w:kern w:val="0"/>
          <w:sz w:val="21"/>
          <w:szCs w:val="21"/>
          <w14:ligatures w14:val="none"/>
        </w:rPr>
        <w:t>财经新闻媒体情绪与股价异常收益率</w:t>
      </w:r>
    </w:p>
    <w:p w14:paraId="3DFE5024" w14:textId="10F7CC29"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新闻的文本情绪对股票价格具有显著影响。于琴等（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2"/>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基于</w:t>
      </w:r>
      <w:proofErr w:type="gramStart"/>
      <w:r w:rsidRPr="00C949E4">
        <w:rPr>
          <w:rFonts w:ascii="Times New Roman" w:eastAsia="宋体" w:hAnsi="Times New Roman" w:cs="Times New Roman" w:hint="eastAsia"/>
          <w:sz w:val="21"/>
          <w:szCs w:val="21"/>
          <w14:ligatures w14:val="none"/>
        </w:rPr>
        <w:t>中证网构建</w:t>
      </w:r>
      <w:proofErr w:type="gramEnd"/>
      <w:r w:rsidRPr="00C949E4">
        <w:rPr>
          <w:rFonts w:ascii="Times New Roman" w:eastAsia="宋体" w:hAnsi="Times New Roman" w:cs="Times New Roman" w:hint="eastAsia"/>
          <w:sz w:val="21"/>
          <w:szCs w:val="21"/>
          <w14:ligatures w14:val="none"/>
        </w:rPr>
        <w:t>了新闻情绪指标，</w:t>
      </w:r>
      <w:r w:rsidR="00113E03">
        <w:rPr>
          <w:rFonts w:ascii="Times New Roman" w:eastAsia="宋体" w:hAnsi="Times New Roman" w:cs="Times New Roman" w:hint="eastAsia"/>
          <w:sz w:val="21"/>
          <w:szCs w:val="21"/>
          <w14:ligatures w14:val="none"/>
        </w:rPr>
        <w:t>发现</w:t>
      </w:r>
      <w:r w:rsidRPr="00C949E4">
        <w:rPr>
          <w:rFonts w:ascii="Times New Roman" w:eastAsia="宋体" w:hAnsi="Times New Roman" w:cs="Times New Roman" w:hint="eastAsia"/>
          <w:sz w:val="21"/>
          <w:szCs w:val="21"/>
          <w14:ligatures w14:val="none"/>
        </w:rPr>
        <w:t>积极的新闻情绪对未来一周的股价上涨具有预测作用。</w:t>
      </w:r>
      <w:proofErr w:type="spellStart"/>
      <w:r w:rsidRPr="00C949E4">
        <w:rPr>
          <w:rFonts w:ascii="Times New Roman" w:eastAsia="宋体" w:hAnsi="Times New Roman" w:cs="Times New Roman" w:hint="eastAsia"/>
          <w:sz w:val="21"/>
          <w:szCs w:val="21"/>
          <w14:ligatures w14:val="none"/>
        </w:rPr>
        <w:t>Fraiberger</w:t>
      </w:r>
      <w:proofErr w:type="spellEnd"/>
      <w:r w:rsidR="00522578">
        <w:rPr>
          <w:rFonts w:ascii="Times New Roman" w:eastAsia="宋体" w:hAnsi="Times New Roman" w:cs="Times New Roman" w:hint="eastAsia"/>
          <w:sz w:val="21"/>
          <w:szCs w:val="21"/>
          <w14:ligatures w14:val="none"/>
        </w:rPr>
        <w:t>等</w:t>
      </w:r>
      <w:r w:rsidR="008B1E11" w:rsidRPr="00C949E4">
        <w:rPr>
          <w:rFonts w:ascii="Times New Roman" w:eastAsia="宋体" w:hAnsi="Times New Roman" w:cs="Times New Roman" w:hint="eastAsia"/>
          <w:sz w:val="21"/>
          <w:szCs w:val="21"/>
          <w14:ligatures w14:val="none"/>
        </w:rPr>
        <w:t>（</w:t>
      </w:r>
      <w:r w:rsidR="008B1E11" w:rsidRPr="00C949E4">
        <w:rPr>
          <w:rFonts w:ascii="Times New Roman" w:eastAsia="宋体" w:hAnsi="Times New Roman" w:cs="Times New Roman" w:hint="eastAsia"/>
          <w:sz w:val="21"/>
          <w:szCs w:val="21"/>
          <w14:ligatures w14:val="none"/>
        </w:rPr>
        <w:t>2021</w:t>
      </w:r>
      <w:r w:rsidR="008B1E11"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3"/>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发现</w:t>
      </w:r>
      <w:r w:rsidR="008B3C53">
        <w:rPr>
          <w:rFonts w:ascii="Times New Roman" w:eastAsia="宋体" w:hAnsi="Times New Roman" w:cs="Times New Roman" w:hint="eastAsia"/>
          <w:sz w:val="21"/>
          <w:szCs w:val="21"/>
          <w14:ligatures w14:val="none"/>
        </w:rPr>
        <w:t>，无论</w:t>
      </w:r>
      <w:r w:rsidRPr="00C949E4">
        <w:rPr>
          <w:rFonts w:ascii="Times New Roman" w:eastAsia="宋体" w:hAnsi="Times New Roman" w:cs="Times New Roman" w:hint="eastAsia"/>
          <w:sz w:val="21"/>
          <w:szCs w:val="21"/>
          <w14:ligatures w14:val="none"/>
        </w:rPr>
        <w:t>经济体</w:t>
      </w:r>
      <w:r w:rsidR="008B3C53">
        <w:rPr>
          <w:rFonts w:ascii="Times New Roman" w:eastAsia="宋体" w:hAnsi="Times New Roman" w:cs="Times New Roman" w:hint="eastAsia"/>
          <w:sz w:val="21"/>
          <w:szCs w:val="21"/>
          <w14:ligatures w14:val="none"/>
        </w:rPr>
        <w:t>发展程度如何</w:t>
      </w:r>
      <w:r w:rsidRPr="00C949E4">
        <w:rPr>
          <w:rFonts w:ascii="Times New Roman" w:eastAsia="宋体" w:hAnsi="Times New Roman" w:cs="Times New Roman" w:hint="eastAsia"/>
          <w:sz w:val="21"/>
          <w:szCs w:val="21"/>
          <w14:ligatures w14:val="none"/>
        </w:rPr>
        <w:t>，</w:t>
      </w:r>
      <w:r w:rsidR="00B645BB" w:rsidRPr="00C949E4">
        <w:rPr>
          <w:rFonts w:ascii="Times New Roman" w:eastAsia="宋体" w:hAnsi="Times New Roman" w:cs="Times New Roman" w:hint="eastAsia"/>
          <w:sz w:val="21"/>
          <w:szCs w:val="21"/>
          <w14:ligatures w14:val="none"/>
        </w:rPr>
        <w:t>新闻情绪</w:t>
      </w:r>
      <w:r w:rsidR="00B645BB">
        <w:rPr>
          <w:rFonts w:ascii="Times New Roman" w:eastAsia="宋体" w:hAnsi="Times New Roman" w:cs="Times New Roman" w:hint="eastAsia"/>
          <w:sz w:val="21"/>
          <w:szCs w:val="21"/>
          <w14:ligatures w14:val="none"/>
        </w:rPr>
        <w:t>均能预测</w:t>
      </w:r>
      <w:proofErr w:type="gramStart"/>
      <w:r w:rsidRPr="00C949E4">
        <w:rPr>
          <w:rFonts w:ascii="Times New Roman" w:eastAsia="宋体" w:hAnsi="Times New Roman" w:cs="Times New Roman" w:hint="eastAsia"/>
          <w:sz w:val="21"/>
          <w:szCs w:val="21"/>
          <w14:ligatures w14:val="none"/>
        </w:rPr>
        <w:t>市场</w:t>
      </w:r>
      <w:r w:rsidR="00B645BB">
        <w:rPr>
          <w:rFonts w:ascii="Times New Roman" w:eastAsia="宋体" w:hAnsi="Times New Roman" w:cs="Times New Roman" w:hint="eastAsia"/>
          <w:sz w:val="21"/>
          <w:szCs w:val="21"/>
          <w14:ligatures w14:val="none"/>
        </w:rPr>
        <w:t>日度</w:t>
      </w:r>
      <w:r w:rsidRPr="00C949E4">
        <w:rPr>
          <w:rFonts w:ascii="Times New Roman" w:eastAsia="宋体" w:hAnsi="Times New Roman" w:cs="Times New Roman" w:hint="eastAsia"/>
          <w:sz w:val="21"/>
          <w:szCs w:val="21"/>
          <w14:ligatures w14:val="none"/>
        </w:rPr>
        <w:t>收益</w:t>
      </w:r>
      <w:proofErr w:type="gramEnd"/>
      <w:r w:rsidR="00B645BB">
        <w:rPr>
          <w:rFonts w:ascii="Times New Roman" w:eastAsia="宋体" w:hAnsi="Times New Roman" w:cs="Times New Roman" w:hint="eastAsia"/>
          <w:sz w:val="21"/>
          <w:szCs w:val="21"/>
          <w14:ligatures w14:val="none"/>
        </w:rPr>
        <w:t>，</w:t>
      </w:r>
      <w:r w:rsidR="008830E3">
        <w:rPr>
          <w:rFonts w:ascii="Times New Roman" w:eastAsia="宋体" w:hAnsi="Times New Roman" w:cs="Times New Roman" w:hint="eastAsia"/>
          <w:sz w:val="21"/>
          <w:szCs w:val="21"/>
          <w14:ligatures w14:val="none"/>
        </w:rPr>
        <w:t>但</w:t>
      </w:r>
      <w:r w:rsidRPr="00C949E4">
        <w:rPr>
          <w:rFonts w:ascii="Times New Roman" w:eastAsia="宋体" w:hAnsi="Times New Roman" w:cs="Times New Roman" w:hint="eastAsia"/>
          <w:sz w:val="21"/>
          <w:szCs w:val="21"/>
          <w14:ligatures w14:val="none"/>
        </w:rPr>
        <w:t>预测</w:t>
      </w:r>
      <w:r w:rsidR="008830E3">
        <w:rPr>
          <w:rFonts w:ascii="Times New Roman" w:eastAsia="宋体" w:hAnsi="Times New Roman" w:cs="Times New Roman" w:hint="eastAsia"/>
          <w:sz w:val="21"/>
          <w:szCs w:val="21"/>
          <w14:ligatures w14:val="none"/>
        </w:rPr>
        <w:t>效果受新闻来源（全球</w:t>
      </w:r>
      <w:r w:rsidR="008830E3">
        <w:rPr>
          <w:rFonts w:ascii="Times New Roman" w:eastAsia="宋体" w:hAnsi="Times New Roman" w:cs="Times New Roman" w:hint="eastAsia"/>
          <w:sz w:val="21"/>
          <w:szCs w:val="21"/>
          <w14:ligatures w14:val="none"/>
        </w:rPr>
        <w:t>/</w:t>
      </w:r>
      <w:r w:rsidR="008830E3">
        <w:rPr>
          <w:rFonts w:ascii="Times New Roman" w:eastAsia="宋体" w:hAnsi="Times New Roman" w:cs="Times New Roman" w:hint="eastAsia"/>
          <w:sz w:val="21"/>
          <w:szCs w:val="21"/>
          <w14:ligatures w14:val="none"/>
        </w:rPr>
        <w:t>地方）的影响</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Seng</w:t>
      </w:r>
      <w:r w:rsidRPr="00C949E4">
        <w:rPr>
          <w:rFonts w:ascii="Times New Roman" w:eastAsia="宋体" w:hAnsi="Times New Roman" w:cs="Times New Roman" w:hint="eastAsia"/>
          <w:sz w:val="21"/>
          <w:szCs w:val="21"/>
          <w14:ligatures w14:val="none"/>
        </w:rPr>
        <w:t>等</w:t>
      </w:r>
      <w:r w:rsidR="008B1E11" w:rsidRPr="00C949E4">
        <w:rPr>
          <w:rFonts w:ascii="Times New Roman" w:eastAsia="宋体" w:hAnsi="Times New Roman" w:cs="Times New Roman" w:hint="eastAsia"/>
          <w:sz w:val="21"/>
          <w:szCs w:val="21"/>
          <w14:ligatures w14:val="none"/>
        </w:rPr>
        <w:t>（</w:t>
      </w:r>
      <w:r w:rsidR="008B1E11" w:rsidRPr="00C949E4">
        <w:rPr>
          <w:rFonts w:ascii="Times New Roman" w:eastAsia="宋体" w:hAnsi="Times New Roman" w:cs="Times New Roman" w:hint="eastAsia"/>
          <w:sz w:val="21"/>
          <w:szCs w:val="21"/>
          <w14:ligatures w14:val="none"/>
        </w:rPr>
        <w:t>2017</w:t>
      </w:r>
      <w:r w:rsidR="008B1E11"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4"/>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的研究则表明，积极（消极）的新闻情绪与收益率存在正（负）相关关系。在</w:t>
      </w:r>
      <w:r w:rsidRPr="00C949E4">
        <w:rPr>
          <w:rFonts w:ascii="Times New Roman" w:eastAsia="宋体" w:hAnsi="Times New Roman" w:cs="Times New Roman" w:hint="eastAsia"/>
          <w:sz w:val="21"/>
          <w:szCs w:val="21"/>
          <w14:ligatures w14:val="none"/>
        </w:rPr>
        <w:t>IPO</w:t>
      </w:r>
      <w:r w:rsidR="005763AF">
        <w:rPr>
          <w:rFonts w:ascii="Times New Roman" w:eastAsia="宋体" w:hAnsi="Times New Roman" w:cs="Times New Roman" w:hint="eastAsia"/>
          <w:sz w:val="21"/>
          <w:szCs w:val="21"/>
          <w14:ligatures w14:val="none"/>
        </w:rPr>
        <w:t>领域</w:t>
      </w:r>
      <w:r w:rsidRPr="00C949E4">
        <w:rPr>
          <w:rFonts w:ascii="Times New Roman" w:eastAsia="宋体" w:hAnsi="Times New Roman" w:cs="Times New Roman" w:hint="eastAsia"/>
          <w:sz w:val="21"/>
          <w:szCs w:val="21"/>
          <w14:ligatures w14:val="none"/>
        </w:rPr>
        <w:t>，</w:t>
      </w:r>
      <w:proofErr w:type="gramStart"/>
      <w:r w:rsidRPr="00C949E4">
        <w:rPr>
          <w:rFonts w:ascii="Times New Roman" w:eastAsia="宋体" w:hAnsi="Times New Roman" w:cs="Times New Roman" w:hint="eastAsia"/>
          <w:sz w:val="21"/>
          <w:szCs w:val="21"/>
          <w14:ligatures w14:val="none"/>
        </w:rPr>
        <w:t>汪昌云</w:t>
      </w:r>
      <w:proofErr w:type="gramEnd"/>
      <w:r w:rsidRPr="00C949E4">
        <w:rPr>
          <w:rFonts w:ascii="Times New Roman" w:eastAsia="宋体" w:hAnsi="Times New Roman" w:cs="Times New Roman" w:hint="eastAsia"/>
          <w:sz w:val="21"/>
          <w:szCs w:val="21"/>
          <w14:ligatures w14:val="none"/>
        </w:rPr>
        <w:t>等</w:t>
      </w:r>
      <w:r w:rsidR="008B1E11" w:rsidRPr="00C949E4">
        <w:rPr>
          <w:rFonts w:ascii="Times New Roman" w:eastAsia="宋体" w:hAnsi="Times New Roman" w:cs="Times New Roman" w:hint="eastAsia"/>
          <w:sz w:val="21"/>
          <w:szCs w:val="21"/>
          <w14:ligatures w14:val="none"/>
        </w:rPr>
        <w:t>（</w:t>
      </w:r>
      <w:r w:rsidR="008B1E11" w:rsidRPr="00C949E4">
        <w:rPr>
          <w:rFonts w:ascii="Times New Roman" w:eastAsia="宋体" w:hAnsi="Times New Roman" w:cs="Times New Roman" w:hint="eastAsia"/>
          <w:sz w:val="21"/>
          <w:szCs w:val="21"/>
          <w14:ligatures w14:val="none"/>
        </w:rPr>
        <w:t>2017</w:t>
      </w:r>
      <w:r w:rsidR="008B1E11"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5"/>
      </w:r>
      <w:r w:rsidR="008B1E11">
        <w:rPr>
          <w:rFonts w:ascii="Times New Roman" w:eastAsia="宋体" w:hAnsi="Times New Roman" w:cs="Times New Roman" w:hint="eastAsia"/>
          <w:sz w:val="21"/>
          <w:szCs w:val="21"/>
          <w:vertAlign w:val="superscript"/>
          <w14:ligatures w14:val="none"/>
        </w:rPr>
        <w:t>]</w:t>
      </w:r>
      <w:r w:rsidR="005763AF">
        <w:rPr>
          <w:rFonts w:ascii="Times New Roman" w:eastAsia="宋体" w:hAnsi="Times New Roman" w:cs="Times New Roman" w:hint="eastAsia"/>
          <w:sz w:val="21"/>
          <w:szCs w:val="21"/>
          <w14:ligatures w14:val="none"/>
        </w:rPr>
        <w:t>发现</w:t>
      </w:r>
      <w:r w:rsidRPr="00C949E4">
        <w:rPr>
          <w:rFonts w:ascii="Times New Roman" w:eastAsia="宋体" w:hAnsi="Times New Roman" w:cs="Times New Roman" w:hint="eastAsia"/>
          <w:sz w:val="21"/>
          <w:szCs w:val="21"/>
          <w14:ligatures w14:val="none"/>
        </w:rPr>
        <w:t>负面语气与</w:t>
      </w:r>
      <w:r w:rsidRPr="00C949E4">
        <w:rPr>
          <w:rFonts w:ascii="Times New Roman" w:eastAsia="宋体" w:hAnsi="Times New Roman" w:cs="Times New Roman" w:hint="eastAsia"/>
          <w:sz w:val="21"/>
          <w:szCs w:val="21"/>
          <w14:ligatures w14:val="none"/>
        </w:rPr>
        <w:t>IPO</w:t>
      </w:r>
      <w:r w:rsidRPr="00C949E4">
        <w:rPr>
          <w:rFonts w:ascii="Times New Roman" w:eastAsia="宋体" w:hAnsi="Times New Roman" w:cs="Times New Roman" w:hint="eastAsia"/>
          <w:sz w:val="21"/>
          <w:szCs w:val="21"/>
          <w14:ligatures w14:val="none"/>
        </w:rPr>
        <w:t>抑价率</w:t>
      </w:r>
      <w:r w:rsidR="006C7263">
        <w:rPr>
          <w:rFonts w:ascii="Times New Roman" w:eastAsia="宋体" w:hAnsi="Times New Roman" w:cs="Times New Roman" w:hint="eastAsia"/>
          <w:sz w:val="21"/>
          <w:szCs w:val="21"/>
          <w14:ligatures w14:val="none"/>
        </w:rPr>
        <w:t>显著</w:t>
      </w:r>
      <w:r w:rsidRPr="00C949E4">
        <w:rPr>
          <w:rFonts w:ascii="Times New Roman" w:eastAsia="宋体" w:hAnsi="Times New Roman" w:cs="Times New Roman" w:hint="eastAsia"/>
          <w:sz w:val="21"/>
          <w:szCs w:val="21"/>
          <w14:ligatures w14:val="none"/>
        </w:rPr>
        <w:t>负相关。负面语气的下降会</w:t>
      </w:r>
      <w:r w:rsidR="006C7263">
        <w:rPr>
          <w:rFonts w:ascii="Times New Roman" w:eastAsia="宋体" w:hAnsi="Times New Roman" w:cs="Times New Roman" w:hint="eastAsia"/>
          <w:sz w:val="21"/>
          <w:szCs w:val="21"/>
          <w14:ligatures w14:val="none"/>
        </w:rPr>
        <w:t>推升</w:t>
      </w:r>
      <w:r w:rsidRPr="00C949E4">
        <w:rPr>
          <w:rFonts w:ascii="Times New Roman" w:eastAsia="宋体" w:hAnsi="Times New Roman" w:cs="Times New Roman" w:hint="eastAsia"/>
          <w:sz w:val="21"/>
          <w:szCs w:val="21"/>
          <w14:ligatures w14:val="none"/>
        </w:rPr>
        <w:t>IPO</w:t>
      </w:r>
      <w:r w:rsidRPr="00C949E4">
        <w:rPr>
          <w:rFonts w:ascii="Times New Roman" w:eastAsia="宋体" w:hAnsi="Times New Roman" w:cs="Times New Roman" w:hint="eastAsia"/>
          <w:sz w:val="21"/>
          <w:szCs w:val="21"/>
          <w14:ligatures w14:val="none"/>
        </w:rPr>
        <w:t>抑价率和超募比例。综上，</w:t>
      </w:r>
      <w:r w:rsidR="0031322A">
        <w:rPr>
          <w:rFonts w:ascii="Times New Roman" w:eastAsia="宋体" w:hAnsi="Times New Roman" w:cs="Times New Roman" w:hint="eastAsia"/>
          <w:sz w:val="21"/>
          <w:szCs w:val="21"/>
          <w14:ligatures w14:val="none"/>
        </w:rPr>
        <w:t>基于</w:t>
      </w:r>
      <w:r w:rsidRPr="00C949E4">
        <w:rPr>
          <w:rFonts w:ascii="Times New Roman" w:eastAsia="宋体" w:hAnsi="Times New Roman" w:cs="Times New Roman" w:hint="eastAsia"/>
          <w:sz w:val="21"/>
          <w:szCs w:val="21"/>
          <w14:ligatures w14:val="none"/>
        </w:rPr>
        <w:t>大语言模型测度的情绪分数，对股价异常</w:t>
      </w:r>
      <w:r w:rsidR="00F63CDE">
        <w:rPr>
          <w:rFonts w:ascii="Times New Roman" w:eastAsia="宋体" w:hAnsi="Times New Roman" w:cs="Times New Roman" w:hint="eastAsia"/>
          <w:sz w:val="21"/>
          <w:szCs w:val="21"/>
          <w14:ligatures w14:val="none"/>
        </w:rPr>
        <w:t>收益</w:t>
      </w:r>
      <w:r w:rsidRPr="00C949E4">
        <w:rPr>
          <w:rFonts w:ascii="Times New Roman" w:eastAsia="宋体" w:hAnsi="Times New Roman" w:cs="Times New Roman" w:hint="eastAsia"/>
          <w:sz w:val="21"/>
          <w:szCs w:val="21"/>
          <w14:ligatures w14:val="none"/>
        </w:rPr>
        <w:t>率的</w:t>
      </w:r>
      <w:r w:rsidR="004B65C5">
        <w:rPr>
          <w:rFonts w:ascii="Times New Roman" w:eastAsia="宋体" w:hAnsi="Times New Roman" w:cs="Times New Roman" w:hint="eastAsia"/>
          <w:sz w:val="21"/>
          <w:szCs w:val="21"/>
          <w14:ligatures w14:val="none"/>
        </w:rPr>
        <w:t>将产生显著</w:t>
      </w:r>
      <w:r w:rsidRPr="00C949E4">
        <w:rPr>
          <w:rFonts w:ascii="Times New Roman" w:eastAsia="宋体" w:hAnsi="Times New Roman" w:cs="Times New Roman" w:hint="eastAsia"/>
          <w:sz w:val="21"/>
          <w:szCs w:val="21"/>
          <w14:ligatures w14:val="none"/>
        </w:rPr>
        <w:t>影响。据此，本文提出如下假设：</w:t>
      </w:r>
    </w:p>
    <w:p w14:paraId="60555C54" w14:textId="0EB5C939" w:rsidR="00C949E4" w:rsidRPr="00C949E4" w:rsidRDefault="00C949E4" w:rsidP="00C949E4">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commentRangeStart w:id="51"/>
      <w:r w:rsidRPr="00C949E4">
        <w:rPr>
          <w:rFonts w:ascii="Times New Roman" w:eastAsia="宋体" w:hAnsi="Times New Roman" w:cs="Times New Roman" w:hint="eastAsia"/>
          <w:sz w:val="21"/>
          <w:szCs w:val="21"/>
          <w14:ligatures w14:val="none"/>
        </w:rPr>
        <w:t>H1</w:t>
      </w:r>
      <w:r w:rsidRPr="00C949E4">
        <w:rPr>
          <w:rFonts w:ascii="Times New Roman" w:eastAsia="宋体" w:hAnsi="Times New Roman" w:cs="Times New Roman" w:hint="eastAsia"/>
          <w:sz w:val="21"/>
          <w:szCs w:val="21"/>
          <w14:ligatures w14:val="none"/>
        </w:rPr>
        <w:t>：</w:t>
      </w:r>
      <w:ins w:id="52" w:author="生 卢" w:date="2025-07-26T11:26:00Z" w16du:dateUtc="2025-07-26T03:26:00Z">
        <w:r w:rsidR="00C01290">
          <w:rPr>
            <w:rFonts w:ascii="Times New Roman" w:eastAsia="宋体" w:hAnsi="Times New Roman" w:cs="Times New Roman" w:hint="eastAsia"/>
            <w:sz w:val="21"/>
            <w:szCs w:val="21"/>
            <w14:ligatures w14:val="none"/>
          </w:rPr>
          <w:t>基于大语言模型测度的</w:t>
        </w:r>
      </w:ins>
      <w:r w:rsidR="007638D7">
        <w:rPr>
          <w:rFonts w:ascii="Times New Roman" w:eastAsia="宋体" w:hAnsi="Times New Roman" w:cs="Times New Roman" w:hint="eastAsia"/>
          <w:sz w:val="21"/>
          <w:szCs w:val="21"/>
          <w14:ligatures w14:val="none"/>
        </w:rPr>
        <w:t>财经</w:t>
      </w:r>
      <w:r w:rsidRPr="00C949E4">
        <w:rPr>
          <w:rFonts w:ascii="Times New Roman" w:eastAsia="宋体" w:hAnsi="Times New Roman" w:cs="Times New Roman" w:hint="eastAsia"/>
          <w:sz w:val="21"/>
          <w:szCs w:val="21"/>
          <w14:ligatures w14:val="none"/>
        </w:rPr>
        <w:t>新闻的文本情绪对</w:t>
      </w:r>
      <w:ins w:id="53" w:author="生 卢" w:date="2025-07-26T11:28:00Z" w16du:dateUtc="2025-07-26T03:28:00Z">
        <w:r w:rsidR="00C01290">
          <w:rPr>
            <w:rFonts w:ascii="Times New Roman" w:eastAsia="宋体" w:hAnsi="Times New Roman" w:cs="Times New Roman" w:hint="eastAsia"/>
            <w:sz w:val="21"/>
            <w:szCs w:val="21"/>
            <w14:ligatures w14:val="none"/>
          </w:rPr>
          <w:t>股价波动</w:t>
        </w:r>
      </w:ins>
      <w:del w:id="54" w:author="生 卢" w:date="2025-07-26T11:28:00Z" w16du:dateUtc="2025-07-26T03:28:00Z">
        <w:r w:rsidRPr="00C949E4" w:rsidDel="00C01290">
          <w:rPr>
            <w:rFonts w:ascii="Times New Roman" w:eastAsia="宋体" w:hAnsi="Times New Roman" w:cs="Times New Roman" w:hint="eastAsia"/>
            <w:sz w:val="21"/>
            <w:szCs w:val="21"/>
            <w14:ligatures w14:val="none"/>
          </w:rPr>
          <w:delText>股票异常收益率</w:delText>
        </w:r>
      </w:del>
      <w:r w:rsidRPr="00C949E4">
        <w:rPr>
          <w:rFonts w:ascii="Times New Roman" w:eastAsia="宋体" w:hAnsi="Times New Roman" w:cs="Times New Roman" w:hint="eastAsia"/>
          <w:sz w:val="21"/>
          <w:szCs w:val="21"/>
          <w14:ligatures w14:val="none"/>
        </w:rPr>
        <w:t>有</w:t>
      </w:r>
      <w:r w:rsidR="00D31E6B">
        <w:rPr>
          <w:rFonts w:ascii="Times New Roman" w:eastAsia="宋体" w:hAnsi="Times New Roman" w:cs="Times New Roman" w:hint="eastAsia"/>
          <w:sz w:val="21"/>
          <w:szCs w:val="21"/>
          <w14:ligatures w14:val="none"/>
        </w:rPr>
        <w:t>正向</w:t>
      </w:r>
      <w:r w:rsidRPr="00C949E4">
        <w:rPr>
          <w:rFonts w:ascii="Times New Roman" w:eastAsia="宋体" w:hAnsi="Times New Roman" w:cs="Times New Roman" w:hint="eastAsia"/>
          <w:sz w:val="21"/>
          <w:szCs w:val="21"/>
          <w14:ligatures w14:val="none"/>
        </w:rPr>
        <w:t>影响</w:t>
      </w:r>
      <w:ins w:id="55" w:author="生 卢" w:date="2025-07-26T11:26:00Z" w16du:dateUtc="2025-07-26T03:26:00Z">
        <w:r w:rsidR="00C01290">
          <w:rPr>
            <w:rFonts w:ascii="Times New Roman" w:eastAsia="宋体" w:hAnsi="Times New Roman" w:cs="Times New Roman" w:hint="eastAsia"/>
            <w:sz w:val="21"/>
            <w:szCs w:val="21"/>
            <w14:ligatures w14:val="none"/>
          </w:rPr>
          <w:t>，且在</w:t>
        </w:r>
      </w:ins>
      <w:ins w:id="56" w:author="生 卢" w:date="2025-07-26T11:27:00Z" w16du:dateUtc="2025-07-26T03:27:00Z">
        <w:r w:rsidR="00C01290">
          <w:rPr>
            <w:rFonts w:ascii="Times New Roman" w:eastAsia="宋体" w:hAnsi="Times New Roman" w:cs="Times New Roman" w:hint="eastAsia"/>
            <w:sz w:val="21"/>
            <w:szCs w:val="21"/>
            <w14:ligatures w14:val="none"/>
          </w:rPr>
          <w:t>控制传统情绪分数后，仍具有显著解释力。</w:t>
        </w:r>
      </w:ins>
      <w:del w:id="57" w:author="生 卢" w:date="2025-07-26T11:26:00Z" w16du:dateUtc="2025-07-26T03:26:00Z">
        <w:r w:rsidRPr="00C949E4" w:rsidDel="00C01290">
          <w:rPr>
            <w:rFonts w:ascii="Times New Roman" w:eastAsia="宋体" w:hAnsi="Times New Roman" w:cs="Times New Roman" w:hint="eastAsia"/>
            <w:sz w:val="21"/>
            <w:szCs w:val="21"/>
            <w14:ligatures w14:val="none"/>
          </w:rPr>
          <w:delText>。</w:delText>
        </w:r>
      </w:del>
      <w:commentRangeEnd w:id="51"/>
      <w:r w:rsidR="00C958EC">
        <w:rPr>
          <w:rStyle w:val="affa"/>
          <w:rFonts w:ascii="Times New Roman" w:eastAsia="宋体" w:hAnsi="Times New Roman" w:cs="Times New Roman"/>
          <w14:ligatures w14:val="none"/>
        </w:rPr>
        <w:commentReference w:id="51"/>
      </w:r>
    </w:p>
    <w:p w14:paraId="1610E09B" w14:textId="1028E3DB" w:rsidR="00C949E4" w:rsidRPr="00C949E4"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C949E4">
        <w:rPr>
          <w:rFonts w:ascii="Times New Roman" w:eastAsia="黑体" w:hAnsi="Times New Roman" w:cs="Times New Roman" w:hint="eastAsia"/>
          <w:b/>
          <w:kern w:val="0"/>
          <w:sz w:val="21"/>
          <w:szCs w:val="21"/>
          <w14:ligatures w14:val="none"/>
        </w:rPr>
        <w:t>2.</w:t>
      </w:r>
      <w:r w:rsidR="00264A4E">
        <w:rPr>
          <w:rFonts w:ascii="Times New Roman" w:eastAsia="黑体" w:hAnsi="Times New Roman" w:cs="Times New Roman" w:hint="eastAsia"/>
          <w:b/>
          <w:kern w:val="0"/>
          <w:sz w:val="21"/>
          <w:szCs w:val="21"/>
          <w14:ligatures w14:val="none"/>
        </w:rPr>
        <w:t>2</w:t>
      </w:r>
      <w:r w:rsidRPr="00C949E4">
        <w:rPr>
          <w:rFonts w:ascii="Times New Roman" w:eastAsia="黑体" w:hAnsi="Times New Roman" w:cs="Times New Roman"/>
          <w:b/>
          <w:kern w:val="0"/>
          <w:sz w:val="21"/>
          <w:szCs w:val="21"/>
          <w14:ligatures w14:val="none"/>
        </w:rPr>
        <w:t xml:space="preserve">  </w:t>
      </w:r>
      <w:r w:rsidR="00CF3CCE" w:rsidRPr="00CF3CCE">
        <w:rPr>
          <w:rFonts w:ascii="Times New Roman" w:eastAsia="黑体" w:hAnsi="Times New Roman" w:cs="Times New Roman" w:hint="eastAsia"/>
          <w:b/>
          <w:kern w:val="0"/>
          <w:sz w:val="21"/>
          <w:szCs w:val="21"/>
          <w14:ligatures w14:val="none"/>
        </w:rPr>
        <w:t>财经新闻媒体情绪</w:t>
      </w:r>
      <w:r w:rsidR="00CF3CCE">
        <w:rPr>
          <w:rFonts w:ascii="Times New Roman" w:eastAsia="黑体" w:hAnsi="Times New Roman" w:cs="Times New Roman" w:hint="eastAsia"/>
          <w:b/>
          <w:kern w:val="0"/>
          <w:sz w:val="21"/>
          <w:szCs w:val="21"/>
          <w14:ligatures w14:val="none"/>
        </w:rPr>
        <w:t>、</w:t>
      </w:r>
      <w:r w:rsidR="00CF3CCE" w:rsidRPr="00C949E4">
        <w:rPr>
          <w:rFonts w:ascii="Times New Roman" w:eastAsia="黑体" w:hAnsi="Times New Roman" w:cs="Times New Roman" w:hint="eastAsia"/>
          <w:b/>
          <w:kern w:val="0"/>
          <w:sz w:val="21"/>
          <w:szCs w:val="21"/>
          <w14:ligatures w14:val="none"/>
        </w:rPr>
        <w:t>社交媒体情绪</w:t>
      </w:r>
      <w:r w:rsidR="00CF3CCE" w:rsidRPr="00CF3CCE">
        <w:rPr>
          <w:rFonts w:ascii="Times New Roman" w:eastAsia="黑体" w:hAnsi="Times New Roman" w:cs="Times New Roman" w:hint="eastAsia"/>
          <w:b/>
          <w:kern w:val="0"/>
          <w:sz w:val="21"/>
          <w:szCs w:val="21"/>
          <w14:ligatures w14:val="none"/>
        </w:rPr>
        <w:t>与股价异常收益率</w:t>
      </w:r>
    </w:p>
    <w:p w14:paraId="208560D2" w14:textId="0707469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bCs/>
          <w:sz w:val="21"/>
          <w:szCs w:val="21"/>
          <w14:ligatures w14:val="none"/>
        </w:rPr>
        <w:t>尽管已有的研究表明财经新闻对股票价格</w:t>
      </w:r>
      <w:r w:rsidR="00A17E3A">
        <w:rPr>
          <w:rFonts w:ascii="Times New Roman" w:eastAsia="宋体" w:hAnsi="Times New Roman" w:cs="Times New Roman" w:hint="eastAsia"/>
          <w:bCs/>
          <w:sz w:val="21"/>
          <w:szCs w:val="21"/>
          <w14:ligatures w14:val="none"/>
        </w:rPr>
        <w:t>存在</w:t>
      </w:r>
      <w:r w:rsidRPr="00C949E4">
        <w:rPr>
          <w:rFonts w:ascii="Times New Roman" w:eastAsia="宋体" w:hAnsi="Times New Roman" w:cs="Times New Roman" w:hint="eastAsia"/>
          <w:bCs/>
          <w:sz w:val="21"/>
          <w:szCs w:val="21"/>
          <w14:ligatures w14:val="none"/>
        </w:rPr>
        <w:t>显著的影响，但</w:t>
      </w:r>
      <w:r w:rsidR="00A17E3A">
        <w:rPr>
          <w:rFonts w:ascii="Times New Roman" w:eastAsia="宋体" w:hAnsi="Times New Roman" w:cs="Times New Roman" w:hint="eastAsia"/>
          <w:bCs/>
          <w:sz w:val="21"/>
          <w:szCs w:val="21"/>
          <w14:ligatures w14:val="none"/>
        </w:rPr>
        <w:t>此类</w:t>
      </w:r>
      <w:r w:rsidRPr="00C949E4">
        <w:rPr>
          <w:rFonts w:ascii="Times New Roman" w:eastAsia="宋体" w:hAnsi="Times New Roman" w:cs="Times New Roman" w:hint="eastAsia"/>
          <w:bCs/>
          <w:sz w:val="21"/>
          <w:szCs w:val="21"/>
          <w14:ligatures w14:val="none"/>
        </w:rPr>
        <w:t>因果推断存在内生性问题。财经新闻</w:t>
      </w:r>
      <w:r w:rsidR="00493E8E">
        <w:rPr>
          <w:rFonts w:ascii="Times New Roman" w:eastAsia="宋体" w:hAnsi="Times New Roman" w:cs="Times New Roman" w:hint="eastAsia"/>
          <w:bCs/>
          <w:sz w:val="21"/>
          <w:szCs w:val="21"/>
          <w14:ligatures w14:val="none"/>
        </w:rPr>
        <w:t>本</w:t>
      </w:r>
      <w:r w:rsidRPr="00C949E4">
        <w:rPr>
          <w:rFonts w:ascii="Times New Roman" w:eastAsia="宋体" w:hAnsi="Times New Roman" w:cs="Times New Roman" w:hint="eastAsia"/>
          <w:bCs/>
          <w:sz w:val="21"/>
          <w:szCs w:val="21"/>
          <w14:ligatures w14:val="none"/>
        </w:rPr>
        <w:t>身</w:t>
      </w:r>
      <w:r w:rsidR="001E3B96">
        <w:rPr>
          <w:rFonts w:ascii="Times New Roman" w:eastAsia="宋体" w:hAnsi="Times New Roman" w:cs="Times New Roman" w:hint="eastAsia"/>
          <w:bCs/>
          <w:sz w:val="21"/>
          <w:szCs w:val="21"/>
          <w14:ligatures w14:val="none"/>
        </w:rPr>
        <w:t>难以</w:t>
      </w:r>
      <w:r w:rsidRPr="00C949E4">
        <w:rPr>
          <w:rFonts w:ascii="Times New Roman" w:eastAsia="宋体" w:hAnsi="Times New Roman" w:cs="Times New Roman" w:hint="eastAsia"/>
          <w:bCs/>
          <w:sz w:val="21"/>
          <w:szCs w:val="21"/>
          <w14:ligatures w14:val="none"/>
        </w:rPr>
        <w:t>直接影响股票价格，</w:t>
      </w:r>
      <w:r w:rsidR="00673CFC">
        <w:rPr>
          <w:rFonts w:ascii="Times New Roman" w:eastAsia="宋体" w:hAnsi="Times New Roman" w:cs="Times New Roman" w:hint="eastAsia"/>
          <w:bCs/>
          <w:sz w:val="21"/>
          <w:szCs w:val="21"/>
          <w14:ligatures w14:val="none"/>
        </w:rPr>
        <w:t>其影响</w:t>
      </w:r>
      <w:r w:rsidRPr="00C949E4">
        <w:rPr>
          <w:rFonts w:ascii="Times New Roman" w:eastAsia="宋体" w:hAnsi="Times New Roman" w:cs="Times New Roman" w:hint="eastAsia"/>
          <w:bCs/>
          <w:sz w:val="21"/>
          <w:szCs w:val="21"/>
          <w14:ligatures w14:val="none"/>
        </w:rPr>
        <w:t>需</w:t>
      </w:r>
      <w:r w:rsidR="00E66729">
        <w:rPr>
          <w:rFonts w:ascii="Times New Roman" w:eastAsia="宋体" w:hAnsi="Times New Roman" w:cs="Times New Roman" w:hint="eastAsia"/>
          <w:bCs/>
          <w:sz w:val="21"/>
          <w:szCs w:val="21"/>
          <w14:ligatures w14:val="none"/>
        </w:rPr>
        <w:t>通过特定传导</w:t>
      </w:r>
      <w:r w:rsidR="00AB3288">
        <w:rPr>
          <w:rFonts w:ascii="Times New Roman" w:eastAsia="宋体" w:hAnsi="Times New Roman" w:cs="Times New Roman" w:hint="eastAsia"/>
          <w:bCs/>
          <w:sz w:val="21"/>
          <w:szCs w:val="21"/>
          <w14:ligatures w14:val="none"/>
        </w:rPr>
        <w:t>机制</w:t>
      </w:r>
      <w:r w:rsidR="00E66729">
        <w:rPr>
          <w:rFonts w:ascii="Times New Roman" w:eastAsia="宋体" w:hAnsi="Times New Roman" w:cs="Times New Roman" w:hint="eastAsia"/>
          <w:bCs/>
          <w:sz w:val="21"/>
          <w:szCs w:val="21"/>
          <w14:ligatures w14:val="none"/>
        </w:rPr>
        <w:t>实现</w:t>
      </w:r>
      <w:r w:rsidRPr="00C949E4">
        <w:rPr>
          <w:rFonts w:ascii="Times New Roman" w:eastAsia="宋体" w:hAnsi="Times New Roman" w:cs="Times New Roman" w:hint="eastAsia"/>
          <w:bCs/>
          <w:sz w:val="21"/>
          <w:szCs w:val="21"/>
          <w14:ligatures w14:val="none"/>
        </w:rPr>
        <w:t>，而投资者</w:t>
      </w:r>
      <w:r w:rsidR="00E66729">
        <w:rPr>
          <w:rFonts w:ascii="Times New Roman" w:eastAsia="宋体" w:hAnsi="Times New Roman" w:cs="Times New Roman" w:hint="eastAsia"/>
          <w:bCs/>
          <w:sz w:val="21"/>
          <w:szCs w:val="21"/>
          <w14:ligatures w14:val="none"/>
        </w:rPr>
        <w:t>行为</w:t>
      </w:r>
      <w:r w:rsidRPr="00C949E4">
        <w:rPr>
          <w:rFonts w:ascii="Times New Roman" w:eastAsia="宋体" w:hAnsi="Times New Roman" w:cs="Times New Roman" w:hint="eastAsia"/>
          <w:bCs/>
          <w:sz w:val="21"/>
          <w:szCs w:val="21"/>
          <w14:ligatures w14:val="none"/>
        </w:rPr>
        <w:t>是</w:t>
      </w:r>
      <w:r w:rsidR="00E66729">
        <w:rPr>
          <w:rFonts w:ascii="Times New Roman" w:eastAsia="宋体" w:hAnsi="Times New Roman" w:cs="Times New Roman" w:hint="eastAsia"/>
          <w:bCs/>
          <w:sz w:val="21"/>
          <w:szCs w:val="21"/>
          <w14:ligatures w14:val="none"/>
        </w:rPr>
        <w:t>其中</w:t>
      </w:r>
      <w:r w:rsidRPr="00C949E4">
        <w:rPr>
          <w:rFonts w:ascii="Times New Roman" w:eastAsia="宋体" w:hAnsi="Times New Roman" w:cs="Times New Roman" w:hint="eastAsia"/>
          <w:bCs/>
          <w:sz w:val="21"/>
          <w:szCs w:val="21"/>
          <w14:ligatures w14:val="none"/>
        </w:rPr>
        <w:t>最直接</w:t>
      </w:r>
      <w:r w:rsidR="00E66729">
        <w:rPr>
          <w:rFonts w:ascii="Times New Roman" w:eastAsia="宋体" w:hAnsi="Times New Roman" w:cs="Times New Roman" w:hint="eastAsia"/>
          <w:bCs/>
          <w:sz w:val="21"/>
          <w:szCs w:val="21"/>
          <w14:ligatures w14:val="none"/>
        </w:rPr>
        <w:t>的环节</w:t>
      </w:r>
      <w:r w:rsidRPr="00C949E4">
        <w:rPr>
          <w:rFonts w:ascii="Times New Roman" w:eastAsia="宋体" w:hAnsi="Times New Roman" w:cs="Times New Roman" w:hint="eastAsia"/>
          <w:bCs/>
          <w:sz w:val="21"/>
          <w:szCs w:val="21"/>
          <w14:ligatures w14:val="none"/>
        </w:rPr>
        <w:t>。例如，杨英杰（</w:t>
      </w:r>
      <w:r w:rsidRPr="00C949E4">
        <w:rPr>
          <w:rFonts w:ascii="Times New Roman" w:eastAsia="宋体" w:hAnsi="Times New Roman" w:cs="Times New Roman" w:hint="eastAsia"/>
          <w:bCs/>
          <w:sz w:val="21"/>
          <w:szCs w:val="21"/>
          <w14:ligatures w14:val="none"/>
        </w:rPr>
        <w:t>2018</w:t>
      </w:r>
      <w:r w:rsidRPr="00C949E4">
        <w:rPr>
          <w:rFonts w:ascii="Times New Roman" w:eastAsia="宋体" w:hAnsi="Times New Roman" w:cs="Times New Roman" w:hint="eastAsia"/>
          <w:bCs/>
          <w:sz w:val="21"/>
          <w:szCs w:val="21"/>
          <w14:ligatures w14:val="none"/>
        </w:rPr>
        <w:t>）</w:t>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vertAlign w:val="superscript"/>
          <w14:ligatures w14:val="none"/>
        </w:rPr>
        <w:endnoteReference w:id="16"/>
      </w:r>
      <w:r w:rsidR="008B1E11">
        <w:rPr>
          <w:rFonts w:ascii="Times New Roman" w:eastAsia="宋体" w:hAnsi="Times New Roman" w:cs="Times New Roman" w:hint="eastAsia"/>
          <w:bCs/>
          <w:sz w:val="21"/>
          <w:szCs w:val="21"/>
          <w:vertAlign w:val="superscript"/>
          <w14:ligatures w14:val="none"/>
        </w:rPr>
        <w:t>]</w:t>
      </w:r>
      <w:r w:rsidRPr="00C949E4">
        <w:rPr>
          <w:rFonts w:ascii="Times New Roman" w:eastAsia="宋体" w:hAnsi="Times New Roman" w:cs="Times New Roman" w:hint="eastAsia"/>
          <w:bCs/>
          <w:sz w:val="21"/>
          <w:szCs w:val="21"/>
          <w14:ligatures w14:val="none"/>
        </w:rPr>
        <w:t>等通过问卷调查</w:t>
      </w:r>
      <w:r w:rsidR="00BD420F">
        <w:rPr>
          <w:rFonts w:ascii="Times New Roman" w:eastAsia="宋体" w:hAnsi="Times New Roman" w:cs="Times New Roman" w:hint="eastAsia"/>
          <w:bCs/>
          <w:sz w:val="21"/>
          <w:szCs w:val="21"/>
          <w14:ligatures w14:val="none"/>
        </w:rPr>
        <w:t>发现，</w:t>
      </w:r>
      <w:r w:rsidRPr="00C949E4">
        <w:rPr>
          <w:rFonts w:ascii="Times New Roman" w:eastAsia="宋体" w:hAnsi="Times New Roman" w:cs="Times New Roman" w:hint="eastAsia"/>
          <w:bCs/>
          <w:sz w:val="21"/>
          <w:szCs w:val="21"/>
          <w14:ligatures w14:val="none"/>
        </w:rPr>
        <w:t>传闻</w:t>
      </w:r>
      <w:r w:rsidR="00BD420F">
        <w:rPr>
          <w:rFonts w:ascii="Times New Roman" w:eastAsia="宋体" w:hAnsi="Times New Roman" w:cs="Times New Roman" w:hint="eastAsia"/>
          <w:bCs/>
          <w:sz w:val="21"/>
          <w:szCs w:val="21"/>
          <w14:ligatures w14:val="none"/>
        </w:rPr>
        <w:t>显著影响</w:t>
      </w:r>
      <w:r w:rsidRPr="00C949E4">
        <w:rPr>
          <w:rFonts w:ascii="Times New Roman" w:eastAsia="宋体" w:hAnsi="Times New Roman" w:cs="Times New Roman" w:hint="eastAsia"/>
          <w:bCs/>
          <w:sz w:val="21"/>
          <w:szCs w:val="21"/>
          <w14:ligatures w14:val="none"/>
        </w:rPr>
        <w:t>个人投资者</w:t>
      </w:r>
      <w:r w:rsidR="00BD420F">
        <w:rPr>
          <w:rFonts w:ascii="Times New Roman" w:eastAsia="宋体" w:hAnsi="Times New Roman" w:cs="Times New Roman" w:hint="eastAsia"/>
          <w:bCs/>
          <w:sz w:val="21"/>
          <w:szCs w:val="21"/>
          <w14:ligatures w14:val="none"/>
        </w:rPr>
        <w:t>的</w:t>
      </w:r>
      <w:r w:rsidRPr="00C949E4">
        <w:rPr>
          <w:rFonts w:ascii="Times New Roman" w:eastAsia="宋体" w:hAnsi="Times New Roman" w:cs="Times New Roman" w:hint="eastAsia"/>
          <w:bCs/>
          <w:sz w:val="21"/>
          <w:szCs w:val="21"/>
          <w14:ligatures w14:val="none"/>
        </w:rPr>
        <w:t>交易决策，</w:t>
      </w:r>
      <w:r w:rsidR="00BD420F">
        <w:rPr>
          <w:rFonts w:ascii="Times New Roman" w:eastAsia="宋体" w:hAnsi="Times New Roman" w:cs="Times New Roman" w:hint="eastAsia"/>
          <w:bCs/>
          <w:sz w:val="21"/>
          <w:szCs w:val="21"/>
          <w14:ligatures w14:val="none"/>
        </w:rPr>
        <w:t>进而引发</w:t>
      </w:r>
      <w:r w:rsidRPr="00C949E4">
        <w:rPr>
          <w:rFonts w:ascii="Times New Roman" w:eastAsia="宋体" w:hAnsi="Times New Roman" w:cs="Times New Roman" w:hint="eastAsia"/>
          <w:bCs/>
          <w:sz w:val="21"/>
          <w:szCs w:val="21"/>
          <w14:ligatures w14:val="none"/>
        </w:rPr>
        <w:t>成交量和股价变动。</w:t>
      </w:r>
      <w:r w:rsidR="00342FE5">
        <w:rPr>
          <w:rFonts w:ascii="Times New Roman" w:eastAsia="宋体" w:hAnsi="Times New Roman" w:cs="Times New Roman" w:hint="eastAsia"/>
          <w:bCs/>
          <w:sz w:val="21"/>
          <w:szCs w:val="21"/>
          <w14:ligatures w14:val="none"/>
        </w:rPr>
        <w:t>具体而言</w:t>
      </w:r>
      <w:r w:rsidRPr="00C949E4">
        <w:rPr>
          <w:rFonts w:ascii="Times New Roman" w:eastAsia="宋体" w:hAnsi="Times New Roman" w:cs="Times New Roman" w:hint="eastAsia"/>
          <w:bCs/>
          <w:sz w:val="21"/>
          <w:szCs w:val="21"/>
          <w14:ligatures w14:val="none"/>
        </w:rPr>
        <w:t>，传闻的可信程度主要影响投资者的买入行为，而投资者对传闻的态度则主要影响卖出行为。这些研究揭示了虚假财经新闻和传闻对投资者行为的直接影响，并为市场反应研究提供了实证依据。</w:t>
      </w:r>
      <w:r w:rsidRPr="00C949E4">
        <w:rPr>
          <w:rFonts w:ascii="Times New Roman" w:eastAsia="宋体" w:hAnsi="Times New Roman" w:cs="Times New Roman" w:hint="eastAsia"/>
          <w:bCs/>
          <w:sz w:val="21"/>
          <w:szCs w:val="21"/>
          <w14:ligatures w14:val="none"/>
        </w:rPr>
        <w:t>Clarke</w:t>
      </w:r>
      <w:r w:rsidRPr="00C949E4">
        <w:rPr>
          <w:rFonts w:ascii="Times New Roman" w:eastAsia="宋体" w:hAnsi="Times New Roman" w:cs="Times New Roman" w:hint="eastAsia"/>
          <w:bCs/>
          <w:sz w:val="21"/>
          <w:szCs w:val="21"/>
          <w14:ligatures w14:val="none"/>
        </w:rPr>
        <w:t>等（</w:t>
      </w:r>
      <w:r w:rsidRPr="00C949E4">
        <w:rPr>
          <w:rFonts w:ascii="Times New Roman" w:eastAsia="宋体" w:hAnsi="Times New Roman" w:cs="Times New Roman" w:hint="eastAsia"/>
          <w:bCs/>
          <w:sz w:val="21"/>
          <w:szCs w:val="21"/>
          <w14:ligatures w14:val="none"/>
        </w:rPr>
        <w:t>2020</w:t>
      </w:r>
      <w:r w:rsidRPr="00C949E4">
        <w:rPr>
          <w:rFonts w:ascii="Times New Roman" w:eastAsia="宋体" w:hAnsi="Times New Roman" w:cs="Times New Roman" w:hint="eastAsia"/>
          <w:bCs/>
          <w:sz w:val="21"/>
          <w:szCs w:val="21"/>
          <w14:ligatures w14:val="none"/>
        </w:rPr>
        <w:t>）则发现社交媒体中的投资者能对公司传闻产生广泛关注。</w:t>
      </w:r>
      <w:r w:rsidRPr="00C949E4">
        <w:rPr>
          <w:rFonts w:ascii="Times New Roman" w:eastAsia="宋体" w:hAnsi="Times New Roman" w:cs="Times New Roman" w:hint="eastAsia"/>
          <w:sz w:val="21"/>
          <w:szCs w:val="21"/>
          <w14:ligatures w14:val="none"/>
        </w:rPr>
        <w:t>卢锐等（</w:t>
      </w:r>
      <w:r w:rsidRPr="00C949E4">
        <w:rPr>
          <w:rFonts w:ascii="Times New Roman" w:eastAsia="宋体" w:hAnsi="Times New Roman" w:cs="Times New Roman" w:hint="eastAsia"/>
          <w:sz w:val="21"/>
          <w:szCs w:val="21"/>
          <w14:ligatures w14:val="none"/>
        </w:rPr>
        <w:t>2023</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17"/>
      </w:r>
      <w:r w:rsidR="008B1E11">
        <w:rPr>
          <w:rFonts w:ascii="Times New Roman" w:eastAsia="宋体" w:hAnsi="Times New Roman" w:cs="Times New Roman" w:hint="eastAsia"/>
          <w:sz w:val="21"/>
          <w:szCs w:val="21"/>
          <w:vertAlign w:val="superscript"/>
          <w14:ligatures w14:val="none"/>
        </w:rPr>
        <w:t>]</w:t>
      </w:r>
      <w:r w:rsidR="00FD313B">
        <w:rPr>
          <w:rFonts w:ascii="Times New Roman" w:eastAsia="宋体" w:hAnsi="Times New Roman" w:cs="Times New Roman" w:hint="eastAsia"/>
          <w:sz w:val="21"/>
          <w:szCs w:val="21"/>
          <w14:ligatures w14:val="none"/>
        </w:rPr>
        <w:t>基于</w:t>
      </w:r>
      <w:r w:rsidRPr="00C949E4">
        <w:rPr>
          <w:rFonts w:ascii="Times New Roman" w:eastAsia="宋体" w:hAnsi="Times New Roman" w:cs="Times New Roman" w:hint="eastAsia"/>
          <w:sz w:val="21"/>
          <w:szCs w:val="21"/>
          <w14:ligatures w14:val="none"/>
        </w:rPr>
        <w:t>东方财富股</w:t>
      </w:r>
      <w:proofErr w:type="gramStart"/>
      <w:r w:rsidRPr="00C949E4">
        <w:rPr>
          <w:rFonts w:ascii="Times New Roman" w:eastAsia="宋体" w:hAnsi="Times New Roman" w:cs="Times New Roman" w:hint="eastAsia"/>
          <w:sz w:val="21"/>
          <w:szCs w:val="21"/>
          <w14:ligatures w14:val="none"/>
        </w:rPr>
        <w:t>吧</w:t>
      </w:r>
      <w:r w:rsidR="00FD313B">
        <w:rPr>
          <w:rFonts w:ascii="Times New Roman" w:eastAsia="宋体" w:hAnsi="Times New Roman" w:cs="Times New Roman" w:hint="eastAsia"/>
          <w:sz w:val="21"/>
          <w:szCs w:val="21"/>
          <w14:ligatures w14:val="none"/>
        </w:rPr>
        <w:t>数据</w:t>
      </w:r>
      <w:proofErr w:type="gramEnd"/>
      <w:r w:rsidR="00FD313B">
        <w:rPr>
          <w:rFonts w:ascii="Times New Roman" w:eastAsia="宋体" w:hAnsi="Times New Roman" w:cs="Times New Roman" w:hint="eastAsia"/>
          <w:sz w:val="21"/>
          <w:szCs w:val="21"/>
          <w14:ligatures w14:val="none"/>
        </w:rPr>
        <w:t>的研究表明</w:t>
      </w:r>
      <w:r w:rsidRPr="00C949E4">
        <w:rPr>
          <w:rFonts w:ascii="Times New Roman" w:eastAsia="宋体" w:hAnsi="Times New Roman" w:cs="Times New Roman" w:hint="eastAsia"/>
          <w:sz w:val="21"/>
          <w:szCs w:val="21"/>
          <w14:ligatures w14:val="none"/>
        </w:rPr>
        <w:t>，股吧论坛中的投资者互动会</w:t>
      </w:r>
      <w:r w:rsidR="006F38DA">
        <w:rPr>
          <w:rFonts w:ascii="Times New Roman" w:eastAsia="宋体" w:hAnsi="Times New Roman" w:cs="Times New Roman" w:hint="eastAsia"/>
          <w:sz w:val="21"/>
          <w:szCs w:val="21"/>
          <w14:ligatures w14:val="none"/>
        </w:rPr>
        <w:t>放大</w:t>
      </w:r>
      <w:r w:rsidRPr="00C949E4">
        <w:rPr>
          <w:rFonts w:ascii="Times New Roman" w:eastAsia="宋体" w:hAnsi="Times New Roman" w:cs="Times New Roman" w:hint="eastAsia"/>
          <w:sz w:val="21"/>
          <w:szCs w:val="21"/>
          <w14:ligatures w14:val="none"/>
        </w:rPr>
        <w:t>公司传闻对投资者情绪的影响，</w:t>
      </w:r>
      <w:r w:rsidR="006F38DA">
        <w:rPr>
          <w:rFonts w:ascii="Times New Roman" w:eastAsia="宋体" w:hAnsi="Times New Roman" w:cs="Times New Roman" w:hint="eastAsia"/>
          <w:sz w:val="21"/>
          <w:szCs w:val="21"/>
          <w14:ligatures w14:val="none"/>
        </w:rPr>
        <w:t>从而</w:t>
      </w:r>
      <w:r w:rsidRPr="00C949E4">
        <w:rPr>
          <w:rFonts w:ascii="Times New Roman" w:eastAsia="宋体" w:hAnsi="Times New Roman" w:cs="Times New Roman" w:hint="eastAsia"/>
          <w:sz w:val="21"/>
          <w:szCs w:val="21"/>
          <w14:ligatures w14:val="none"/>
        </w:rPr>
        <w:t>加剧</w:t>
      </w:r>
      <w:r w:rsidR="00CD2A7B">
        <w:rPr>
          <w:rFonts w:ascii="Times New Roman" w:eastAsia="宋体" w:hAnsi="Times New Roman" w:cs="Times New Roman" w:hint="eastAsia"/>
          <w:sz w:val="21"/>
          <w:szCs w:val="21"/>
          <w14:ligatures w14:val="none"/>
        </w:rPr>
        <w:t>其</w:t>
      </w:r>
      <w:r w:rsidRPr="00C949E4">
        <w:rPr>
          <w:rFonts w:ascii="Times New Roman" w:eastAsia="宋体" w:hAnsi="Times New Roman" w:cs="Times New Roman" w:hint="eastAsia"/>
          <w:sz w:val="21"/>
          <w:szCs w:val="21"/>
          <w14:ligatures w14:val="none"/>
        </w:rPr>
        <w:t>对股价的冲击。</w:t>
      </w:r>
      <w:proofErr w:type="gramStart"/>
      <w:r w:rsidR="00344BB9" w:rsidRPr="00344BB9">
        <w:rPr>
          <w:rFonts w:ascii="Times New Roman" w:eastAsia="宋体" w:hAnsi="Times New Roman" w:cs="Times New Roman" w:hint="eastAsia"/>
          <w:sz w:val="21"/>
          <w:szCs w:val="21"/>
          <w14:ligatures w14:val="none"/>
        </w:rPr>
        <w:t>陈跃杭</w:t>
      </w:r>
      <w:r w:rsidRPr="00C949E4">
        <w:rPr>
          <w:rFonts w:ascii="Times New Roman" w:eastAsia="宋体" w:hAnsi="Times New Roman" w:cs="Times New Roman" w:hint="eastAsia"/>
          <w:sz w:val="21"/>
          <w:szCs w:val="21"/>
          <w14:ligatures w14:val="none"/>
        </w:rPr>
        <w:t>等</w:t>
      </w:r>
      <w:proofErr w:type="gramEnd"/>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8"/>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的研究表明股吧间的公司特质信息和市场行业信息的扩散均能引起个体投资者趋同交易</w:t>
      </w:r>
      <w:r w:rsidR="00696A19">
        <w:rPr>
          <w:rFonts w:ascii="Times New Roman" w:eastAsia="宋体" w:hAnsi="Times New Roman" w:cs="Times New Roman" w:hint="eastAsia"/>
          <w:sz w:val="21"/>
          <w:szCs w:val="21"/>
          <w14:ligatures w14:val="none"/>
        </w:rPr>
        <w:t>及</w:t>
      </w:r>
      <w:r w:rsidRPr="00C949E4">
        <w:rPr>
          <w:rFonts w:ascii="Times New Roman" w:eastAsia="宋体" w:hAnsi="Times New Roman" w:cs="Times New Roman" w:hint="eastAsia"/>
          <w:sz w:val="21"/>
          <w:szCs w:val="21"/>
          <w14:ligatures w14:val="none"/>
        </w:rPr>
        <w:t>股价联动现象，且公司特质信息的影响更大。</w:t>
      </w:r>
      <w:r w:rsidR="00843198">
        <w:rPr>
          <w:rFonts w:ascii="Times New Roman" w:eastAsia="宋体" w:hAnsi="Times New Roman" w:cs="Times New Roman" w:hint="eastAsia"/>
          <w:sz w:val="21"/>
          <w:szCs w:val="21"/>
          <w14:ligatures w14:val="none"/>
        </w:rPr>
        <w:t>此外，</w:t>
      </w:r>
      <w:r w:rsidRPr="00C949E4">
        <w:rPr>
          <w:rFonts w:ascii="Times New Roman" w:eastAsia="宋体" w:hAnsi="Times New Roman" w:cs="Times New Roman" w:hint="eastAsia"/>
          <w:sz w:val="21"/>
          <w:szCs w:val="21"/>
          <w14:ligatures w14:val="none"/>
        </w:rPr>
        <w:t>傅祥斐等（</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19"/>
      </w:r>
      <w:r w:rsidR="008B1E11">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的研究表明社交媒体</w:t>
      </w:r>
      <w:r w:rsidR="00370223">
        <w:rPr>
          <w:rFonts w:ascii="Times New Roman" w:eastAsia="宋体" w:hAnsi="Times New Roman" w:cs="Times New Roman" w:hint="eastAsia"/>
          <w:sz w:val="21"/>
          <w:szCs w:val="21"/>
          <w14:ligatures w14:val="none"/>
        </w:rPr>
        <w:t>对并购事件的负面</w:t>
      </w:r>
      <w:r w:rsidRPr="00C949E4">
        <w:rPr>
          <w:rFonts w:ascii="Times New Roman" w:eastAsia="宋体" w:hAnsi="Times New Roman" w:cs="Times New Roman" w:hint="eastAsia"/>
          <w:sz w:val="21"/>
          <w:szCs w:val="21"/>
          <w14:ligatures w14:val="none"/>
        </w:rPr>
        <w:t>讨论越</w:t>
      </w:r>
      <w:r w:rsidR="00370223">
        <w:rPr>
          <w:rFonts w:ascii="Times New Roman" w:eastAsia="宋体" w:hAnsi="Times New Roman" w:cs="Times New Roman" w:hint="eastAsia"/>
          <w:sz w:val="21"/>
          <w:szCs w:val="21"/>
          <w14:ligatures w14:val="none"/>
        </w:rPr>
        <w:t>强烈</w:t>
      </w:r>
      <w:r w:rsidR="00D10A50">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其市场公告效应越差</w:t>
      </w:r>
      <w:r w:rsidR="00091C50">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未来股价崩盘风险越大。综上，</w:t>
      </w:r>
      <w:r w:rsidRPr="00C949E4">
        <w:rPr>
          <w:rFonts w:ascii="Times New Roman" w:eastAsia="宋体" w:hAnsi="Times New Roman" w:cs="Times New Roman" w:hint="eastAsia"/>
          <w:bCs/>
          <w:sz w:val="21"/>
          <w:szCs w:val="21"/>
          <w14:ligatures w14:val="none"/>
        </w:rPr>
        <w:t>本文提出第</w:t>
      </w:r>
      <w:r w:rsidR="00264A4E">
        <w:rPr>
          <w:rFonts w:ascii="Times New Roman" w:eastAsia="宋体" w:hAnsi="Times New Roman" w:cs="Times New Roman" w:hint="eastAsia"/>
          <w:bCs/>
          <w:sz w:val="21"/>
          <w:szCs w:val="21"/>
          <w14:ligatures w14:val="none"/>
        </w:rPr>
        <w:t>二</w:t>
      </w:r>
      <w:r w:rsidRPr="00C949E4">
        <w:rPr>
          <w:rFonts w:ascii="Times New Roman" w:eastAsia="宋体" w:hAnsi="Times New Roman" w:cs="Times New Roman" w:hint="eastAsia"/>
          <w:bCs/>
          <w:sz w:val="21"/>
          <w:szCs w:val="21"/>
          <w14:ligatures w14:val="none"/>
        </w:rPr>
        <w:t>个研究假设：</w:t>
      </w:r>
      <w:r w:rsidRPr="00C949E4">
        <w:rPr>
          <w:rFonts w:ascii="Times New Roman" w:eastAsia="宋体" w:hAnsi="Times New Roman" w:cs="Times New Roman" w:hint="eastAsia"/>
          <w:bCs/>
          <w:sz w:val="21"/>
          <w:szCs w:val="21"/>
          <w14:ligatures w14:val="none"/>
        </w:rPr>
        <w:t xml:space="preserve"> </w:t>
      </w:r>
    </w:p>
    <w:p w14:paraId="6F214028" w14:textId="7E927FFF" w:rsidR="001A7D4D" w:rsidRDefault="00C949E4" w:rsidP="001A7D4D">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ab/>
        <w:t>H</w:t>
      </w:r>
      <w:r w:rsidR="00264A4E">
        <w:rPr>
          <w:rFonts w:ascii="Times New Roman" w:eastAsia="宋体" w:hAnsi="Times New Roman" w:cs="Times New Roman" w:hint="eastAsia"/>
          <w:bCs/>
          <w:sz w:val="21"/>
          <w:szCs w:val="21"/>
          <w14:ligatures w14:val="none"/>
        </w:rPr>
        <w:t>2</w:t>
      </w:r>
      <w:r w:rsidRPr="00C949E4">
        <w:rPr>
          <w:rFonts w:ascii="Times New Roman" w:eastAsia="宋体" w:hAnsi="Times New Roman" w:cs="Times New Roman" w:hint="eastAsia"/>
          <w:bCs/>
          <w:sz w:val="21"/>
          <w:szCs w:val="21"/>
          <w14:ligatures w14:val="none"/>
        </w:rPr>
        <w:t>：</w:t>
      </w:r>
      <w:r w:rsidRPr="00C949E4">
        <w:rPr>
          <w:rFonts w:ascii="Times New Roman" w:eastAsia="宋体" w:hAnsi="Times New Roman" w:cs="Times New Roman" w:hint="eastAsia"/>
          <w:sz w:val="21"/>
          <w:szCs w:val="21"/>
          <w14:ligatures w14:val="none"/>
        </w:rPr>
        <w:t>财经新闻情绪</w:t>
      </w:r>
      <w:r w:rsidR="007D4933">
        <w:rPr>
          <w:rFonts w:ascii="Times New Roman" w:eastAsia="宋体" w:hAnsi="Times New Roman" w:cs="Times New Roman" w:hint="eastAsia"/>
          <w:sz w:val="21"/>
          <w:szCs w:val="21"/>
          <w14:ligatures w14:val="none"/>
        </w:rPr>
        <w:t>通过</w:t>
      </w:r>
      <w:r w:rsidR="007D4933" w:rsidRPr="00C949E4">
        <w:rPr>
          <w:rFonts w:ascii="Times New Roman" w:eastAsia="宋体" w:hAnsi="Times New Roman" w:cs="Times New Roman" w:hint="eastAsia"/>
          <w:sz w:val="21"/>
          <w:szCs w:val="21"/>
          <w14:ligatures w14:val="none"/>
        </w:rPr>
        <w:t>社交媒体</w:t>
      </w:r>
      <w:ins w:id="58" w:author="生 卢" w:date="2025-07-26T11:32:00Z" w16du:dateUtc="2025-07-26T03:32:00Z">
        <w:r w:rsidR="00C01290">
          <w:rPr>
            <w:rFonts w:ascii="Times New Roman" w:eastAsia="宋体" w:hAnsi="Times New Roman" w:cs="Times New Roman" w:hint="eastAsia"/>
            <w:sz w:val="21"/>
            <w:szCs w:val="21"/>
            <w14:ligatures w14:val="none"/>
          </w:rPr>
          <w:t>造成</w:t>
        </w:r>
      </w:ins>
      <w:del w:id="59" w:author="生 卢" w:date="2025-07-26T11:32:00Z" w16du:dateUtc="2025-07-26T03:32:00Z">
        <w:r w:rsidRPr="00C949E4" w:rsidDel="00C01290">
          <w:rPr>
            <w:rFonts w:ascii="Times New Roman" w:eastAsia="宋体" w:hAnsi="Times New Roman" w:cs="Times New Roman" w:hint="eastAsia"/>
            <w:sz w:val="21"/>
            <w:szCs w:val="21"/>
            <w14:ligatures w14:val="none"/>
          </w:rPr>
          <w:delText>影响</w:delText>
        </w:r>
      </w:del>
      <w:ins w:id="60" w:author="生 卢" w:date="2025-07-26T11:28:00Z" w16du:dateUtc="2025-07-26T03:28:00Z">
        <w:r w:rsidR="00C01290">
          <w:rPr>
            <w:rFonts w:ascii="Times New Roman" w:eastAsia="宋体" w:hAnsi="Times New Roman" w:cs="Times New Roman" w:hint="eastAsia"/>
            <w:sz w:val="21"/>
            <w:szCs w:val="21"/>
            <w14:ligatures w14:val="none"/>
          </w:rPr>
          <w:t>股价波动</w:t>
        </w:r>
      </w:ins>
      <w:commentRangeStart w:id="61"/>
      <w:del w:id="62" w:author="生 卢" w:date="2025-07-26T11:28:00Z" w16du:dateUtc="2025-07-26T03:28:00Z">
        <w:r w:rsidRPr="00C949E4" w:rsidDel="00C01290">
          <w:rPr>
            <w:rFonts w:ascii="Times New Roman" w:eastAsia="宋体" w:hAnsi="Times New Roman" w:cs="Times New Roman" w:hint="eastAsia"/>
            <w:sz w:val="21"/>
            <w:szCs w:val="21"/>
            <w14:ligatures w14:val="none"/>
          </w:rPr>
          <w:delText>股价异常收益率</w:delText>
        </w:r>
        <w:commentRangeEnd w:id="61"/>
        <w:r w:rsidR="000333AB" w:rsidDel="00C01290">
          <w:rPr>
            <w:rStyle w:val="affa"/>
            <w:rFonts w:ascii="Times New Roman" w:eastAsia="宋体" w:hAnsi="Times New Roman" w:cs="Times New Roman"/>
            <w14:ligatures w14:val="none"/>
          </w:rPr>
          <w:commentReference w:id="61"/>
        </w:r>
        <w:r w:rsidRPr="00C949E4" w:rsidDel="00C01290">
          <w:rPr>
            <w:rFonts w:ascii="Times New Roman" w:eastAsia="宋体" w:hAnsi="Times New Roman" w:cs="Times New Roman" w:hint="eastAsia"/>
            <w:sz w:val="21"/>
            <w:szCs w:val="21"/>
            <w14:ligatures w14:val="none"/>
          </w:rPr>
          <w:delText>。</w:delText>
        </w:r>
        <w:r w:rsidRPr="00C949E4" w:rsidDel="00C01290">
          <w:rPr>
            <w:rFonts w:ascii="Times New Roman" w:eastAsia="宋体" w:hAnsi="Times New Roman" w:cs="Times New Roman"/>
            <w:bCs/>
            <w:sz w:val="21"/>
            <w:szCs w:val="21"/>
            <w14:ligatures w14:val="none"/>
          </w:rPr>
          <w:delText xml:space="preserve"> </w:delText>
        </w:r>
      </w:del>
    </w:p>
    <w:p w14:paraId="28C014EC" w14:textId="7EE34028" w:rsidR="00C949E4" w:rsidRPr="001A7D4D" w:rsidRDefault="00C949E4" w:rsidP="001A7D4D">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黑体" w:hAnsi="Times New Roman" w:cs="Times New Roman" w:hint="eastAsia"/>
          <w:kern w:val="0"/>
          <w:sz w:val="28"/>
          <w:szCs w:val="28"/>
          <w14:ligatures w14:val="none"/>
        </w:rPr>
        <w:t xml:space="preserve">3 </w:t>
      </w:r>
      <w:r w:rsidRPr="00C949E4">
        <w:rPr>
          <w:rFonts w:ascii="Times New Roman" w:eastAsia="黑体" w:hAnsi="Times New Roman" w:cs="Times New Roman" w:hint="eastAsia"/>
          <w:kern w:val="0"/>
          <w:sz w:val="28"/>
          <w:szCs w:val="28"/>
          <w14:ligatures w14:val="none"/>
        </w:rPr>
        <w:t>研究设计</w:t>
      </w:r>
    </w:p>
    <w:p w14:paraId="6BEF5C07"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数据来源</w:t>
      </w:r>
    </w:p>
    <w:p w14:paraId="58AA5E85" w14:textId="6B62E30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本文使用</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年中国金融新闻的</w:t>
      </w:r>
      <w:ins w:id="63" w:author="生 卢" w:date="2025-07-26T11:28:00Z" w16du:dateUtc="2025-07-26T03:28:00Z">
        <w:r w:rsidR="00C01290">
          <w:rPr>
            <w:rFonts w:ascii="Times New Roman" w:eastAsia="宋体" w:hAnsi="Times New Roman" w:cs="Times New Roman" w:hint="eastAsia"/>
            <w:sz w:val="21"/>
            <w:szCs w:val="21"/>
            <w14:ligatures w14:val="none"/>
          </w:rPr>
          <w:t>面板</w:t>
        </w:r>
      </w:ins>
      <w:commentRangeStart w:id="64"/>
      <w:del w:id="65" w:author="生 卢" w:date="2025-07-26T11:28:00Z" w16du:dateUtc="2025-07-26T03:28:00Z">
        <w:r w:rsidRPr="00C949E4" w:rsidDel="00C01290">
          <w:rPr>
            <w:rFonts w:ascii="Times New Roman" w:eastAsia="宋体" w:hAnsi="Times New Roman" w:cs="Times New Roman" w:hint="eastAsia"/>
            <w:sz w:val="21"/>
            <w:szCs w:val="21"/>
            <w14:ligatures w14:val="none"/>
          </w:rPr>
          <w:delText>横截面</w:delText>
        </w:r>
      </w:del>
      <w:commentRangeEnd w:id="64"/>
      <w:r w:rsidR="00CB30E2">
        <w:rPr>
          <w:rStyle w:val="affa"/>
          <w:rFonts w:ascii="Times New Roman" w:eastAsia="宋体" w:hAnsi="Times New Roman" w:cs="Times New Roman"/>
          <w14:ligatures w14:val="none"/>
        </w:rPr>
        <w:commentReference w:id="64"/>
      </w:r>
      <w:r w:rsidRPr="00C949E4">
        <w:rPr>
          <w:rFonts w:ascii="Times New Roman" w:eastAsia="宋体" w:hAnsi="Times New Roman" w:cs="Times New Roman" w:hint="eastAsia"/>
          <w:sz w:val="21"/>
          <w:szCs w:val="21"/>
          <w14:ligatures w14:val="none"/>
        </w:rPr>
        <w:t>数据来评估虚假财经新闻对金融市场的影响。异常收益率的相关数据来自</w:t>
      </w:r>
      <w:r w:rsidRPr="00C949E4">
        <w:rPr>
          <w:rFonts w:ascii="Times New Roman" w:eastAsia="宋体" w:hAnsi="Times New Roman" w:cs="Times New Roman" w:hint="eastAsia"/>
          <w:sz w:val="21"/>
          <w:szCs w:val="21"/>
          <w14:ligatures w14:val="none"/>
        </w:rPr>
        <w:t>CSMAR</w:t>
      </w:r>
      <w:r w:rsidRPr="00C949E4">
        <w:rPr>
          <w:rFonts w:ascii="Times New Roman" w:eastAsia="宋体" w:hAnsi="Times New Roman" w:cs="Times New Roman" w:hint="eastAsia"/>
          <w:sz w:val="21"/>
          <w:szCs w:val="21"/>
          <w14:ligatures w14:val="none"/>
        </w:rPr>
        <w:t>数据</w:t>
      </w:r>
      <w:r w:rsidR="00622EC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新闻的虚假性以及新闻文本内容来自巨潮资讯网</w:t>
      </w:r>
      <w:r w:rsidR="00622EC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控制变量的相关数据</w:t>
      </w:r>
      <w:proofErr w:type="gramStart"/>
      <w:r w:rsidRPr="00C949E4">
        <w:rPr>
          <w:rFonts w:ascii="Times New Roman" w:eastAsia="宋体" w:hAnsi="Times New Roman" w:cs="Times New Roman" w:hint="eastAsia"/>
          <w:sz w:val="21"/>
          <w:szCs w:val="21"/>
          <w14:ligatures w14:val="none"/>
        </w:rPr>
        <w:t>来自瑞思数据库</w:t>
      </w:r>
      <w:proofErr w:type="gramEnd"/>
      <w:r w:rsidR="00622EC6">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股吧评论数据来自于东方财富股吧。将本文的样本区间确定为</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年，基于两个原因：（</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）受到社交媒体的发展与历史影响，早于</w:t>
      </w:r>
      <w:r w:rsidRPr="00C949E4">
        <w:rPr>
          <w:rFonts w:ascii="Times New Roman" w:eastAsia="宋体" w:hAnsi="Times New Roman" w:cs="Times New Roman" w:hint="eastAsia"/>
          <w:sz w:val="21"/>
          <w:szCs w:val="21"/>
          <w14:ligatures w14:val="none"/>
        </w:rPr>
        <w:t>2015</w:t>
      </w:r>
      <w:r w:rsidRPr="00C949E4">
        <w:rPr>
          <w:rFonts w:ascii="Times New Roman" w:eastAsia="宋体" w:hAnsi="Times New Roman" w:cs="Times New Roman" w:hint="eastAsia"/>
          <w:sz w:val="21"/>
          <w:szCs w:val="21"/>
          <w14:ligatures w14:val="none"/>
        </w:rPr>
        <w:t>年的数据缺失较为严重，尤其是东方财富股吧中缺乏相关的股吧评论</w:t>
      </w:r>
      <w:r w:rsidR="00E31A72">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2015-2022</w:t>
      </w:r>
      <w:r w:rsidRPr="00C949E4">
        <w:rPr>
          <w:rFonts w:ascii="Times New Roman" w:eastAsia="宋体" w:hAnsi="Times New Roman" w:cs="Times New Roman" w:hint="eastAsia"/>
          <w:sz w:val="21"/>
          <w:szCs w:val="21"/>
          <w14:ligatures w14:val="none"/>
        </w:rPr>
        <w:t>年我国经济形势总体上行，不可观测因素相对稳定，易于在实证模型中加以控制，且</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年以后自媒体发达程度更高，不易估计出虚假财经新闻的影响的干净的处理效应。</w:t>
      </w:r>
      <w:commentRangeStart w:id="66"/>
      <w:del w:id="67" w:author="生 卢" w:date="2025-07-26T11:29:00Z" w16du:dateUtc="2025-07-26T03:29:00Z">
        <w:r w:rsidRPr="00C949E4" w:rsidDel="00C01290">
          <w:rPr>
            <w:rFonts w:ascii="Times New Roman" w:eastAsia="宋体" w:hAnsi="Times New Roman" w:cs="Times New Roman" w:hint="eastAsia"/>
            <w:sz w:val="21"/>
            <w:szCs w:val="21"/>
            <w14:ligatures w14:val="none"/>
          </w:rPr>
          <w:delText>此外，本文还控制了影响公司股票的各类市场指标。</w:delText>
        </w:r>
        <w:commentRangeEnd w:id="66"/>
        <w:r w:rsidR="00E31A72" w:rsidDel="00C01290">
          <w:rPr>
            <w:rStyle w:val="affa"/>
            <w:rFonts w:ascii="Times New Roman" w:eastAsia="宋体" w:hAnsi="Times New Roman" w:cs="Times New Roman"/>
            <w14:ligatures w14:val="none"/>
          </w:rPr>
          <w:commentReference w:id="66"/>
        </w:r>
      </w:del>
    </w:p>
    <w:p w14:paraId="1AF8F666"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3.2</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变量解释</w:t>
      </w:r>
    </w:p>
    <w:p w14:paraId="74FABFAB" w14:textId="71A86EE1" w:rsidR="00BF6C79" w:rsidRPr="00BF6C79" w:rsidRDefault="00BF6C79" w:rsidP="008B1E11">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 xml:space="preserve">3.2.1 </w:t>
      </w:r>
      <w:r w:rsidRPr="00BF6C79">
        <w:rPr>
          <w:rFonts w:ascii="Times New Roman" w:eastAsia="宋体" w:hAnsi="Times New Roman" w:cs="Times New Roman" w:hint="eastAsia"/>
          <w:b/>
          <w:bCs/>
          <w:sz w:val="21"/>
          <w:szCs w:val="21"/>
          <w14:ligatures w14:val="none"/>
        </w:rPr>
        <w:t>解释变量</w:t>
      </w:r>
    </w:p>
    <w:p w14:paraId="6D71DE20" w14:textId="7C093980" w:rsidR="008E5AAA" w:rsidRDefault="00BF6C79">
      <w:pPr>
        <w:overflowPunct w:val="0"/>
        <w:spacing w:after="0" w:line="240" w:lineRule="auto"/>
        <w:ind w:firstLine="420"/>
        <w:jc w:val="both"/>
        <w:rPr>
          <w:rFonts w:ascii="Times New Roman" w:eastAsia="宋体" w:hAnsi="Times New Roman" w:cs="Times New Roman"/>
          <w:bCs/>
          <w:sz w:val="21"/>
          <w:szCs w:val="21"/>
          <w14:ligatures w14:val="none"/>
        </w:rPr>
        <w:pPrChange w:id="68" w:author="生 卢" w:date="2025-07-26T15:01:00Z" w16du:dateUtc="2025-07-26T07:01:00Z">
          <w:pPr>
            <w:overflowPunct w:val="0"/>
            <w:spacing w:after="0" w:line="240" w:lineRule="auto"/>
            <w:jc w:val="both"/>
          </w:pPr>
        </w:pPrChange>
      </w:pPr>
      <w:commentRangeStart w:id="69"/>
      <w:r>
        <w:rPr>
          <w:rFonts w:ascii="Times New Roman" w:eastAsia="宋体" w:hAnsi="Times New Roman" w:cs="Times New Roman" w:hint="eastAsia"/>
          <w:sz w:val="21"/>
          <w:szCs w:val="21"/>
          <w14:ligatures w14:val="none"/>
        </w:rPr>
        <w:t>本文的解释变量为新闻文本情绪</w:t>
      </w:r>
      <m:oMath>
        <m:r>
          <w:rPr>
            <w:rFonts w:ascii="Cambria Math" w:eastAsia="宋体" w:hAnsi="Cambria Math" w:cs="Times New Roman"/>
            <w:sz w:val="21"/>
            <w:szCs w:val="21"/>
            <w14:ligatures w14:val="none"/>
          </w:rPr>
          <m:t>sentiment</m:t>
        </m:r>
      </m:oMath>
      <w:r>
        <w:rPr>
          <w:rFonts w:ascii="Times New Roman" w:eastAsia="宋体" w:hAnsi="Times New Roman" w:cs="Times New Roman" w:hint="eastAsia"/>
          <w:sz w:val="21"/>
          <w:szCs w:val="21"/>
          <w14:ligatures w14:val="none"/>
        </w:rPr>
        <w:t>，为</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到</w:t>
      </w:r>
      <w:r>
        <w:rPr>
          <w:rFonts w:ascii="Times New Roman" w:eastAsia="宋体" w:hAnsi="Times New Roman" w:cs="Times New Roman" w:hint="eastAsia"/>
          <w:sz w:val="21"/>
          <w:szCs w:val="21"/>
          <w14:ligatures w14:val="none"/>
        </w:rPr>
        <w:t>1</w:t>
      </w:r>
      <w:r>
        <w:rPr>
          <w:rFonts w:ascii="Times New Roman" w:eastAsia="宋体" w:hAnsi="Times New Roman" w:cs="Times New Roman" w:hint="eastAsia"/>
          <w:sz w:val="21"/>
          <w:szCs w:val="21"/>
          <w14:ligatures w14:val="none"/>
        </w:rPr>
        <w:t>的数值，</w:t>
      </w:r>
      <w:r w:rsidR="008E5AAA">
        <w:rPr>
          <w:rFonts w:ascii="Times New Roman" w:eastAsia="宋体" w:hAnsi="Times New Roman" w:cs="Times New Roman" w:hint="eastAsia"/>
          <w:sz w:val="21"/>
          <w:szCs w:val="21"/>
          <w14:ligatures w14:val="none"/>
        </w:rPr>
        <w:t>测度方式为</w:t>
      </w:r>
      <w:ins w:id="70" w:author="生 卢" w:date="2025-07-26T11:32:00Z" w16du:dateUtc="2025-07-26T03:32:00Z">
        <w:r w:rsidR="00C01290">
          <w:rPr>
            <w:rFonts w:ascii="Times New Roman" w:eastAsia="宋体" w:hAnsi="Times New Roman" w:cs="Times New Roman" w:hint="eastAsia"/>
            <w:sz w:val="21"/>
            <w:szCs w:val="21"/>
            <w14:ligatures w14:val="none"/>
          </w:rPr>
          <w:t>调用</w:t>
        </w:r>
      </w:ins>
      <w:r w:rsidR="008E5AAA" w:rsidRPr="008B1E11">
        <w:rPr>
          <w:rFonts w:ascii="Times New Roman" w:eastAsia="宋体" w:hAnsi="Times New Roman" w:cs="Times New Roman" w:hint="eastAsia"/>
          <w:bCs/>
          <w:sz w:val="21"/>
          <w:szCs w:val="21"/>
          <w14:ligatures w14:val="none"/>
        </w:rPr>
        <w:t>Deepseek-V3</w:t>
      </w:r>
      <w:ins w:id="71" w:author="生 卢" w:date="2025-07-26T11:32:00Z" w16du:dateUtc="2025-07-26T03:32:00Z">
        <w:r w:rsidR="00C01290">
          <w:rPr>
            <w:rFonts w:ascii="Times New Roman" w:eastAsia="宋体" w:hAnsi="Times New Roman" w:cs="Times New Roman" w:hint="eastAsia"/>
            <w:bCs/>
            <w:sz w:val="21"/>
            <w:szCs w:val="21"/>
            <w14:ligatures w14:val="none"/>
          </w:rPr>
          <w:t>的</w:t>
        </w:r>
        <w:r w:rsidR="00C01290">
          <w:rPr>
            <w:rFonts w:ascii="Times New Roman" w:eastAsia="宋体" w:hAnsi="Times New Roman" w:cs="Times New Roman" w:hint="eastAsia"/>
            <w:bCs/>
            <w:sz w:val="21"/>
            <w:szCs w:val="21"/>
            <w14:ligatures w14:val="none"/>
          </w:rPr>
          <w:t>API</w:t>
        </w:r>
      </w:ins>
      <w:r w:rsidR="008E5AAA" w:rsidRPr="008B1E11">
        <w:rPr>
          <w:rFonts w:ascii="Times New Roman" w:eastAsia="宋体" w:hAnsi="Times New Roman" w:cs="Times New Roman" w:hint="eastAsia"/>
          <w:bCs/>
          <w:sz w:val="21"/>
          <w:szCs w:val="21"/>
          <w14:ligatures w14:val="none"/>
        </w:rPr>
        <w:t>,</w:t>
      </w:r>
      <w:del w:id="72" w:author="生 卢" w:date="2025-07-26T11:33:00Z" w16du:dateUtc="2025-07-26T03:33:00Z">
        <w:r w:rsidR="008E5AAA" w:rsidRPr="008B1E11" w:rsidDel="00C01290">
          <w:rPr>
            <w:rFonts w:ascii="Times New Roman" w:eastAsia="宋体" w:hAnsi="Times New Roman" w:cs="Times New Roman" w:hint="eastAsia"/>
            <w:bCs/>
            <w:sz w:val="21"/>
            <w:szCs w:val="21"/>
            <w14:ligatures w14:val="none"/>
          </w:rPr>
          <w:delText xml:space="preserve"> </w:delText>
        </w:r>
        <w:r w:rsidR="008E5AAA" w:rsidRPr="008B1E11" w:rsidDel="00C01290">
          <w:rPr>
            <w:rFonts w:ascii="Times New Roman" w:eastAsia="宋体" w:hAnsi="Times New Roman" w:cs="Times New Roman" w:hint="eastAsia"/>
            <w:bCs/>
            <w:sz w:val="21"/>
            <w:szCs w:val="21"/>
            <w14:ligatures w14:val="none"/>
          </w:rPr>
          <w:delText>通过调用</w:delText>
        </w:r>
        <w:r w:rsidR="008E5AAA" w:rsidRPr="008B1E11" w:rsidDel="00C01290">
          <w:rPr>
            <w:rFonts w:ascii="Times New Roman" w:eastAsia="宋体" w:hAnsi="Times New Roman" w:cs="Times New Roman" w:hint="eastAsia"/>
            <w:bCs/>
            <w:sz w:val="21"/>
            <w:szCs w:val="21"/>
            <w14:ligatures w14:val="none"/>
          </w:rPr>
          <w:delText>api key</w:delText>
        </w:r>
      </w:del>
      <w:r w:rsidR="008E5AAA" w:rsidRPr="008B1E11">
        <w:rPr>
          <w:rFonts w:ascii="Times New Roman" w:eastAsia="宋体" w:hAnsi="Times New Roman" w:cs="Times New Roman" w:hint="eastAsia"/>
          <w:bCs/>
          <w:sz w:val="21"/>
          <w:szCs w:val="21"/>
          <w14:ligatures w14:val="none"/>
        </w:rPr>
        <w:t>在本地批处理新闻文本</w:t>
      </w:r>
      <w:ins w:id="73" w:author="生 卢" w:date="2025-07-26T11:33:00Z" w16du:dateUtc="2025-07-26T03:33:00Z">
        <w:r w:rsidR="00C01290">
          <w:rPr>
            <w:rFonts w:ascii="Times New Roman" w:eastAsia="宋体" w:hAnsi="Times New Roman" w:cs="Times New Roman" w:hint="eastAsia"/>
            <w:bCs/>
            <w:sz w:val="21"/>
            <w:szCs w:val="21"/>
            <w14:ligatures w14:val="none"/>
          </w:rPr>
          <w:t>。通过</w:t>
        </w:r>
      </w:ins>
      <w:del w:id="74" w:author="生 卢" w:date="2025-07-26T11:33:00Z" w16du:dateUtc="2025-07-26T03:33:00Z">
        <w:r w:rsidR="008E5AAA" w:rsidRPr="008B1E11" w:rsidDel="00C01290">
          <w:rPr>
            <w:rFonts w:ascii="Times New Roman" w:eastAsia="宋体" w:hAnsi="Times New Roman" w:cs="Times New Roman" w:hint="eastAsia"/>
            <w:bCs/>
            <w:sz w:val="21"/>
            <w:szCs w:val="21"/>
            <w14:ligatures w14:val="none"/>
          </w:rPr>
          <w:delText>与</w:delText>
        </w:r>
      </w:del>
      <w:r w:rsidR="008E5AAA" w:rsidRPr="008B1E11">
        <w:rPr>
          <w:rFonts w:ascii="Times New Roman" w:eastAsia="宋体" w:hAnsi="Times New Roman" w:cs="Times New Roman" w:hint="eastAsia"/>
          <w:bCs/>
          <w:sz w:val="21"/>
          <w:szCs w:val="21"/>
          <w14:ligatures w14:val="none"/>
        </w:rPr>
        <w:t>输入适当的</w:t>
      </w:r>
      <w:r w:rsidR="008E5AAA" w:rsidRPr="008B1E11">
        <w:rPr>
          <w:rFonts w:ascii="Times New Roman" w:eastAsia="宋体" w:hAnsi="Times New Roman" w:cs="Times New Roman" w:hint="eastAsia"/>
          <w:bCs/>
          <w:sz w:val="21"/>
          <w:szCs w:val="21"/>
          <w14:ligatures w14:val="none"/>
        </w:rPr>
        <w:t>prompt</w:t>
      </w:r>
      <w:r w:rsidR="008E5AAA" w:rsidRPr="008B1E11">
        <w:rPr>
          <w:rFonts w:ascii="Times New Roman" w:eastAsia="宋体" w:hAnsi="Times New Roman" w:cs="Times New Roman" w:hint="eastAsia"/>
          <w:bCs/>
          <w:sz w:val="21"/>
          <w:szCs w:val="21"/>
          <w14:ligatures w14:val="none"/>
        </w:rPr>
        <w:t>，可实现对新闻文本情绪的测度。本文输入的</w:t>
      </w:r>
      <w:r w:rsidR="008E5AAA" w:rsidRPr="008B1E11">
        <w:rPr>
          <w:rFonts w:ascii="Times New Roman" w:eastAsia="宋体" w:hAnsi="Times New Roman" w:cs="Times New Roman" w:hint="eastAsia"/>
          <w:bCs/>
          <w:sz w:val="21"/>
          <w:szCs w:val="21"/>
          <w14:ligatures w14:val="none"/>
        </w:rPr>
        <w:t>prompt</w:t>
      </w:r>
      <w:r w:rsidR="008E5AAA" w:rsidRPr="008B1E11">
        <w:rPr>
          <w:rFonts w:ascii="Times New Roman" w:eastAsia="宋体" w:hAnsi="Times New Roman" w:cs="Times New Roman" w:hint="eastAsia"/>
          <w:bCs/>
          <w:sz w:val="21"/>
          <w:szCs w:val="21"/>
          <w14:ligatures w14:val="none"/>
        </w:rPr>
        <w:t>是</w:t>
      </w:r>
      <w:r w:rsidR="008E5AAA" w:rsidRPr="008B1E11">
        <w:rPr>
          <w:rFonts w:ascii="Times New Roman" w:eastAsia="宋体" w:hAnsi="Times New Roman" w:cs="Times New Roman" w:hint="eastAsia"/>
          <w:bCs/>
          <w:sz w:val="21"/>
          <w:szCs w:val="21"/>
          <w14:ligatures w14:val="none"/>
        </w:rPr>
        <w:t xml:space="preserve"> </w:t>
      </w:r>
      <w:r w:rsidR="008E5AAA" w:rsidRPr="008B1E11">
        <w:rPr>
          <w:rFonts w:ascii="Times New Roman" w:eastAsia="宋体" w:hAnsi="Times New Roman" w:cs="Times New Roman" w:hint="eastAsia"/>
          <w:bCs/>
          <w:sz w:val="21"/>
          <w:szCs w:val="21"/>
          <w14:ligatures w14:val="none"/>
        </w:rPr>
        <w:t>“你是一个金融文本情感分析专家，请直接返回</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到</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之间的数值，</w:t>
      </w:r>
      <w:r w:rsidR="008E5AAA" w:rsidRPr="008B1E11">
        <w:rPr>
          <w:rFonts w:ascii="Times New Roman" w:eastAsia="宋体" w:hAnsi="Times New Roman" w:cs="Times New Roman" w:hint="eastAsia"/>
          <w:bCs/>
          <w:sz w:val="21"/>
          <w:szCs w:val="21"/>
          <w14:ligatures w14:val="none"/>
        </w:rPr>
        <w:t>0</w:t>
      </w:r>
      <w:r w:rsidR="008E5AAA" w:rsidRPr="008B1E11">
        <w:rPr>
          <w:rFonts w:ascii="Times New Roman" w:eastAsia="宋体" w:hAnsi="Times New Roman" w:cs="Times New Roman" w:hint="eastAsia"/>
          <w:bCs/>
          <w:sz w:val="21"/>
          <w:szCs w:val="21"/>
          <w14:ligatures w14:val="none"/>
        </w:rPr>
        <w:t>表示中性，只返回数字不要其他内容。请分析以下文本的情感倾向（</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到</w:t>
      </w:r>
      <w:r w:rsidR="008E5AAA" w:rsidRPr="008B1E11">
        <w:rPr>
          <w:rFonts w:ascii="Times New Roman" w:eastAsia="宋体" w:hAnsi="Times New Roman" w:cs="Times New Roman" w:hint="eastAsia"/>
          <w:bCs/>
          <w:sz w:val="21"/>
          <w:szCs w:val="21"/>
          <w14:ligatures w14:val="none"/>
        </w:rPr>
        <w:t>1</w:t>
      </w:r>
      <w:r w:rsidR="008E5AAA" w:rsidRPr="008B1E11">
        <w:rPr>
          <w:rFonts w:ascii="Times New Roman" w:eastAsia="宋体" w:hAnsi="Times New Roman" w:cs="Times New Roman" w:hint="eastAsia"/>
          <w:bCs/>
          <w:sz w:val="21"/>
          <w:szCs w:val="21"/>
          <w14:ligatures w14:val="none"/>
        </w:rPr>
        <w:t>）。”</w:t>
      </w:r>
    </w:p>
    <w:p w14:paraId="4C3E8F70" w14:textId="7990F287" w:rsidR="00BF6C79" w:rsidRPr="00AF5FE2" w:rsidDel="009A3565" w:rsidRDefault="008E5AAA" w:rsidP="00AF5FE2">
      <w:pPr>
        <w:overflowPunct w:val="0"/>
        <w:spacing w:after="0" w:line="240" w:lineRule="auto"/>
        <w:ind w:firstLine="420"/>
        <w:jc w:val="both"/>
        <w:rPr>
          <w:del w:id="75" w:author="生 卢" w:date="2025-07-26T15:00:00Z" w16du:dateUtc="2025-07-26T07:00:00Z"/>
          <w:rFonts w:ascii="Times New Roman" w:eastAsia="宋体" w:hAnsi="Times New Roman" w:cs="Times New Roman"/>
          <w:sz w:val="21"/>
          <w:szCs w:val="21"/>
          <w14:ligatures w14:val="none"/>
        </w:rPr>
      </w:pPr>
      <w:del w:id="76" w:author="生 卢" w:date="2025-07-26T15:00:00Z" w16du:dateUtc="2025-07-26T07:00:00Z">
        <w:r w:rsidDel="009A3565">
          <w:rPr>
            <w:rFonts w:ascii="Times New Roman" w:eastAsia="宋体" w:hAnsi="Times New Roman" w:cs="Times New Roman" w:hint="eastAsia"/>
            <w:sz w:val="21"/>
            <w:szCs w:val="21"/>
            <w14:ligatures w14:val="none"/>
          </w:rPr>
          <w:delText>常见的情绪测度方法包括词典法、深度学习法。词典法</w:delText>
        </w:r>
        <w:r w:rsidRPr="008B1E11" w:rsidDel="009A3565">
          <w:rPr>
            <w:rFonts w:ascii="Times New Roman" w:eastAsia="宋体" w:hAnsi="Times New Roman" w:cs="Times New Roman" w:hint="eastAsia"/>
            <w:bCs/>
            <w:sz w:val="21"/>
            <w:szCs w:val="21"/>
            <w14:ligatures w14:val="none"/>
          </w:rPr>
          <w:delText>通过预定义的情感词汇库提取新闻、公司报告等文本中的情绪信息</w:delText>
        </w:r>
        <w:r w:rsidDel="009A3565">
          <w:rPr>
            <w:rFonts w:ascii="Times New Roman" w:eastAsia="宋体" w:hAnsi="Times New Roman" w:cs="Times New Roman" w:hint="eastAsia"/>
            <w:bCs/>
            <w:sz w:val="21"/>
            <w:szCs w:val="21"/>
            <w14:ligatures w14:val="none"/>
          </w:rPr>
          <w:delText>（</w:delText>
        </w:r>
        <w:r w:rsidRPr="008B1E11" w:rsidDel="009A3565">
          <w:rPr>
            <w:rFonts w:ascii="Times New Roman" w:eastAsia="宋体" w:hAnsi="Times New Roman" w:cs="Times New Roman" w:hint="eastAsia"/>
            <w:bCs/>
            <w:sz w:val="21"/>
            <w:szCs w:val="21"/>
            <w14:ligatures w14:val="none"/>
          </w:rPr>
          <w:delText>姚加权等</w:delText>
        </w:r>
        <w:r w:rsidR="007B63A6" w:rsidDel="009A3565">
          <w:rPr>
            <w:rFonts w:ascii="Times New Roman" w:eastAsia="宋体" w:hAnsi="Times New Roman" w:cs="Times New Roman" w:hint="eastAsia"/>
            <w:bCs/>
            <w:sz w:val="21"/>
            <w:szCs w:val="21"/>
            <w14:ligatures w14:val="none"/>
          </w:rPr>
          <w:delText>，</w:delText>
        </w:r>
        <w:r w:rsidRPr="008B1E11" w:rsidDel="009A3565">
          <w:rPr>
            <w:rFonts w:ascii="Times New Roman" w:eastAsia="宋体" w:hAnsi="Times New Roman" w:cs="Times New Roman" w:hint="eastAsia"/>
            <w:bCs/>
            <w:sz w:val="21"/>
            <w:szCs w:val="21"/>
            <w14:ligatures w14:val="none"/>
          </w:rPr>
          <w:delText>2021</w:delText>
        </w:r>
        <w:r w:rsidRPr="008B1E11" w:rsidDel="009A3565">
          <w:rPr>
            <w:rFonts w:ascii="Times New Roman" w:eastAsia="宋体" w:hAnsi="Times New Roman" w:cs="Times New Roman" w:hint="eastAsia"/>
            <w:bCs/>
            <w:sz w:val="21"/>
            <w:szCs w:val="21"/>
            <w14:ligatures w14:val="none"/>
          </w:rPr>
          <w:delText>）</w:delText>
        </w:r>
        <w:r w:rsidDel="009A3565">
          <w:rPr>
            <w:rFonts w:ascii="Times New Roman" w:eastAsia="宋体" w:hAnsi="Times New Roman" w:cs="Times New Roman" w:hint="eastAsia"/>
            <w:bCs/>
            <w:sz w:val="21"/>
            <w:szCs w:val="21"/>
            <w:vertAlign w:val="superscript"/>
            <w14:ligatures w14:val="none"/>
          </w:rPr>
          <w:delText>[</w:delText>
        </w:r>
        <w:r w:rsidRPr="008B1E11" w:rsidDel="009A3565">
          <w:rPr>
            <w:rFonts w:ascii="Times New Roman" w:eastAsia="宋体" w:hAnsi="Times New Roman" w:cs="Times New Roman"/>
            <w:bCs/>
            <w:sz w:val="21"/>
            <w:szCs w:val="21"/>
            <w:vertAlign w:val="superscript"/>
            <w14:ligatures w14:val="none"/>
          </w:rPr>
          <w:endnoteReference w:id="20"/>
        </w:r>
        <w:r w:rsidDel="009A3565">
          <w:rPr>
            <w:rFonts w:ascii="Times New Roman" w:eastAsia="宋体" w:hAnsi="Times New Roman" w:cs="Times New Roman" w:hint="eastAsia"/>
            <w:bCs/>
            <w:sz w:val="21"/>
            <w:szCs w:val="21"/>
            <w:vertAlign w:val="superscript"/>
            <w14:ligatures w14:val="none"/>
          </w:rPr>
          <w:delText>]</w:delText>
        </w:r>
        <w:r w:rsidR="004E371F" w:rsidDel="009A3565">
          <w:rPr>
            <w:rFonts w:ascii="Times New Roman" w:eastAsia="宋体" w:hAnsi="Times New Roman" w:cs="Times New Roman" w:hint="eastAsia"/>
            <w:bCs/>
            <w:sz w:val="21"/>
            <w:szCs w:val="21"/>
            <w14:ligatures w14:val="none"/>
          </w:rPr>
          <w:delText>，存在</w:delText>
        </w:r>
        <w:r w:rsidR="004E371F" w:rsidRPr="00C949E4" w:rsidDel="009A3565">
          <w:rPr>
            <w:rFonts w:ascii="Times New Roman" w:eastAsia="宋体" w:hAnsi="Times New Roman" w:cs="Times New Roman" w:hint="eastAsia"/>
            <w:sz w:val="21"/>
            <w:szCs w:val="21"/>
            <w14:ligatures w14:val="none"/>
          </w:rPr>
          <w:delText>关键词不够完备</w:delText>
        </w:r>
        <w:r w:rsidR="004E371F" w:rsidDel="009A3565">
          <w:rPr>
            <w:rFonts w:ascii="Times New Roman" w:eastAsia="宋体" w:hAnsi="Times New Roman" w:cs="Times New Roman" w:hint="eastAsia"/>
            <w:sz w:val="21"/>
            <w:szCs w:val="21"/>
            <w14:ligatures w14:val="none"/>
          </w:rPr>
          <w:delText>，</w:delText>
        </w:r>
        <w:r w:rsidR="004E371F" w:rsidRPr="00C949E4" w:rsidDel="009A3565">
          <w:rPr>
            <w:rFonts w:ascii="Times New Roman" w:eastAsia="宋体" w:hAnsi="Times New Roman" w:cs="Times New Roman" w:hint="eastAsia"/>
            <w:sz w:val="21"/>
            <w:szCs w:val="21"/>
            <w14:ligatures w14:val="none"/>
          </w:rPr>
          <w:delText>测度表意不真实</w:delText>
        </w:r>
        <w:r w:rsidR="004E371F" w:rsidDel="009A3565">
          <w:rPr>
            <w:rFonts w:ascii="Times New Roman" w:eastAsia="宋体" w:hAnsi="Times New Roman" w:cs="Times New Roman" w:hint="eastAsia"/>
            <w:sz w:val="21"/>
            <w:szCs w:val="21"/>
            <w14:ligatures w14:val="none"/>
          </w:rPr>
          <w:delText>等问题。</w:delText>
        </w:r>
        <w:r w:rsidR="004E371F" w:rsidDel="009A3565">
          <w:rPr>
            <w:rFonts w:ascii="Times New Roman" w:eastAsia="宋体" w:hAnsi="Times New Roman" w:cs="Times New Roman" w:hint="eastAsia"/>
            <w:bCs/>
            <w:sz w:val="21"/>
            <w:szCs w:val="21"/>
            <w14:ligatures w14:val="none"/>
          </w:rPr>
          <w:delText>深</w:delText>
        </w:r>
        <w:r w:rsidDel="009A3565">
          <w:rPr>
            <w:rFonts w:ascii="Times New Roman" w:eastAsia="宋体" w:hAnsi="Times New Roman" w:cs="Times New Roman" w:hint="eastAsia"/>
            <w:bCs/>
            <w:sz w:val="21"/>
            <w:szCs w:val="21"/>
            <w14:ligatures w14:val="none"/>
          </w:rPr>
          <w:delText>度学习法通过训练好的模型来进行情感分析（</w:delText>
        </w:r>
        <w:r w:rsidRPr="008B1E11" w:rsidDel="009A3565">
          <w:rPr>
            <w:rFonts w:ascii="Times New Roman" w:eastAsia="宋体" w:hAnsi="Times New Roman" w:cs="Times New Roman" w:hint="eastAsia"/>
            <w:bCs/>
            <w:sz w:val="21"/>
            <w:szCs w:val="21"/>
            <w14:ligatures w14:val="none"/>
          </w:rPr>
          <w:delText>Shi</w:delText>
        </w:r>
        <w:r w:rsidRPr="008B1E11" w:rsidDel="009A3565">
          <w:rPr>
            <w:rFonts w:ascii="Times New Roman" w:eastAsia="宋体" w:hAnsi="Times New Roman" w:cs="Times New Roman" w:hint="eastAsia"/>
            <w:bCs/>
            <w:sz w:val="21"/>
            <w:szCs w:val="21"/>
            <w14:ligatures w14:val="none"/>
          </w:rPr>
          <w:delText>等</w:delText>
        </w:r>
        <w:r w:rsidR="00B103AF" w:rsidDel="009A3565">
          <w:rPr>
            <w:rFonts w:ascii="Times New Roman" w:eastAsia="宋体" w:hAnsi="Times New Roman" w:cs="Times New Roman" w:hint="eastAsia"/>
            <w:bCs/>
            <w:sz w:val="21"/>
            <w:szCs w:val="21"/>
            <w14:ligatures w14:val="none"/>
          </w:rPr>
          <w:delText>，</w:delText>
        </w:r>
        <w:r w:rsidRPr="008B1E11" w:rsidDel="009A3565">
          <w:rPr>
            <w:rFonts w:ascii="Times New Roman" w:eastAsia="宋体" w:hAnsi="Times New Roman" w:cs="Times New Roman" w:hint="eastAsia"/>
            <w:bCs/>
            <w:sz w:val="21"/>
            <w:szCs w:val="21"/>
            <w14:ligatures w14:val="none"/>
          </w:rPr>
          <w:delText>2022</w:delText>
        </w:r>
        <w:r w:rsidRPr="008B1E11" w:rsidDel="009A3565">
          <w:rPr>
            <w:rFonts w:ascii="Times New Roman" w:eastAsia="宋体" w:hAnsi="Times New Roman" w:cs="Times New Roman" w:hint="eastAsia"/>
            <w:bCs/>
            <w:sz w:val="21"/>
            <w:szCs w:val="21"/>
            <w14:ligatures w14:val="none"/>
          </w:rPr>
          <w:delText>）</w:delText>
        </w:r>
        <w:r w:rsidDel="009A3565">
          <w:rPr>
            <w:rFonts w:ascii="Times New Roman" w:eastAsia="宋体" w:hAnsi="Times New Roman" w:cs="Times New Roman" w:hint="eastAsia"/>
            <w:bCs/>
            <w:sz w:val="21"/>
            <w:szCs w:val="21"/>
            <w:vertAlign w:val="superscript"/>
            <w14:ligatures w14:val="none"/>
          </w:rPr>
          <w:delText>[</w:delText>
        </w:r>
        <w:r w:rsidRPr="008B1E11" w:rsidDel="009A3565">
          <w:rPr>
            <w:rFonts w:ascii="Times New Roman" w:eastAsia="宋体" w:hAnsi="Times New Roman" w:cs="Times New Roman" w:hint="eastAsia"/>
            <w:bCs/>
            <w:sz w:val="21"/>
            <w:szCs w:val="21"/>
            <w:vertAlign w:val="superscript"/>
            <w14:ligatures w14:val="none"/>
          </w:rPr>
          <w:endnoteReference w:id="21"/>
        </w:r>
        <w:r w:rsidDel="009A3565">
          <w:rPr>
            <w:rFonts w:ascii="Times New Roman" w:eastAsia="宋体" w:hAnsi="Times New Roman" w:cs="Times New Roman" w:hint="eastAsia"/>
            <w:bCs/>
            <w:sz w:val="21"/>
            <w:szCs w:val="21"/>
            <w:vertAlign w:val="superscript"/>
            <w14:ligatures w14:val="none"/>
          </w:rPr>
          <w:delText>]</w:delText>
        </w:r>
        <w:r w:rsidR="00AF5FE2" w:rsidDel="009A3565">
          <w:rPr>
            <w:rFonts w:ascii="Times New Roman" w:eastAsia="宋体" w:hAnsi="Times New Roman" w:cs="Times New Roman" w:hint="eastAsia"/>
            <w:sz w:val="21"/>
            <w:szCs w:val="21"/>
            <w14:ligatures w14:val="none"/>
          </w:rPr>
          <w:delText>虽能捕捉非线性信息，但</w:delText>
        </w:r>
        <w:r w:rsidR="00AF5FE2" w:rsidRPr="00C949E4" w:rsidDel="009A3565">
          <w:rPr>
            <w:rFonts w:ascii="Times New Roman" w:eastAsia="宋体" w:hAnsi="Times New Roman" w:cs="Times New Roman" w:hint="eastAsia"/>
            <w:sz w:val="21"/>
            <w:szCs w:val="21"/>
            <w14:ligatures w14:val="none"/>
          </w:rPr>
          <w:delText>泛化性能不</w:delText>
        </w:r>
        <w:r w:rsidR="00AF5FE2" w:rsidDel="009A3565">
          <w:rPr>
            <w:rFonts w:ascii="Times New Roman" w:eastAsia="宋体" w:hAnsi="Times New Roman" w:cs="Times New Roman" w:hint="eastAsia"/>
            <w:sz w:val="21"/>
            <w:szCs w:val="21"/>
            <w14:ligatures w14:val="none"/>
          </w:rPr>
          <w:delText>足、数据标注有偏误。较</w:delText>
        </w:r>
        <w:r w:rsidDel="009A3565">
          <w:rPr>
            <w:rFonts w:ascii="Times New Roman" w:eastAsia="宋体" w:hAnsi="Times New Roman" w:cs="Times New Roman" w:hint="eastAsia"/>
            <w:sz w:val="21"/>
            <w:szCs w:val="21"/>
            <w14:ligatures w14:val="none"/>
          </w:rPr>
          <w:delText>之于传统的词典法、深度学习法，采用大语言模型</w:delText>
        </w:r>
        <w:r w:rsidRPr="00C949E4" w:rsidDel="009A3565">
          <w:rPr>
            <w:rFonts w:ascii="Times New Roman" w:eastAsia="宋体" w:hAnsi="Times New Roman" w:cs="Times New Roman" w:hint="eastAsia"/>
            <w:sz w:val="21"/>
            <w:szCs w:val="21"/>
            <w14:ligatures w14:val="none"/>
          </w:rPr>
          <w:delText>具有对象明确、指标齐全、迁移性和扩展性高、易于使用的优点。</w:delText>
        </w:r>
        <w:commentRangeEnd w:id="69"/>
        <w:r w:rsidR="00A37B63" w:rsidDel="009A3565">
          <w:rPr>
            <w:rStyle w:val="affa"/>
            <w:rFonts w:ascii="Times New Roman" w:eastAsia="宋体" w:hAnsi="Times New Roman" w:cs="Times New Roman"/>
            <w14:ligatures w14:val="none"/>
          </w:rPr>
          <w:commentReference w:id="69"/>
        </w:r>
      </w:del>
    </w:p>
    <w:p w14:paraId="7DD3289F" w14:textId="51CC661A" w:rsidR="00BF6C79" w:rsidRPr="00BF6C79" w:rsidRDefault="00BF6C79" w:rsidP="00BF6C79">
      <w:pPr>
        <w:tabs>
          <w:tab w:val="left" w:pos="357"/>
        </w:tabs>
        <w:overflowPunct w:val="0"/>
        <w:spacing w:after="0" w:line="240" w:lineRule="auto"/>
        <w:jc w:val="both"/>
        <w:rPr>
          <w:rFonts w:ascii="Times New Roman" w:eastAsia="宋体" w:hAnsi="Times New Roman" w:cs="Times New Roman"/>
          <w:b/>
          <w:sz w:val="21"/>
          <w:szCs w:val="21"/>
          <w14:ligatures w14:val="none"/>
        </w:rPr>
      </w:pPr>
      <w:r w:rsidRPr="00BF6C79">
        <w:rPr>
          <w:rFonts w:ascii="Times New Roman" w:eastAsia="宋体" w:hAnsi="Times New Roman" w:cs="Times New Roman" w:hint="eastAsia"/>
          <w:b/>
          <w:sz w:val="21"/>
          <w:szCs w:val="21"/>
          <w14:ligatures w14:val="none"/>
        </w:rPr>
        <w:t xml:space="preserve">3.2.2 </w:t>
      </w:r>
      <w:r w:rsidRPr="00BF6C79">
        <w:rPr>
          <w:rFonts w:ascii="Times New Roman" w:eastAsia="宋体" w:hAnsi="Times New Roman" w:cs="Times New Roman" w:hint="eastAsia"/>
          <w:b/>
          <w:sz w:val="21"/>
          <w:szCs w:val="21"/>
          <w14:ligatures w14:val="none"/>
        </w:rPr>
        <w:t>被解释变量</w:t>
      </w:r>
    </w:p>
    <w:p w14:paraId="28CA57EB"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被解释变量包含异常收益率与累计异常收益率。为刻画个股的正常收益率，本研究采用市场模型</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其数学表达如下：</w:t>
      </w:r>
    </w:p>
    <w:p w14:paraId="759BAB75" w14:textId="78A08D38" w:rsidR="00BF6C79" w:rsidRPr="00BF6C79" w:rsidRDefault="00000000" w:rsidP="00BF6C79">
      <w:pPr>
        <w:overflowPunct w:val="0"/>
        <w:spacing w:after="0" w:line="240" w:lineRule="auto"/>
        <w:ind w:firstLineChars="200" w:firstLine="420"/>
        <w:jc w:val="both"/>
        <w:rPr>
          <w:rFonts w:ascii="Times New Roman" w:eastAsia="宋体" w:hAnsi="Times New Roman" w:cs="Times New Roman"/>
          <w:bCs/>
          <w:sz w:val="21"/>
          <w:szCs w:val="21"/>
          <w14:ligatures w14:val="none"/>
        </w:rPr>
      </w:pPr>
      <m:oMathPara>
        <m:oMath>
          <m:eqArr>
            <m:eqArrPr>
              <m:maxDist m:val="1"/>
              <m:ctrlPr>
                <w:rPr>
                  <w:rFonts w:ascii="Cambria Math" w:eastAsia="宋体" w:hAnsi="Cambria Math" w:cs="Times New Roman"/>
                  <w:i/>
                  <w:sz w:val="21"/>
                  <w:szCs w:val="21"/>
                  <w14:ligatures w14:val="none"/>
                </w:rPr>
              </m:ctrlPr>
            </m:eqArrPr>
            <m:e>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ins w:id="81" w:author="生 卢" w:date="2025-07-26T11:34:00Z" w16du:dateUtc="2025-07-26T03:34:00Z">
                      <w:rPr>
                        <w:rFonts w:ascii="Cambria Math" w:eastAsia="宋体" w:hAnsi="Cambria Math" w:cs="Times New Roman" w:hint="eastAsia"/>
                        <w:sz w:val="21"/>
                        <w:szCs w:val="21"/>
                        <w14:ligatures w14:val="none"/>
                      </w:rPr>
                      <m:t>i</m:t>
                    </w:ins>
                  </m:r>
                  <m:r>
                    <w:rPr>
                      <w:rFonts w:ascii="Cambria Math" w:eastAsia="宋体" w:hAnsi="Cambria Math" w:cs="Times New Roman"/>
                      <w:sz w:val="21"/>
                      <w:szCs w:val="21"/>
                      <w14:ligatures w14:val="none"/>
                    </w:rPr>
                    <m:t>t</m:t>
                  </m:r>
                </m:sub>
                <m:sup>
                  <m:r>
                    <w:del w:id="82" w:author="生 卢" w:date="2025-07-26T11:34:00Z" w16du:dateUtc="2025-07-26T03:34:00Z">
                      <w:rPr>
                        <w:rFonts w:ascii="Cambria Math" w:eastAsia="宋体" w:hAnsi="Cambria Math" w:cs="Times New Roman"/>
                        <w:sz w:val="21"/>
                        <w:szCs w:val="21"/>
                        <w14:ligatures w14:val="none"/>
                      </w:rPr>
                      <m:t>s</m:t>
                    </w:del>
                  </m:r>
                </m:sup>
              </m:sSubSup>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r>
                <w:rPr>
                  <w:rFonts w:ascii="Cambria Math" w:eastAsia="宋体" w:hAnsi="Cambria Math" w:cs="Times New Roman"/>
                  <w:sz w:val="21"/>
                  <w:szCs w:val="21"/>
                  <w14:ligatures w14:val="none"/>
                </w:rPr>
                <m:t>+</m:t>
              </m:r>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ins w:id="83" w:author="生 卢" w:date="2025-07-26T11:35:00Z" w16du:dateUtc="2025-07-26T03:35:00Z">
                      <w:rPr>
                        <w:rFonts w:ascii="Cambria Math" w:eastAsia="宋体" w:hAnsi="Cambria Math" w:cs="Times New Roman"/>
                        <w:sz w:val="21"/>
                        <w:szCs w:val="21"/>
                        <w14:ligatures w14:val="none"/>
                      </w:rPr>
                      <m:t>i</m:t>
                    </w:ins>
                  </m:r>
                  <m:r>
                    <w:rPr>
                      <w:rFonts w:ascii="Cambria Math" w:eastAsia="宋体" w:hAnsi="Cambria Math" w:cs="Times New Roman"/>
                      <w:sz w:val="21"/>
                      <w:szCs w:val="21"/>
                      <w14:ligatures w14:val="none"/>
                    </w:rPr>
                    <m:t>t</m:t>
                  </m:r>
                </m:sub>
                <m:sup>
                  <m:r>
                    <w:del w:id="84" w:author="生 卢" w:date="2025-07-26T11:35:00Z" w16du:dateUtc="2025-07-26T03:35:00Z">
                      <w:rPr>
                        <w:rFonts w:ascii="Cambria Math" w:eastAsia="宋体" w:hAnsi="Cambria Math" w:cs="Times New Roman"/>
                        <w:sz w:val="21"/>
                        <w:szCs w:val="21"/>
                        <w14:ligatures w14:val="none"/>
                      </w:rPr>
                      <m:t>s</m:t>
                    </w:del>
                  </m:r>
                </m:sup>
              </m:sSubSup>
              <m:r>
                <w:rPr>
                  <w:rFonts w:ascii="Cambria Math" w:eastAsia="宋体" w:hAnsi="Cambria Math" w:cs="Times New Roman"/>
                  <w:sz w:val="21"/>
                  <w:szCs w:val="21"/>
                  <w14:ligatures w14:val="none"/>
                </w:rPr>
                <m:t>#</m:t>
              </m:r>
            </m:e>
          </m:eqAr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m:t>
              </m:r>
            </m:e>
          </m:d>
        </m:oMath>
      </m:oMathPara>
    </w:p>
    <w:p w14:paraId="700DA694" w14:textId="0CD48570" w:rsidR="00BF6C79" w:rsidRPr="00BF6C79" w:rsidRDefault="00BF6C79" w:rsidP="00BF6C79">
      <w:pPr>
        <w:tabs>
          <w:tab w:val="left" w:pos="357"/>
        </w:tabs>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hint="eastAsia"/>
          <w:sz w:val="21"/>
          <w:szCs w:val="21"/>
          <w14:ligatures w14:val="none"/>
        </w:rPr>
        <w:t>，</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ins w:id="85" w:author="生 卢" w:date="2025-07-26T11:36:00Z" w16du:dateUtc="2025-07-26T03:36:00Z">
                <w:rPr>
                  <w:rFonts w:ascii="Cambria Math" w:eastAsia="宋体" w:hAnsi="Cambria Math" w:cs="Times New Roman"/>
                  <w:sz w:val="21"/>
                  <w:szCs w:val="21"/>
                  <w14:ligatures w14:val="none"/>
                </w:rPr>
                <m:t>i</m:t>
              </w:ins>
            </m:r>
            <m:r>
              <w:rPr>
                <w:rFonts w:ascii="Cambria Math" w:eastAsia="宋体" w:hAnsi="Cambria Math" w:cs="Times New Roman"/>
                <w:sz w:val="21"/>
                <w:szCs w:val="21"/>
                <w14:ligatures w14:val="none"/>
              </w:rPr>
              <m:t>t</m:t>
            </m:r>
          </m:sub>
          <m:sup>
            <m:r>
              <w:del w:id="86" w:author="生 卢" w:date="2025-07-26T11:35:00Z" w16du:dateUtc="2025-07-26T03:35:00Z">
                <w:rPr>
                  <w:rFonts w:ascii="Cambria Math" w:eastAsia="宋体" w:hAnsi="Cambria Math" w:cs="Times New Roman"/>
                  <w:sz w:val="21"/>
                  <w:szCs w:val="21"/>
                  <w14:ligatures w14:val="none"/>
                </w:rPr>
                <m:t>s</m:t>
              </w:del>
            </m:r>
          </m:sup>
        </m:sSubSup>
      </m:oMath>
      <w:r w:rsidRPr="00BF6C79">
        <w:rPr>
          <w:rFonts w:ascii="Times New Roman" w:eastAsia="宋体" w:hAnsi="Times New Roman" w:cs="Times New Roman"/>
          <w:sz w:val="21"/>
          <w:szCs w:val="21"/>
          <w14:ligatures w14:val="none"/>
        </w:rPr>
        <w:t>表示股票</w:t>
      </w:r>
      <w:del w:id="87" w:author="生 卢" w:date="2025-07-26T11:35:00Z" w16du:dateUtc="2025-07-26T03:35:00Z">
        <w:r w:rsidRPr="00BF6C79" w:rsidDel="00C01290">
          <w:rPr>
            <w:rFonts w:ascii="Times New Roman" w:eastAsia="宋体" w:hAnsi="Times New Roman" w:cs="Times New Roman"/>
            <w:sz w:val="21"/>
            <w:szCs w:val="21"/>
            <w14:ligatures w14:val="none"/>
          </w:rPr>
          <w:delText>s</w:delText>
        </w:r>
      </w:del>
      <w:proofErr w:type="spellStart"/>
      <w:ins w:id="88" w:author="生 卢" w:date="2025-07-26T11:35:00Z" w16du:dateUtc="2025-07-26T03:35:00Z">
        <w:r w:rsidR="00C01290">
          <w:rPr>
            <w:rFonts w:ascii="Times New Roman" w:eastAsia="宋体" w:hAnsi="Times New Roman" w:cs="Times New Roman" w:hint="eastAsia"/>
            <w:sz w:val="21"/>
            <w:szCs w:val="21"/>
            <w14:ligatures w14:val="none"/>
          </w:rPr>
          <w:t>i</w:t>
        </w:r>
      </w:ins>
      <w:proofErr w:type="spellEnd"/>
      <w:r w:rsidRPr="00BF6C79">
        <w:rPr>
          <w:rFonts w:ascii="Times New Roman" w:eastAsia="宋体" w:hAnsi="Times New Roman" w:cs="Times New Roman"/>
          <w:sz w:val="21"/>
          <w:szCs w:val="21"/>
          <w14:ligatures w14:val="none"/>
        </w:rPr>
        <w:t>在时刻</w:t>
      </w:r>
      <w:r w:rsidRPr="00BF6C79">
        <w:rPr>
          <w:rFonts w:ascii="Times New Roman" w:eastAsia="宋体" w:hAnsi="Times New Roman" w:cs="Times New Roman"/>
          <w:sz w:val="21"/>
          <w:szCs w:val="21"/>
          <w14:ligatures w14:val="none"/>
        </w:rPr>
        <w:t>t</w:t>
      </w:r>
      <w:r w:rsidRPr="00BF6C79">
        <w:rPr>
          <w:rFonts w:ascii="Times New Roman" w:eastAsia="宋体" w:hAnsi="Times New Roman" w:cs="Times New Roman"/>
          <w:sz w:val="21"/>
          <w:szCs w:val="21"/>
          <w14:ligatures w14:val="none"/>
        </w:rPr>
        <w:t>的实际收益率，</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t</m:t>
            </m:r>
          </m:sub>
          <m:sup>
            <m:r>
              <w:rPr>
                <w:rFonts w:ascii="Cambria Math" w:eastAsia="宋体" w:hAnsi="Cambria Math" w:cs="Times New Roman"/>
                <w:sz w:val="21"/>
                <w:szCs w:val="21"/>
                <w14:ligatures w14:val="none"/>
              </w:rPr>
              <m:t>m</m:t>
            </m:r>
          </m:sup>
        </m:sSubSup>
      </m:oMath>
      <w:r w:rsidRPr="00BF6C79">
        <w:rPr>
          <w:rFonts w:ascii="Times New Roman" w:eastAsia="宋体" w:hAnsi="Times New Roman" w:cs="Times New Roman"/>
          <w:sz w:val="21"/>
          <w:szCs w:val="21"/>
          <w14:ligatures w14:val="none"/>
        </w:rPr>
        <w:t>代表市场组合的收益率，</w:t>
      </w:r>
      <w:commentRangeStart w:id="89"/>
      <w:commentRangeStart w:id="90"/>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oMath>
      <w:r w:rsidRPr="00BF6C79">
        <w:rPr>
          <w:rFonts w:ascii="Times New Roman" w:eastAsia="宋体" w:hAnsi="Times New Roman" w:cs="Times New Roman"/>
          <w:sz w:val="21"/>
          <w:szCs w:val="21"/>
          <w14:ligatures w14:val="none"/>
        </w:rPr>
        <w:t>和</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w:commentRangeEnd w:id="89"/>
        <m:r>
          <m:rPr>
            <m:sty m:val="p"/>
          </m:rPr>
          <w:rPr>
            <w:rStyle w:val="affa"/>
            <w:rFonts w:ascii="Times New Roman" w:eastAsia="宋体" w:hAnsi="Times New Roman" w:cs="Times New Roman"/>
            <w14:ligatures w14:val="none"/>
          </w:rPr>
          <w:commentReference w:id="89"/>
        </m:r>
        <w:commentRangeEnd w:id="90"/>
        <m:r>
          <m:rPr>
            <m:sty m:val="p"/>
          </m:rPr>
          <w:rPr>
            <w:rStyle w:val="affa"/>
            <w:rFonts w:ascii="Times New Roman" w:eastAsia="宋体" w:hAnsi="Times New Roman" w:cs="Times New Roman"/>
            <w14:ligatures w14:val="none"/>
          </w:rPr>
          <w:commentReference w:id="90"/>
        </m:r>
      </m:oMath>
      <w:r w:rsidRPr="00BF6C79">
        <w:rPr>
          <w:rFonts w:ascii="Times New Roman" w:eastAsia="宋体" w:hAnsi="Times New Roman" w:cs="Times New Roman"/>
          <w:sz w:val="21"/>
          <w:szCs w:val="21"/>
          <w14:ligatures w14:val="none"/>
        </w:rPr>
        <w:t>是个股</w:t>
      </w:r>
      <w:proofErr w:type="spellStart"/>
      <w:ins w:id="91" w:author="生 卢" w:date="2025-07-26T11:36:00Z" w16du:dateUtc="2025-07-26T03:36:00Z">
        <w:r w:rsidR="00C01290">
          <w:rPr>
            <w:rFonts w:ascii="Times New Roman" w:eastAsia="宋体" w:hAnsi="Times New Roman" w:cs="Times New Roman" w:hint="eastAsia"/>
            <w:sz w:val="21"/>
            <w:szCs w:val="21"/>
            <w14:ligatures w14:val="none"/>
          </w:rPr>
          <w:t>i</w:t>
        </w:r>
      </w:ins>
      <w:proofErr w:type="spellEnd"/>
      <w:del w:id="92" w:author="生 卢" w:date="2025-07-26T11:36:00Z" w16du:dateUtc="2025-07-26T03:36:00Z">
        <w:r w:rsidRPr="00BF6C79" w:rsidDel="00C01290">
          <w:rPr>
            <w:rFonts w:ascii="Times New Roman" w:eastAsia="宋体" w:hAnsi="Times New Roman" w:cs="Times New Roman"/>
            <w:sz w:val="21"/>
            <w:szCs w:val="21"/>
            <w14:ligatures w14:val="none"/>
          </w:rPr>
          <w:delText>s</w:delText>
        </w:r>
      </w:del>
      <w:r w:rsidRPr="00BF6C79">
        <w:rPr>
          <w:rFonts w:ascii="Times New Roman" w:eastAsia="宋体" w:hAnsi="Times New Roman" w:cs="Times New Roman"/>
          <w:sz w:val="21"/>
          <w:szCs w:val="21"/>
          <w14:ligatures w14:val="none"/>
        </w:rPr>
        <w:t>在估计期内的回归系数，</w:t>
      </w:r>
      <m:oMath>
        <m:sSubSup>
          <m:sSubSupPr>
            <m:ctrlPr>
              <w:rPr>
                <w:rFonts w:ascii="Cambria Math" w:eastAsia="宋体" w:hAnsi="Cambria Math" w:cs="Times New Roman"/>
                <w:i/>
                <w:sz w:val="21"/>
                <w:szCs w:val="21"/>
                <w14:ligatures w14:val="none"/>
              </w:rPr>
            </m:ctrlPr>
          </m:sSubSupPr>
          <m:e>
            <m:r>
              <w:rPr>
                <w:rFonts w:ascii="Cambria Math" w:eastAsia="宋体" w:hAnsi="Cambria Math" w:cs="Times New Roman"/>
                <w:sz w:val="21"/>
                <w:szCs w:val="21"/>
                <w14:ligatures w14:val="none"/>
              </w:rPr>
              <m:t>ϵ</m:t>
            </m:r>
          </m:e>
          <m:sub>
            <m:r>
              <w:ins w:id="93" w:author="生 卢" w:date="2025-07-26T11:36:00Z" w16du:dateUtc="2025-07-26T03:36:00Z">
                <w:rPr>
                  <w:rFonts w:ascii="Cambria Math" w:eastAsia="宋体" w:hAnsi="Cambria Math" w:cs="Times New Roman"/>
                  <w:sz w:val="21"/>
                  <w:szCs w:val="21"/>
                  <w14:ligatures w14:val="none"/>
                </w:rPr>
                <m:t>i</m:t>
              </w:ins>
            </m:r>
            <m:r>
              <w:rPr>
                <w:rFonts w:ascii="Cambria Math" w:eastAsia="宋体" w:hAnsi="Cambria Math" w:cs="Times New Roman"/>
                <w:sz w:val="21"/>
                <w:szCs w:val="21"/>
                <w14:ligatures w14:val="none"/>
              </w:rPr>
              <m:t>t</m:t>
            </m:r>
          </m:sub>
          <m:sup>
            <m:r>
              <w:del w:id="94" w:author="生 卢" w:date="2025-07-26T11:36:00Z" w16du:dateUtc="2025-07-26T03:36:00Z">
                <w:rPr>
                  <w:rFonts w:ascii="Cambria Math" w:eastAsia="宋体" w:hAnsi="Cambria Math" w:cs="Times New Roman"/>
                  <w:sz w:val="21"/>
                  <w:szCs w:val="21"/>
                  <w14:ligatures w14:val="none"/>
                </w:rPr>
                <m:t>s</m:t>
              </w:del>
            </m:r>
          </m:sup>
        </m:sSubSup>
      </m:oMath>
      <w:r w:rsidRPr="00BF6C79">
        <w:rPr>
          <w:rFonts w:ascii="Times New Roman" w:eastAsia="宋体" w:hAnsi="Times New Roman" w:cs="Times New Roman"/>
          <w:sz w:val="21"/>
          <w:szCs w:val="21"/>
          <w14:ligatures w14:val="none"/>
        </w:rPr>
        <w:t>是随机误差项。为了提高估计的稳健性，选取事件发生前的</w:t>
      </w:r>
      <w:r w:rsidRPr="00BF6C79">
        <w:rPr>
          <w:rFonts w:ascii="Times New Roman" w:eastAsia="宋体" w:hAnsi="Times New Roman" w:cs="Times New Roman"/>
          <w:sz w:val="21"/>
          <w:szCs w:val="21"/>
          <w14:ligatures w14:val="none"/>
        </w:rPr>
        <w:t>[-238,-11]</w:t>
      </w:r>
      <w:r w:rsidRPr="00BF6C79">
        <w:rPr>
          <w:rFonts w:ascii="Times New Roman" w:eastAsia="宋体" w:hAnsi="Times New Roman" w:cs="Times New Roman"/>
          <w:sz w:val="21"/>
          <w:szCs w:val="21"/>
          <w14:ligatures w14:val="none"/>
        </w:rPr>
        <w:t>交易日作为估计期，并利用该区间的数据对市场模型进行回归估计。基于市场模型，可以进一步计算个股在事</w:t>
      </w:r>
      <w:r w:rsidRPr="00BF6C79">
        <w:rPr>
          <w:rFonts w:ascii="Times New Roman" w:eastAsia="宋体" w:hAnsi="Times New Roman" w:cs="Times New Roman"/>
          <w:sz w:val="21"/>
          <w:szCs w:val="21"/>
          <w14:ligatures w14:val="none"/>
        </w:rPr>
        <w:t xml:space="preserve"> </w:t>
      </w:r>
      <w:r w:rsidRPr="00BF6C79">
        <w:rPr>
          <w:rFonts w:ascii="Times New Roman" w:eastAsia="宋体" w:hAnsi="Times New Roman" w:cs="Times New Roman"/>
          <w:sz w:val="21"/>
          <w:szCs w:val="21"/>
          <w14:ligatures w14:val="none"/>
        </w:rPr>
        <w:t>件窗口内的异常收益</w:t>
      </w:r>
      <w:r w:rsidRPr="00BF6C79">
        <w:rPr>
          <w:rFonts w:ascii="Times New Roman" w:eastAsia="宋体" w:hAnsi="Times New Roman" w:cs="Times New Roman" w:hint="eastAsia"/>
          <w:sz w:val="21"/>
          <w:szCs w:val="21"/>
          <w14:ligatures w14:val="none"/>
        </w:rPr>
        <w:t>，</w:t>
      </w:r>
      <w:r w:rsidRPr="00BF6C79">
        <w:rPr>
          <w:rFonts w:ascii="Times New Roman" w:eastAsia="宋体" w:hAnsi="Times New Roman" w:cs="Times New Roman"/>
          <w:sz w:val="21"/>
          <w:szCs w:val="21"/>
          <w14:ligatures w14:val="none"/>
        </w:rPr>
        <w:t>其定义如下：</w:t>
      </w:r>
    </w:p>
    <w:p w14:paraId="56BC7E5D" w14:textId="77777777" w:rsidR="00BF6C79" w:rsidRPr="00BF6C79" w:rsidRDefault="00000000" w:rsidP="00BF6C79">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i</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mt</m:t>
                      </m:r>
                    </m:sub>
                  </m:sSub>
                </m:e>
              </m:d>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2</m:t>
                  </m:r>
                </m:e>
              </m:d>
            </m:e>
          </m:eqArr>
        </m:oMath>
      </m:oMathPara>
    </w:p>
    <w:p w14:paraId="1848A6B4"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而累计异常收益则表示在某一事件窗口内，个股的异常收益率的累积效应，计算公式如下：</w:t>
      </w:r>
      <w:r w:rsidRPr="00BF6C79">
        <w:rPr>
          <w:rFonts w:ascii="Times New Roman" w:eastAsia="宋体" w:hAnsi="Times New Roman" w:cs="Times New Roman"/>
          <w:sz w:val="21"/>
          <w:szCs w:val="21"/>
          <w14:ligatures w14:val="none"/>
        </w:rPr>
        <w:t xml:space="preserve"> </w:t>
      </w:r>
    </w:p>
    <w:p w14:paraId="363016F7" w14:textId="77777777" w:rsidR="00BF6C79" w:rsidRPr="00BF6C79" w:rsidRDefault="00000000" w:rsidP="00BF6C79">
      <w:pPr>
        <w:overflowPunct w:val="0"/>
        <w:spacing w:after="0" w:line="240" w:lineRule="atLeast"/>
        <w:ind w:firstLineChars="200" w:firstLine="420"/>
        <w:jc w:val="center"/>
        <w:rPr>
          <w:rFonts w:ascii="Times New Roman" w:eastAsia="宋体" w:hAnsi="Times New Roman" w:cs="Times New Roman"/>
          <w:sz w:val="21"/>
          <w:szCs w:val="21"/>
          <w14:ligatures w14:val="none"/>
        </w:rPr>
      </w:pPr>
      <m:oMathPara>
        <m:oMath>
          <m:eqArr>
            <m:eqArrPr>
              <m:maxDist m:val="1"/>
              <m:obj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it</m:t>
                      </m:r>
                    </m:sub>
                  </m:sSub>
                </m:e>
              </m:nary>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3</m:t>
                  </m:r>
                </m:e>
              </m:d>
            </m:e>
          </m:eqArr>
        </m:oMath>
      </m:oMathPara>
    </w:p>
    <w:p w14:paraId="6DEDD7D2" w14:textId="77777777" w:rsidR="00BF6C79" w:rsidRPr="00BF6C79" w:rsidRDefault="00BF6C79" w:rsidP="00BF6C7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BF6C79">
        <w:rPr>
          <w:rFonts w:ascii="Times New Roman" w:eastAsia="宋体" w:hAnsi="Times New Roman" w:cs="Times New Roman"/>
          <w:sz w:val="21"/>
          <w:szCs w:val="21"/>
          <w14:ligatures w14:val="none"/>
        </w:rPr>
        <w:t>其中，</w:t>
      </w:r>
      <w:r w:rsidRPr="00BF6C79">
        <w:rPr>
          <w:rFonts w:ascii="Times New Roman" w:eastAsia="宋体" w:hAnsi="Times New Roman" w:cs="Times New Roman"/>
          <w:sz w:val="21"/>
          <w:szCs w:val="21"/>
          <w14:ligatures w14:val="none"/>
        </w:rPr>
        <w:t>n</w:t>
      </w:r>
      <w:r w:rsidRPr="00BF6C79">
        <w:rPr>
          <w:rFonts w:ascii="Times New Roman" w:eastAsia="宋体" w:hAnsi="Times New Roman" w:cs="Times New Roman"/>
          <w:sz w:val="21"/>
          <w:szCs w:val="21"/>
          <w14:ligatures w14:val="none"/>
        </w:rPr>
        <w:t>表示事件窗口内的交易日总数。本研究的主要事件窗口设定为</w:t>
      </w:r>
      <w:r w:rsidRPr="00BF6C79">
        <w:rPr>
          <w:rFonts w:ascii="Times New Roman" w:eastAsia="宋体" w:hAnsi="Times New Roman" w:cs="Times New Roman"/>
          <w:sz w:val="21"/>
          <w:szCs w:val="21"/>
          <w14:ligatures w14:val="none"/>
        </w:rPr>
        <w:t>[-1,3]</w:t>
      </w:r>
      <w:r w:rsidRPr="00BF6C79">
        <w:rPr>
          <w:rFonts w:ascii="Times New Roman" w:eastAsia="宋体" w:hAnsi="Times New Roman" w:cs="Times New Roman"/>
          <w:sz w:val="21"/>
          <w:szCs w:val="21"/>
          <w14:ligatures w14:val="none"/>
        </w:rPr>
        <w:t>。</w:t>
      </w:r>
    </w:p>
    <w:p w14:paraId="12B96906" w14:textId="31A43E5D" w:rsidR="00BF6C79" w:rsidRDefault="00BF6C79" w:rsidP="00BF6C79">
      <w:pPr>
        <w:overflowPunct w:val="0"/>
        <w:spacing w:after="0" w:line="240" w:lineRule="auto"/>
        <w:jc w:val="both"/>
        <w:rPr>
          <w:rFonts w:ascii="Times New Roman" w:eastAsia="宋体" w:hAnsi="Times New Roman" w:cs="Times New Roman"/>
          <w:b/>
          <w:bCs/>
          <w:sz w:val="21"/>
          <w:szCs w:val="21"/>
          <w14:ligatures w14:val="none"/>
        </w:rPr>
      </w:pPr>
      <w:r w:rsidRPr="00BF6C79">
        <w:rPr>
          <w:rFonts w:ascii="Times New Roman" w:eastAsia="宋体" w:hAnsi="Times New Roman" w:cs="Times New Roman" w:hint="eastAsia"/>
          <w:b/>
          <w:bCs/>
          <w:sz w:val="21"/>
          <w:szCs w:val="21"/>
          <w14:ligatures w14:val="none"/>
        </w:rPr>
        <w:t>3.2.</w:t>
      </w:r>
      <w:r>
        <w:rPr>
          <w:rFonts w:ascii="Times New Roman" w:eastAsia="宋体" w:hAnsi="Times New Roman" w:cs="Times New Roman" w:hint="eastAsia"/>
          <w:b/>
          <w:bCs/>
          <w:sz w:val="21"/>
          <w:szCs w:val="21"/>
          <w14:ligatures w14:val="none"/>
        </w:rPr>
        <w:t>3</w:t>
      </w:r>
      <w:r w:rsidRPr="00BF6C79">
        <w:rPr>
          <w:rFonts w:ascii="Times New Roman" w:eastAsia="宋体" w:hAnsi="Times New Roman" w:cs="Times New Roman" w:hint="eastAsia"/>
          <w:b/>
          <w:bCs/>
          <w:sz w:val="21"/>
          <w:szCs w:val="21"/>
          <w14:ligatures w14:val="none"/>
        </w:rPr>
        <w:t xml:space="preserve"> </w:t>
      </w:r>
      <w:r w:rsidR="00AB3288">
        <w:rPr>
          <w:rFonts w:ascii="Times New Roman" w:eastAsia="宋体" w:hAnsi="Times New Roman" w:cs="Times New Roman" w:hint="eastAsia"/>
          <w:b/>
          <w:bCs/>
          <w:sz w:val="21"/>
          <w:szCs w:val="21"/>
          <w14:ligatures w14:val="none"/>
        </w:rPr>
        <w:t>机制</w:t>
      </w:r>
      <w:r>
        <w:rPr>
          <w:rFonts w:ascii="Times New Roman" w:eastAsia="宋体" w:hAnsi="Times New Roman" w:cs="Times New Roman" w:hint="eastAsia"/>
          <w:b/>
          <w:bCs/>
          <w:sz w:val="21"/>
          <w:szCs w:val="21"/>
          <w14:ligatures w14:val="none"/>
        </w:rPr>
        <w:t>变量</w:t>
      </w:r>
    </w:p>
    <w:p w14:paraId="42536E99" w14:textId="314CA858" w:rsidR="00AB3288" w:rsidRDefault="00D24290" w:rsidP="00C949E4">
      <w:pPr>
        <w:overflowPunct w:val="0"/>
        <w:spacing w:after="0" w:line="240" w:lineRule="auto"/>
        <w:jc w:val="both"/>
        <w:rPr>
          <w:rFonts w:ascii="Times New Roman" w:eastAsia="宋体" w:hAnsi="Times New Roman" w:cs="Times New Roman"/>
          <w:sz w:val="21"/>
          <w:szCs w:val="21"/>
          <w14:ligatures w14:val="none"/>
        </w:rPr>
      </w:pPr>
      <w:r>
        <w:rPr>
          <w:rFonts w:ascii="Times New Roman" w:eastAsia="宋体" w:hAnsi="Times New Roman" w:cs="Times New Roman"/>
          <w:b/>
          <w:bCs/>
          <w:sz w:val="21"/>
          <w:szCs w:val="21"/>
          <w14:ligatures w14:val="none"/>
        </w:rPr>
        <w:tab/>
      </w:r>
      <w:r w:rsidRPr="00C949E4">
        <w:rPr>
          <w:rFonts w:ascii="Times New Roman" w:eastAsia="宋体" w:hAnsi="Times New Roman" w:cs="Times New Roman" w:hint="eastAsia"/>
          <w:sz w:val="21"/>
          <w:szCs w:val="21"/>
          <w14:ligatures w14:val="none"/>
        </w:rPr>
        <w:t>本文</w:t>
      </w:r>
      <w:r>
        <w:rPr>
          <w:rFonts w:ascii="Times New Roman" w:eastAsia="宋体" w:hAnsi="Times New Roman" w:cs="Times New Roman" w:hint="eastAsia"/>
          <w:sz w:val="21"/>
          <w:szCs w:val="21"/>
          <w14:ligatures w14:val="none"/>
        </w:rPr>
        <w:t>的</w:t>
      </w:r>
      <w:r w:rsidR="00AB3288">
        <w:rPr>
          <w:rFonts w:ascii="Times New Roman" w:eastAsia="宋体" w:hAnsi="Times New Roman" w:cs="Times New Roman" w:hint="eastAsia"/>
          <w:sz w:val="21"/>
          <w:szCs w:val="21"/>
          <w14:ligatures w14:val="none"/>
        </w:rPr>
        <w:t>机制</w:t>
      </w:r>
      <w:r>
        <w:rPr>
          <w:rFonts w:ascii="Times New Roman" w:eastAsia="宋体" w:hAnsi="Times New Roman" w:cs="Times New Roman" w:hint="eastAsia"/>
          <w:sz w:val="21"/>
          <w:szCs w:val="21"/>
          <w14:ligatures w14:val="none"/>
        </w:rPr>
        <w:t>变量为</w:t>
      </w:r>
      <m:oMath>
        <m:r>
          <w:rPr>
            <w:rFonts w:ascii="Cambria Math" w:eastAsia="宋体" w:hAnsi="Cambria Math" w:cs="Times New Roman" w:hint="eastAsia"/>
            <w:sz w:val="21"/>
            <w:szCs w:val="21"/>
            <w14:ligatures w14:val="none"/>
          </w:rPr>
          <m:t>Media</m:t>
        </m:r>
      </m:oMath>
      <w:r>
        <w:rPr>
          <w:rFonts w:ascii="Times New Roman" w:eastAsia="宋体" w:hAnsi="Times New Roman" w:cs="Times New Roman" w:hint="eastAsia"/>
          <w:sz w:val="21"/>
          <w:szCs w:val="21"/>
          <w14:ligatures w14:val="none"/>
        </w:rPr>
        <w:t>，表示社交媒体情绪，测度方式与解释变量一致，采用大语言模型测度。</w:t>
      </w:r>
      <w:r w:rsidR="00AB3288">
        <w:rPr>
          <w:rFonts w:ascii="Times New Roman" w:eastAsia="宋体" w:hAnsi="Times New Roman" w:cs="Times New Roman" w:hint="eastAsia"/>
          <w:sz w:val="21"/>
          <w:szCs w:val="21"/>
          <w14:ligatures w14:val="none"/>
        </w:rPr>
        <w:t>机制</w:t>
      </w:r>
      <w:r>
        <w:rPr>
          <w:rFonts w:ascii="Times New Roman" w:eastAsia="宋体" w:hAnsi="Times New Roman" w:cs="Times New Roman" w:hint="eastAsia"/>
          <w:sz w:val="21"/>
          <w:szCs w:val="21"/>
          <w14:ligatures w14:val="none"/>
        </w:rPr>
        <w:t>变量构建自东方财富股吧评论，选择事件窗口</w:t>
      </w:r>
      <w:proofErr w:type="gramStart"/>
      <w:r>
        <w:rPr>
          <w:rFonts w:ascii="Times New Roman" w:eastAsia="宋体" w:hAnsi="Times New Roman" w:cs="Times New Roman" w:hint="eastAsia"/>
          <w:sz w:val="21"/>
          <w:szCs w:val="21"/>
          <w14:ligatures w14:val="none"/>
        </w:rPr>
        <w:t>期新闻</w:t>
      </w:r>
      <w:proofErr w:type="gramEnd"/>
      <w:r>
        <w:rPr>
          <w:rFonts w:ascii="Times New Roman" w:eastAsia="宋体" w:hAnsi="Times New Roman" w:cs="Times New Roman" w:hint="eastAsia"/>
          <w:sz w:val="21"/>
          <w:szCs w:val="21"/>
          <w14:ligatures w14:val="none"/>
        </w:rPr>
        <w:t>所涉股票的股吧的评论作为文本，依次测度情绪后输出为最终的情绪分数</w:t>
      </w:r>
      <w:r w:rsidR="00AB3288">
        <w:rPr>
          <w:rFonts w:ascii="Times New Roman" w:eastAsia="宋体" w:hAnsi="Times New Roman" w:cs="Times New Roman" w:hint="eastAsia"/>
          <w:sz w:val="21"/>
          <w:szCs w:val="21"/>
          <w14:ligatures w14:val="none"/>
        </w:rPr>
        <w:t>，即为</w:t>
      </w:r>
    </w:p>
    <w:p w14:paraId="78FB27CD" w14:textId="5B8F659D" w:rsidR="00AB3288" w:rsidRDefault="00AB3288" w:rsidP="00C949E4">
      <w:pPr>
        <w:overflowPunct w:val="0"/>
        <w:spacing w:after="0" w:line="240" w:lineRule="auto"/>
        <w:jc w:val="both"/>
        <w:rPr>
          <w:rFonts w:ascii="Times New Roman" w:eastAsia="宋体" w:hAnsi="Times New Roman" w:cs="Times New Roman"/>
          <w:bCs/>
          <w:sz w:val="21"/>
          <w:szCs w:val="21"/>
          <w14:ligatures w14:val="none"/>
        </w:rPr>
      </w:pPr>
      <w:r>
        <w:rPr>
          <w:rFonts w:ascii="Times New Roman" w:eastAsia="宋体" w:hAnsi="Times New Roman" w:cs="Times New Roman"/>
          <w:sz w:val="21"/>
          <w:szCs w:val="21"/>
          <w14:ligatures w14:val="none"/>
        </w:rPr>
        <w:tab/>
      </w:r>
      <m:oMath>
        <m:r>
          <w:rPr>
            <w:rFonts w:ascii="Cambria Math" w:eastAsia="宋体" w:hAnsi="Cambria Math" w:cs="Times New Roman"/>
            <w:sz w:val="21"/>
            <w:szCs w:val="21"/>
            <w14:ligatures w14:val="none"/>
          </w:rPr>
          <m:t>Medi</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a</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f>
          <m:fPr>
            <m:ctrlPr>
              <w:rPr>
                <w:rFonts w:ascii="Cambria Math" w:eastAsia="宋体" w:hAnsi="Cambria Math" w:cs="Times New Roman"/>
                <w:i/>
                <w:sz w:val="21"/>
                <w:szCs w:val="21"/>
                <w14:ligatures w14:val="none"/>
              </w:rPr>
            </m:ctrlPr>
          </m:fPr>
          <m:num>
            <m:r>
              <w:rPr>
                <w:rFonts w:ascii="Cambria Math" w:eastAsia="宋体" w:hAnsi="Cambria Math" w:cs="Times New Roman"/>
                <w:sz w:val="21"/>
                <w:szCs w:val="21"/>
                <w14:ligatures w14:val="none"/>
              </w:rPr>
              <m:t>1</m:t>
            </m:r>
          </m:num>
          <m:den>
            <m:r>
              <w:rPr>
                <w:rFonts w:ascii="Cambria Math" w:eastAsia="宋体" w:hAnsi="Cambria Math" w:cs="Times New Roman"/>
                <w:sz w:val="21"/>
                <w:szCs w:val="21"/>
                <w14:ligatures w14:val="none"/>
              </w:rPr>
              <m:t>n</m:t>
            </m:r>
          </m:den>
        </m:f>
        <m:nary>
          <m:naryPr>
            <m:chr m:val="∑"/>
            <m:limLoc m:val="undOvr"/>
            <m:ctrlPr>
              <w:rPr>
                <w:rFonts w:ascii="Cambria Math" w:eastAsia="宋体" w:hAnsi="Cambria Math" w:cs="Times New Roman"/>
                <w:i/>
                <w:sz w:val="21"/>
                <w:szCs w:val="21"/>
                <w14:ligatures w14:val="none"/>
              </w:rPr>
            </m:ctrlPr>
          </m:naryPr>
          <m:sub>
            <m:r>
              <w:rPr>
                <w:rFonts w:ascii="Cambria Math" w:eastAsia="宋体" w:hAnsi="Cambria Math" w:cs="Times New Roman"/>
                <w:sz w:val="21"/>
                <w:szCs w:val="21"/>
                <w14:ligatures w14:val="none"/>
              </w:rPr>
              <m:t>i=1</m:t>
            </m:r>
          </m:sub>
          <m:sup>
            <m:r>
              <w:rPr>
                <w:rFonts w:ascii="Cambria Math" w:eastAsia="宋体" w:hAnsi="Cambria Math" w:cs="Times New Roman"/>
                <w:sz w:val="21"/>
                <w:szCs w:val="21"/>
                <w14:ligatures w14:val="none"/>
              </w:rPr>
              <m:t>n</m:t>
            </m:r>
          </m:sup>
          <m:e>
            <m:r>
              <w:rPr>
                <w:rFonts w:ascii="Cambria Math" w:eastAsia="宋体" w:hAnsi="Cambria Math" w:cs="Times New Roman"/>
                <w:sz w:val="21"/>
                <w:szCs w:val="21"/>
                <w14:ligatures w14:val="none"/>
              </w:rPr>
              <m:t>commentSentimen</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t</m:t>
                </m:r>
              </m:e>
              <m:sub>
                <m:r>
                  <w:rPr>
                    <w:rFonts w:ascii="Cambria Math" w:eastAsia="宋体" w:hAnsi="Cambria Math" w:cs="Times New Roman"/>
                    <w:sz w:val="21"/>
                    <w:szCs w:val="21"/>
                    <w14:ligatures w14:val="none"/>
                  </w:rPr>
                  <m:t>j</m:t>
                </m:r>
              </m:sub>
            </m:sSub>
          </m:e>
        </m:nary>
      </m:oMath>
    </w:p>
    <w:p w14:paraId="3A58E830" w14:textId="6E72B9EB" w:rsidR="00C949E4" w:rsidRPr="00AB3288" w:rsidRDefault="00C949E4" w:rsidP="00C949E4">
      <w:pPr>
        <w:overflowPunct w:val="0"/>
        <w:spacing w:after="0" w:line="240" w:lineRule="auto"/>
        <w:jc w:val="both"/>
        <w:rPr>
          <w:rFonts w:ascii="Times New Roman" w:eastAsia="宋体" w:hAnsi="Times New Roman" w:cs="Times New Roman"/>
          <w:bCs/>
          <w:sz w:val="21"/>
          <w:szCs w:val="21"/>
          <w14:ligatures w14:val="none"/>
        </w:rPr>
      </w:pPr>
      <w:r w:rsidRPr="00BF6C79">
        <w:rPr>
          <w:rFonts w:ascii="Times New Roman" w:eastAsia="宋体" w:hAnsi="Times New Roman" w:cs="Times New Roman" w:hint="eastAsia"/>
          <w:b/>
          <w:bCs/>
          <w:sz w:val="21"/>
          <w:szCs w:val="21"/>
          <w14:ligatures w14:val="none"/>
        </w:rPr>
        <w:t>3.2.</w:t>
      </w:r>
      <w:r w:rsidR="00BF6C79">
        <w:rPr>
          <w:rFonts w:ascii="Times New Roman" w:eastAsia="宋体" w:hAnsi="Times New Roman" w:cs="Times New Roman" w:hint="eastAsia"/>
          <w:b/>
          <w:bCs/>
          <w:sz w:val="21"/>
          <w:szCs w:val="21"/>
          <w14:ligatures w14:val="none"/>
        </w:rPr>
        <w:t>4</w:t>
      </w:r>
      <w:r w:rsidRPr="00BF6C79">
        <w:rPr>
          <w:rFonts w:ascii="Times New Roman" w:eastAsia="宋体" w:hAnsi="Times New Roman" w:cs="Times New Roman" w:hint="eastAsia"/>
          <w:b/>
          <w:bCs/>
          <w:sz w:val="21"/>
          <w:szCs w:val="21"/>
          <w14:ligatures w14:val="none"/>
        </w:rPr>
        <w:t xml:space="preserve"> </w:t>
      </w:r>
      <w:r w:rsidRPr="00BF6C79">
        <w:rPr>
          <w:rFonts w:ascii="Times New Roman" w:eastAsia="宋体" w:hAnsi="Times New Roman" w:cs="Times New Roman" w:hint="eastAsia"/>
          <w:b/>
          <w:bCs/>
          <w:sz w:val="21"/>
          <w:szCs w:val="21"/>
          <w14:ligatures w14:val="none"/>
        </w:rPr>
        <w:t>控制变量</w:t>
      </w:r>
    </w:p>
    <w:p w14:paraId="7FD0439D" w14:textId="6132B69F" w:rsid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w:t>
      </w:r>
      <w:r w:rsidR="00ED01B8">
        <w:rPr>
          <w:rFonts w:ascii="Times New Roman" w:eastAsia="宋体" w:hAnsi="Times New Roman" w:cs="Times New Roman" w:hint="eastAsia"/>
          <w:sz w:val="21"/>
          <w:szCs w:val="21"/>
          <w14:ligatures w14:val="none"/>
        </w:rPr>
        <w:t>参考现有研究</w:t>
      </w:r>
      <w:r w:rsidRPr="00C949E4">
        <w:rPr>
          <w:rFonts w:ascii="Times New Roman" w:eastAsia="宋体" w:hAnsi="Times New Roman" w:cs="Times New Roman" w:hint="eastAsia"/>
          <w:sz w:val="21"/>
          <w:szCs w:val="21"/>
          <w14:ligatures w14:val="none"/>
        </w:rPr>
        <w:t>（刘建秋，</w:t>
      </w:r>
      <w:r w:rsidRPr="00C949E4">
        <w:rPr>
          <w:rFonts w:ascii="Times New Roman" w:eastAsia="宋体" w:hAnsi="Times New Roman" w:cs="Times New Roman" w:hint="eastAsia"/>
          <w:sz w:val="21"/>
          <w:szCs w:val="21"/>
          <w14:ligatures w14:val="none"/>
        </w:rPr>
        <w:t>2024</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2"/>
      </w:r>
      <w:r w:rsidR="004B0F06">
        <w:rPr>
          <w:rFonts w:ascii="Times New Roman" w:eastAsia="宋体" w:hAnsi="Times New Roman" w:cs="Times New Roman" w:hint="eastAsia"/>
          <w:sz w:val="21"/>
          <w:szCs w:val="21"/>
          <w:vertAlign w:val="superscript"/>
          <w14:ligatures w14:val="none"/>
        </w:rPr>
        <w:t>]</w:t>
      </w:r>
      <w:r w:rsidR="00ED01B8">
        <w:rPr>
          <w:rFonts w:ascii="Times New Roman" w:eastAsia="宋体" w:hAnsi="Times New Roman" w:cs="Times New Roman" w:hint="eastAsia"/>
          <w:sz w:val="21"/>
          <w:szCs w:val="21"/>
          <w14:ligatures w14:val="none"/>
        </w:rPr>
        <w:t>，</w:t>
      </w:r>
      <w:r w:rsidR="00ED01B8" w:rsidRPr="00C949E4">
        <w:rPr>
          <w:rFonts w:ascii="Times New Roman" w:eastAsia="宋体" w:hAnsi="Times New Roman" w:cs="Times New Roman" w:hint="eastAsia"/>
          <w:sz w:val="21"/>
          <w:szCs w:val="21"/>
          <w14:ligatures w14:val="none"/>
        </w:rPr>
        <w:t>加入以下控制变量</w:t>
      </w:r>
      <w:r w:rsidR="00ED01B8">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公司规模</w:t>
      </w:r>
      <w:r w:rsidRPr="00C949E4">
        <w:rPr>
          <w:rFonts w:ascii="Times New Roman" w:eastAsia="宋体" w:hAnsi="Times New Roman" w:cs="Times New Roman" w:hint="eastAsia"/>
          <w:sz w:val="21"/>
          <w:szCs w:val="21"/>
          <w14:ligatures w14:val="none"/>
        </w:rPr>
        <w:t xml:space="preserve">(Size) </w:t>
      </w:r>
      <w:r w:rsidRPr="00C949E4">
        <w:rPr>
          <w:rFonts w:ascii="Times New Roman" w:eastAsia="宋体" w:hAnsi="Times New Roman" w:cs="Times New Roman" w:hint="eastAsia"/>
          <w:sz w:val="21"/>
          <w:szCs w:val="21"/>
          <w14:ligatures w14:val="none"/>
        </w:rPr>
        <w:t>、净资产负债率</w:t>
      </w:r>
      <w:r w:rsidRPr="00C949E4">
        <w:rPr>
          <w:rFonts w:ascii="Times New Roman" w:eastAsia="宋体" w:hAnsi="Times New Roman" w:cs="Times New Roman" w:hint="eastAsia"/>
          <w:sz w:val="21"/>
          <w:szCs w:val="21"/>
          <w14:ligatures w14:val="none"/>
        </w:rPr>
        <w:t xml:space="preserve">(ND) </w:t>
      </w:r>
      <w:r w:rsidRPr="00C949E4">
        <w:rPr>
          <w:rFonts w:ascii="Times New Roman" w:eastAsia="宋体" w:hAnsi="Times New Roman" w:cs="Times New Roman" w:hint="eastAsia"/>
          <w:sz w:val="21"/>
          <w:szCs w:val="21"/>
          <w14:ligatures w14:val="none"/>
        </w:rPr>
        <w:t>、资产负债率</w:t>
      </w:r>
      <w:r w:rsidRPr="00C949E4">
        <w:rPr>
          <w:rFonts w:ascii="Times New Roman" w:eastAsia="宋体" w:hAnsi="Times New Roman" w:cs="Times New Roman" w:hint="eastAsia"/>
          <w:sz w:val="21"/>
          <w:szCs w:val="21"/>
          <w14:ligatures w14:val="none"/>
        </w:rPr>
        <w:t xml:space="preserve">( Lev) </w:t>
      </w:r>
      <w:r w:rsidRPr="00C949E4">
        <w:rPr>
          <w:rFonts w:ascii="Times New Roman" w:eastAsia="宋体" w:hAnsi="Times New Roman" w:cs="Times New Roman" w:hint="eastAsia"/>
          <w:sz w:val="21"/>
          <w:szCs w:val="21"/>
          <w14:ligatures w14:val="none"/>
        </w:rPr>
        <w:t>、流动比率</w:t>
      </w:r>
      <w:r w:rsidRPr="00C949E4">
        <w:rPr>
          <w:rFonts w:ascii="Times New Roman" w:eastAsia="宋体" w:hAnsi="Times New Roman" w:cs="Times New Roman" w:hint="eastAsia"/>
          <w:sz w:val="21"/>
          <w:szCs w:val="21"/>
          <w14:ligatures w14:val="none"/>
        </w:rPr>
        <w:t xml:space="preserve">(QR) </w:t>
      </w:r>
      <w:r w:rsidRPr="00C949E4">
        <w:rPr>
          <w:rFonts w:ascii="Times New Roman" w:eastAsia="宋体" w:hAnsi="Times New Roman" w:cs="Times New Roman" w:hint="eastAsia"/>
          <w:sz w:val="21"/>
          <w:szCs w:val="21"/>
          <w14:ligatures w14:val="none"/>
        </w:rPr>
        <w:t>、产权性质</w:t>
      </w:r>
      <w:r w:rsidRPr="00C949E4">
        <w:rPr>
          <w:rFonts w:ascii="Times New Roman" w:eastAsia="宋体" w:hAnsi="Times New Roman" w:cs="Times New Roman" w:hint="eastAsia"/>
          <w:sz w:val="21"/>
          <w:szCs w:val="21"/>
          <w14:ligatures w14:val="none"/>
        </w:rPr>
        <w:t xml:space="preserve">(Soe) </w:t>
      </w:r>
      <w:r w:rsidRPr="00C949E4">
        <w:rPr>
          <w:rFonts w:ascii="Times New Roman" w:eastAsia="宋体" w:hAnsi="Times New Roman" w:cs="Times New Roman" w:hint="eastAsia"/>
          <w:sz w:val="21"/>
          <w:szCs w:val="21"/>
          <w14:ligatures w14:val="none"/>
        </w:rPr>
        <w:t>、速动比率</w:t>
      </w:r>
      <w:r w:rsidRPr="00C949E4">
        <w:rPr>
          <w:rFonts w:ascii="Times New Roman" w:eastAsia="宋体" w:hAnsi="Times New Roman" w:cs="Times New Roman" w:hint="eastAsia"/>
          <w:sz w:val="21"/>
          <w:szCs w:val="21"/>
          <w14:ligatures w14:val="none"/>
        </w:rPr>
        <w:t>(CR)</w:t>
      </w:r>
      <w:r w:rsidRPr="00C949E4">
        <w:rPr>
          <w:rFonts w:ascii="Times New Roman" w:eastAsia="宋体" w:hAnsi="Times New Roman" w:cs="Times New Roman" w:hint="eastAsia"/>
          <w:sz w:val="21"/>
          <w:szCs w:val="21"/>
          <w14:ligatures w14:val="none"/>
        </w:rPr>
        <w:t>、两职合一</w:t>
      </w:r>
      <w:r w:rsidRPr="00C949E4">
        <w:rPr>
          <w:rFonts w:ascii="Times New Roman" w:eastAsia="宋体" w:hAnsi="Times New Roman" w:cs="Times New Roman" w:hint="eastAsia"/>
          <w:sz w:val="21"/>
          <w:szCs w:val="21"/>
          <w14:ligatures w14:val="none"/>
        </w:rPr>
        <w:t xml:space="preserve">(Dual) </w:t>
      </w:r>
      <w:r w:rsidRPr="00C949E4">
        <w:rPr>
          <w:rFonts w:ascii="Times New Roman" w:eastAsia="宋体" w:hAnsi="Times New Roman" w:cs="Times New Roman" w:hint="eastAsia"/>
          <w:sz w:val="21"/>
          <w:szCs w:val="21"/>
          <w14:ligatures w14:val="none"/>
        </w:rPr>
        <w:t>、年报总资产周转率</w:t>
      </w:r>
      <w:r w:rsidRPr="00C949E4">
        <w:rPr>
          <w:rFonts w:ascii="Times New Roman" w:eastAsia="宋体" w:hAnsi="Times New Roman" w:cs="Times New Roman" w:hint="eastAsia"/>
          <w:sz w:val="21"/>
          <w:szCs w:val="21"/>
          <w14:ligatures w14:val="none"/>
        </w:rPr>
        <w:t>(AT)</w:t>
      </w:r>
      <w:r w:rsidRPr="00C949E4">
        <w:rPr>
          <w:rFonts w:ascii="Times New Roman" w:eastAsia="宋体" w:hAnsi="Times New Roman" w:cs="Times New Roman" w:hint="eastAsia"/>
          <w:sz w:val="21"/>
          <w:szCs w:val="21"/>
          <w14:ligatures w14:val="none"/>
        </w:rPr>
        <w:t>、独立董事比例</w:t>
      </w:r>
      <w:r w:rsidRPr="00C949E4">
        <w:rPr>
          <w:rFonts w:ascii="Times New Roman" w:eastAsia="宋体" w:hAnsi="Times New Roman" w:cs="Times New Roman" w:hint="eastAsia"/>
          <w:sz w:val="21"/>
          <w:szCs w:val="21"/>
          <w14:ligatures w14:val="none"/>
        </w:rPr>
        <w:t>(</w:t>
      </w:r>
      <w:proofErr w:type="spellStart"/>
      <w:r w:rsidRPr="00C949E4">
        <w:rPr>
          <w:rFonts w:ascii="Times New Roman" w:eastAsia="宋体" w:hAnsi="Times New Roman" w:cs="Times New Roman" w:hint="eastAsia"/>
          <w:sz w:val="21"/>
          <w:szCs w:val="21"/>
          <w14:ligatures w14:val="none"/>
        </w:rPr>
        <w:t>Indep</w:t>
      </w:r>
      <w:proofErr w:type="spellEnd"/>
      <w:r w:rsidRPr="00C949E4">
        <w:rPr>
          <w:rFonts w:ascii="Times New Roman" w:eastAsia="宋体" w:hAnsi="Times New Roman" w:cs="Times New Roman" w:hint="eastAsia"/>
          <w:sz w:val="21"/>
          <w:szCs w:val="21"/>
          <w14:ligatures w14:val="none"/>
        </w:rPr>
        <w:t xml:space="preserve">) </w:t>
      </w:r>
      <w:r w:rsidRPr="00C949E4">
        <w:rPr>
          <w:rFonts w:ascii="Times New Roman" w:eastAsia="宋体" w:hAnsi="Times New Roman" w:cs="Times New Roman" w:hint="eastAsia"/>
          <w:sz w:val="21"/>
          <w:szCs w:val="21"/>
          <w14:ligatures w14:val="none"/>
        </w:rPr>
        <w:t>、年报营业利润率</w:t>
      </w:r>
      <w:r w:rsidRPr="00C949E4">
        <w:rPr>
          <w:rFonts w:ascii="Times New Roman" w:eastAsia="宋体" w:hAnsi="Times New Roman" w:cs="Times New Roman" w:hint="eastAsia"/>
          <w:sz w:val="21"/>
          <w:szCs w:val="21"/>
          <w14:ligatures w14:val="none"/>
        </w:rPr>
        <w:t>(OPM)</w:t>
      </w:r>
      <w:r w:rsidRPr="00C949E4">
        <w:rPr>
          <w:rFonts w:ascii="Times New Roman" w:eastAsia="宋体" w:hAnsi="Times New Roman" w:cs="Times New Roman" w:hint="eastAsia"/>
          <w:sz w:val="21"/>
          <w:szCs w:val="21"/>
          <w14:ligatures w14:val="none"/>
        </w:rPr>
        <w:t>、审计师是否来自四大</w:t>
      </w:r>
      <w:r w:rsidRPr="00C949E4">
        <w:rPr>
          <w:rFonts w:ascii="Times New Roman" w:eastAsia="宋体" w:hAnsi="Times New Roman" w:cs="Times New Roman" w:hint="eastAsia"/>
          <w:sz w:val="21"/>
          <w:szCs w:val="21"/>
          <w14:ligatures w14:val="none"/>
        </w:rPr>
        <w:t xml:space="preserve">( Big4) </w:t>
      </w:r>
      <w:r w:rsidRPr="00C949E4">
        <w:rPr>
          <w:rFonts w:ascii="Times New Roman" w:eastAsia="宋体" w:hAnsi="Times New Roman" w:cs="Times New Roman" w:hint="eastAsia"/>
          <w:sz w:val="21"/>
          <w:szCs w:val="21"/>
          <w14:ligatures w14:val="none"/>
        </w:rPr>
        <w:t>。除此之外，为控制遗漏变量的影响，还加入了时间、行业和公司层面的个体固定效应。</w:t>
      </w:r>
      <w:commentRangeStart w:id="95"/>
      <w:del w:id="96" w:author="生 卢" w:date="2025-07-26T11:29:00Z" w16du:dateUtc="2025-07-26T03:29:00Z">
        <w:r w:rsidRPr="00C949E4" w:rsidDel="00C01290">
          <w:rPr>
            <w:rFonts w:ascii="Times New Roman" w:eastAsia="宋体" w:hAnsi="Times New Roman" w:cs="Times New Roman" w:hint="eastAsia"/>
            <w:sz w:val="21"/>
            <w:szCs w:val="21"/>
            <w14:ligatures w14:val="none"/>
          </w:rPr>
          <w:delText>同时，为获得更稳健的结果，本文所有回归均采用公司层面聚类的稳健标准误。</w:delText>
        </w:r>
        <w:commentRangeEnd w:id="95"/>
        <w:r w:rsidR="00275C96" w:rsidDel="00C01290">
          <w:rPr>
            <w:rStyle w:val="affa"/>
            <w:rFonts w:ascii="Times New Roman" w:eastAsia="宋体" w:hAnsi="Times New Roman" w:cs="Times New Roman"/>
            <w14:ligatures w14:val="none"/>
          </w:rPr>
          <w:commentReference w:id="95"/>
        </w:r>
      </w:del>
      <w:r w:rsidRPr="00C949E4">
        <w:rPr>
          <w:rFonts w:ascii="Times New Roman" w:eastAsia="宋体" w:hAnsi="Times New Roman" w:cs="Times New Roman" w:hint="eastAsia"/>
          <w:sz w:val="21"/>
          <w:szCs w:val="21"/>
          <w14:ligatures w14:val="none"/>
        </w:rPr>
        <w:t>主要变量及其测度见表</w:t>
      </w:r>
      <w:r w:rsidRPr="00C949E4">
        <w:rPr>
          <w:rFonts w:ascii="Times New Roman" w:eastAsia="宋体" w:hAnsi="Times New Roman" w:cs="Times New Roman" w:hint="eastAsia"/>
          <w:sz w:val="21"/>
          <w:szCs w:val="21"/>
          <w14:ligatures w14:val="none"/>
        </w:rPr>
        <w:t>1</w:t>
      </w:r>
      <w:r w:rsidRPr="00C949E4">
        <w:rPr>
          <w:rFonts w:ascii="Times New Roman" w:eastAsia="宋体" w:hAnsi="Times New Roman" w:cs="Times New Roman" w:hint="eastAsia"/>
          <w:sz w:val="21"/>
          <w:szCs w:val="21"/>
          <w14:ligatures w14:val="none"/>
        </w:rPr>
        <w:t>。</w:t>
      </w:r>
    </w:p>
    <w:p w14:paraId="2A77329B" w14:textId="77777777" w:rsidR="00775298" w:rsidRPr="00C949E4" w:rsidRDefault="00775298"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p>
    <w:tbl>
      <w:tblPr>
        <w:tblStyle w:val="aff4"/>
        <w:tblW w:w="4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3"/>
        <w:gridCol w:w="1262"/>
        <w:gridCol w:w="2121"/>
      </w:tblGrid>
      <w:tr w:rsidR="00C949E4" w:rsidRPr="00C949E4" w14:paraId="7B5DE78B" w14:textId="77777777" w:rsidTr="00EC0AB1">
        <w:tc>
          <w:tcPr>
            <w:tcW w:w="4606" w:type="dxa"/>
            <w:gridSpan w:val="3"/>
            <w:tcBorders>
              <w:top w:val="single" w:sz="4" w:space="0" w:color="auto"/>
              <w:bottom w:val="single" w:sz="4" w:space="0" w:color="auto"/>
            </w:tcBorders>
          </w:tcPr>
          <w:p w14:paraId="73BED77E" w14:textId="77777777" w:rsidR="00C949E4" w:rsidRPr="00C949E4" w:rsidRDefault="00C949E4" w:rsidP="00C949E4">
            <w:pPr>
              <w:overflowPunct w:val="0"/>
              <w:jc w:val="center"/>
              <w:rPr>
                <w:sz w:val="18"/>
                <w:szCs w:val="18"/>
              </w:rPr>
            </w:pPr>
            <w:commentRangeStart w:id="97"/>
            <w:commentRangeStart w:id="98"/>
            <w:r w:rsidRPr="00C949E4">
              <w:rPr>
                <w:rFonts w:hint="eastAsia"/>
                <w:sz w:val="18"/>
                <w:szCs w:val="18"/>
              </w:rPr>
              <w:t>表</w:t>
            </w:r>
            <w:r w:rsidRPr="00C949E4">
              <w:rPr>
                <w:rFonts w:hint="eastAsia"/>
                <w:sz w:val="18"/>
                <w:szCs w:val="18"/>
              </w:rPr>
              <w:t xml:space="preserve"> 1 </w:t>
            </w:r>
            <w:r w:rsidRPr="00C949E4">
              <w:rPr>
                <w:rFonts w:hint="eastAsia"/>
                <w:sz w:val="18"/>
                <w:szCs w:val="18"/>
              </w:rPr>
              <w:t>变量的定义</w:t>
            </w:r>
            <w:commentRangeEnd w:id="97"/>
            <w:r w:rsidR="00D93648">
              <w:rPr>
                <w:rStyle w:val="affa"/>
                <w:kern w:val="2"/>
              </w:rPr>
              <w:commentReference w:id="97"/>
            </w:r>
            <w:commentRangeEnd w:id="98"/>
            <w:r w:rsidR="00C01290">
              <w:rPr>
                <w:rStyle w:val="affa"/>
                <w:kern w:val="2"/>
              </w:rPr>
              <w:commentReference w:id="98"/>
            </w:r>
          </w:p>
        </w:tc>
      </w:tr>
      <w:tr w:rsidR="00C949E4" w:rsidRPr="00C949E4" w14:paraId="3EFA8B5C" w14:textId="77777777" w:rsidTr="00EC0AB1">
        <w:tc>
          <w:tcPr>
            <w:tcW w:w="1223" w:type="dxa"/>
            <w:tcBorders>
              <w:top w:val="single" w:sz="4" w:space="0" w:color="auto"/>
            </w:tcBorders>
          </w:tcPr>
          <w:p w14:paraId="5C88B98E" w14:textId="77777777" w:rsidR="00C949E4" w:rsidRPr="00C949E4" w:rsidRDefault="00C949E4" w:rsidP="00C949E4">
            <w:pPr>
              <w:overflowPunct w:val="0"/>
              <w:rPr>
                <w:sz w:val="18"/>
                <w:szCs w:val="18"/>
              </w:rPr>
            </w:pPr>
            <w:r w:rsidRPr="00C949E4">
              <w:rPr>
                <w:rFonts w:hint="eastAsia"/>
                <w:sz w:val="18"/>
                <w:szCs w:val="18"/>
              </w:rPr>
              <w:t>变量类别</w:t>
            </w:r>
          </w:p>
        </w:tc>
        <w:tc>
          <w:tcPr>
            <w:tcW w:w="1262" w:type="dxa"/>
            <w:tcBorders>
              <w:top w:val="single" w:sz="4" w:space="0" w:color="auto"/>
            </w:tcBorders>
          </w:tcPr>
          <w:p w14:paraId="04435262" w14:textId="77777777" w:rsidR="00C949E4" w:rsidRPr="00C949E4" w:rsidRDefault="00C949E4" w:rsidP="00C949E4">
            <w:pPr>
              <w:overflowPunct w:val="0"/>
              <w:rPr>
                <w:sz w:val="18"/>
                <w:szCs w:val="18"/>
              </w:rPr>
            </w:pPr>
            <w:r w:rsidRPr="00C949E4">
              <w:rPr>
                <w:rFonts w:hint="eastAsia"/>
                <w:sz w:val="18"/>
                <w:szCs w:val="18"/>
              </w:rPr>
              <w:t>变量符号</w:t>
            </w:r>
          </w:p>
        </w:tc>
        <w:tc>
          <w:tcPr>
            <w:tcW w:w="2121" w:type="dxa"/>
            <w:tcBorders>
              <w:top w:val="single" w:sz="4" w:space="0" w:color="auto"/>
            </w:tcBorders>
          </w:tcPr>
          <w:p w14:paraId="25BC2C41" w14:textId="77777777" w:rsidR="00C949E4" w:rsidRPr="00C949E4" w:rsidRDefault="00C949E4" w:rsidP="00C949E4">
            <w:pPr>
              <w:overflowPunct w:val="0"/>
              <w:rPr>
                <w:sz w:val="18"/>
                <w:szCs w:val="18"/>
              </w:rPr>
            </w:pPr>
            <w:r w:rsidRPr="00C949E4">
              <w:rPr>
                <w:rFonts w:hint="eastAsia"/>
                <w:sz w:val="18"/>
                <w:szCs w:val="18"/>
              </w:rPr>
              <w:t>变量说明</w:t>
            </w:r>
          </w:p>
        </w:tc>
      </w:tr>
      <w:tr w:rsidR="00C949E4" w:rsidRPr="00C949E4" w14:paraId="18DF808D" w14:textId="77777777" w:rsidTr="00EC0AB1">
        <w:tc>
          <w:tcPr>
            <w:tcW w:w="1223" w:type="dxa"/>
          </w:tcPr>
          <w:p w14:paraId="2CC128C8" w14:textId="77777777" w:rsidR="00C949E4" w:rsidRPr="00C949E4" w:rsidRDefault="00C949E4" w:rsidP="00C949E4">
            <w:pPr>
              <w:overflowPunct w:val="0"/>
              <w:rPr>
                <w:sz w:val="18"/>
                <w:szCs w:val="18"/>
              </w:rPr>
            </w:pPr>
            <w:r w:rsidRPr="00C949E4">
              <w:rPr>
                <w:rFonts w:hint="eastAsia"/>
                <w:sz w:val="18"/>
                <w:szCs w:val="18"/>
              </w:rPr>
              <w:t>被解释变量</w:t>
            </w:r>
          </w:p>
        </w:tc>
        <w:tc>
          <w:tcPr>
            <w:tcW w:w="1262" w:type="dxa"/>
          </w:tcPr>
          <w:p w14:paraId="09464AC4" w14:textId="77777777" w:rsidR="00C949E4" w:rsidRPr="00C949E4" w:rsidRDefault="00C949E4" w:rsidP="00C949E4">
            <w:pPr>
              <w:overflowPunct w:val="0"/>
              <w:rPr>
                <w:sz w:val="18"/>
                <w:szCs w:val="18"/>
              </w:rPr>
            </w:pPr>
            <w:r w:rsidRPr="00C949E4">
              <w:rPr>
                <w:sz w:val="18"/>
                <w:szCs w:val="18"/>
              </w:rPr>
              <w:t>CAR</w:t>
            </w:r>
          </w:p>
        </w:tc>
        <w:tc>
          <w:tcPr>
            <w:tcW w:w="2121" w:type="dxa"/>
          </w:tcPr>
          <w:p w14:paraId="68AEE6F7" w14:textId="7867C661" w:rsidR="00EC0AB1" w:rsidRPr="00C949E4" w:rsidRDefault="00C949E4" w:rsidP="00C949E4">
            <w:pPr>
              <w:overflowPunct w:val="0"/>
              <w:rPr>
                <w:sz w:val="18"/>
                <w:szCs w:val="18"/>
              </w:rPr>
            </w:pPr>
            <w:r w:rsidRPr="00C949E4">
              <w:rPr>
                <w:rFonts w:hint="eastAsia"/>
                <w:sz w:val="18"/>
                <w:szCs w:val="18"/>
              </w:rPr>
              <w:t>累计异常收益率</w:t>
            </w:r>
          </w:p>
        </w:tc>
      </w:tr>
      <w:tr w:rsidR="00EC0AB1" w:rsidRPr="00C949E4" w14:paraId="528210FB" w14:textId="77777777" w:rsidTr="00EC0AB1">
        <w:tc>
          <w:tcPr>
            <w:tcW w:w="1223" w:type="dxa"/>
          </w:tcPr>
          <w:p w14:paraId="56215E29" w14:textId="36879540" w:rsidR="00EC0AB1" w:rsidRPr="00C949E4" w:rsidRDefault="00EC0AB1" w:rsidP="00C949E4">
            <w:pPr>
              <w:overflowPunct w:val="0"/>
              <w:rPr>
                <w:sz w:val="18"/>
                <w:szCs w:val="18"/>
              </w:rPr>
            </w:pPr>
            <w:r>
              <w:rPr>
                <w:rFonts w:hint="eastAsia"/>
                <w:sz w:val="18"/>
                <w:szCs w:val="18"/>
              </w:rPr>
              <w:t>解释变量</w:t>
            </w:r>
          </w:p>
        </w:tc>
        <w:tc>
          <w:tcPr>
            <w:tcW w:w="1262" w:type="dxa"/>
          </w:tcPr>
          <w:p w14:paraId="59263E6F" w14:textId="1A71351E" w:rsidR="00EC0AB1" w:rsidRPr="00C949E4" w:rsidRDefault="00EC0AB1" w:rsidP="00C949E4">
            <w:pPr>
              <w:overflowPunct w:val="0"/>
              <w:rPr>
                <w:sz w:val="18"/>
                <w:szCs w:val="18"/>
              </w:rPr>
            </w:pPr>
            <w:r>
              <w:rPr>
                <w:rFonts w:hint="eastAsia"/>
                <w:sz w:val="18"/>
                <w:szCs w:val="18"/>
              </w:rPr>
              <w:t>Sentiment</w:t>
            </w:r>
          </w:p>
        </w:tc>
        <w:tc>
          <w:tcPr>
            <w:tcW w:w="2121" w:type="dxa"/>
          </w:tcPr>
          <w:p w14:paraId="2B36059D" w14:textId="6E795FD5" w:rsidR="00EC0AB1" w:rsidRPr="00C949E4" w:rsidRDefault="00EC0AB1" w:rsidP="00C949E4">
            <w:pPr>
              <w:overflowPunct w:val="0"/>
              <w:rPr>
                <w:sz w:val="18"/>
                <w:szCs w:val="18"/>
              </w:rPr>
            </w:pPr>
            <w:r>
              <w:rPr>
                <w:rFonts w:hint="eastAsia"/>
                <w:sz w:val="18"/>
                <w:szCs w:val="18"/>
              </w:rPr>
              <w:t>新闻文本情绪分数</w:t>
            </w:r>
          </w:p>
        </w:tc>
      </w:tr>
      <w:tr w:rsidR="00AF5FE2" w:rsidRPr="00C949E4" w14:paraId="16849039" w14:textId="77777777" w:rsidTr="00EC0AB1">
        <w:tc>
          <w:tcPr>
            <w:tcW w:w="1223" w:type="dxa"/>
          </w:tcPr>
          <w:p w14:paraId="5A5A2359" w14:textId="4372644C" w:rsidR="00AF5FE2" w:rsidRDefault="00AF5FE2" w:rsidP="00C949E4">
            <w:pPr>
              <w:overflowPunct w:val="0"/>
              <w:rPr>
                <w:sz w:val="18"/>
                <w:szCs w:val="18"/>
              </w:rPr>
            </w:pPr>
            <w:r>
              <w:rPr>
                <w:rFonts w:hint="eastAsia"/>
                <w:sz w:val="18"/>
                <w:szCs w:val="18"/>
              </w:rPr>
              <w:t>机制变量</w:t>
            </w:r>
          </w:p>
        </w:tc>
        <w:tc>
          <w:tcPr>
            <w:tcW w:w="1262" w:type="dxa"/>
          </w:tcPr>
          <w:p w14:paraId="4F0AECCA" w14:textId="048C93E5" w:rsidR="00AF5FE2" w:rsidRDefault="00AF5FE2" w:rsidP="00C949E4">
            <w:pPr>
              <w:overflowPunct w:val="0"/>
              <w:rPr>
                <w:sz w:val="18"/>
                <w:szCs w:val="18"/>
              </w:rPr>
            </w:pPr>
            <w:r>
              <w:rPr>
                <w:rFonts w:hint="eastAsia"/>
                <w:sz w:val="18"/>
                <w:szCs w:val="18"/>
              </w:rPr>
              <w:t>media</w:t>
            </w:r>
          </w:p>
        </w:tc>
        <w:tc>
          <w:tcPr>
            <w:tcW w:w="2121" w:type="dxa"/>
          </w:tcPr>
          <w:p w14:paraId="712AEAF4" w14:textId="3B9DE240" w:rsidR="00AF5FE2" w:rsidRDefault="00AF5FE2" w:rsidP="00C949E4">
            <w:pPr>
              <w:overflowPunct w:val="0"/>
              <w:rPr>
                <w:sz w:val="18"/>
                <w:szCs w:val="18"/>
              </w:rPr>
            </w:pPr>
            <w:r>
              <w:rPr>
                <w:rFonts w:hint="eastAsia"/>
                <w:sz w:val="18"/>
                <w:szCs w:val="18"/>
              </w:rPr>
              <w:t>社交媒体情绪</w:t>
            </w:r>
          </w:p>
        </w:tc>
      </w:tr>
      <w:tr w:rsidR="00C949E4" w:rsidRPr="00C949E4" w14:paraId="7E2E6E35" w14:textId="77777777" w:rsidTr="00EC0AB1">
        <w:tc>
          <w:tcPr>
            <w:tcW w:w="1223" w:type="dxa"/>
          </w:tcPr>
          <w:p w14:paraId="51536D80" w14:textId="77777777" w:rsidR="00C949E4" w:rsidRPr="00C949E4" w:rsidRDefault="00C949E4" w:rsidP="00C949E4">
            <w:pPr>
              <w:rPr>
                <w:sz w:val="18"/>
                <w:szCs w:val="18"/>
              </w:rPr>
            </w:pPr>
            <w:r w:rsidRPr="00C949E4">
              <w:rPr>
                <w:rFonts w:hint="eastAsia"/>
                <w:sz w:val="18"/>
                <w:szCs w:val="18"/>
              </w:rPr>
              <w:t>控制变量</w:t>
            </w:r>
          </w:p>
        </w:tc>
        <w:tc>
          <w:tcPr>
            <w:tcW w:w="1262" w:type="dxa"/>
          </w:tcPr>
          <w:p w14:paraId="089C9DE5" w14:textId="77777777" w:rsidR="00C949E4" w:rsidRPr="00C949E4" w:rsidRDefault="00C949E4" w:rsidP="00C949E4">
            <w:pPr>
              <w:rPr>
                <w:sz w:val="18"/>
                <w:szCs w:val="18"/>
              </w:rPr>
            </w:pPr>
            <w:r w:rsidRPr="00C949E4">
              <w:rPr>
                <w:sz w:val="18"/>
                <w:szCs w:val="18"/>
              </w:rPr>
              <w:t>Size</w:t>
            </w:r>
          </w:p>
        </w:tc>
        <w:tc>
          <w:tcPr>
            <w:tcW w:w="2121" w:type="dxa"/>
          </w:tcPr>
          <w:p w14:paraId="7B621E39" w14:textId="77777777" w:rsidR="00C949E4" w:rsidRPr="00C949E4" w:rsidRDefault="00C949E4" w:rsidP="00C949E4">
            <w:pPr>
              <w:overflowPunct w:val="0"/>
              <w:rPr>
                <w:sz w:val="18"/>
                <w:szCs w:val="18"/>
              </w:rPr>
            </w:pPr>
            <w:r w:rsidRPr="00C949E4">
              <w:rPr>
                <w:rFonts w:hint="eastAsia"/>
                <w:sz w:val="18"/>
                <w:szCs w:val="18"/>
              </w:rPr>
              <w:t>总资产的自然对数</w:t>
            </w:r>
          </w:p>
        </w:tc>
      </w:tr>
      <w:tr w:rsidR="00C949E4" w:rsidRPr="00C949E4" w14:paraId="4040ACE1" w14:textId="77777777" w:rsidTr="00EC0AB1">
        <w:tc>
          <w:tcPr>
            <w:tcW w:w="1223" w:type="dxa"/>
          </w:tcPr>
          <w:p w14:paraId="5646F10C" w14:textId="77777777" w:rsidR="00C949E4" w:rsidRPr="00C949E4" w:rsidRDefault="00C949E4" w:rsidP="00C949E4">
            <w:pPr>
              <w:overflowPunct w:val="0"/>
              <w:rPr>
                <w:sz w:val="18"/>
                <w:szCs w:val="18"/>
              </w:rPr>
            </w:pPr>
          </w:p>
        </w:tc>
        <w:tc>
          <w:tcPr>
            <w:tcW w:w="1262" w:type="dxa"/>
          </w:tcPr>
          <w:p w14:paraId="7A9A34B2" w14:textId="77777777" w:rsidR="00C949E4" w:rsidRPr="00C949E4" w:rsidRDefault="00C949E4" w:rsidP="00C949E4">
            <w:pPr>
              <w:overflowPunct w:val="0"/>
              <w:rPr>
                <w:sz w:val="18"/>
                <w:szCs w:val="18"/>
              </w:rPr>
            </w:pPr>
            <w:r w:rsidRPr="00C949E4">
              <w:rPr>
                <w:rFonts w:hint="eastAsia"/>
                <w:sz w:val="18"/>
                <w:szCs w:val="18"/>
              </w:rPr>
              <w:t>QR</w:t>
            </w:r>
          </w:p>
        </w:tc>
        <w:tc>
          <w:tcPr>
            <w:tcW w:w="2121" w:type="dxa"/>
          </w:tcPr>
          <w:p w14:paraId="08E47A9E" w14:textId="77777777" w:rsidR="00C949E4" w:rsidRPr="00C949E4" w:rsidRDefault="00C949E4" w:rsidP="00C949E4">
            <w:pPr>
              <w:rPr>
                <w:sz w:val="18"/>
                <w:szCs w:val="18"/>
              </w:rPr>
            </w:pPr>
            <w:r w:rsidRPr="00C949E4">
              <w:rPr>
                <w:rFonts w:ascii="宋体" w:hAnsi="宋体" w:hint="eastAsia"/>
                <w:spacing w:val="-3"/>
                <w:sz w:val="18"/>
                <w:szCs w:val="18"/>
              </w:rPr>
              <w:t>流动比率</w:t>
            </w:r>
          </w:p>
        </w:tc>
      </w:tr>
      <w:tr w:rsidR="00C949E4" w:rsidRPr="00C949E4" w14:paraId="56DB2A0D" w14:textId="77777777" w:rsidTr="00EC0AB1">
        <w:tc>
          <w:tcPr>
            <w:tcW w:w="1223" w:type="dxa"/>
          </w:tcPr>
          <w:p w14:paraId="0C351765" w14:textId="77777777" w:rsidR="00C949E4" w:rsidRPr="00C949E4" w:rsidRDefault="00C949E4" w:rsidP="00C949E4">
            <w:pPr>
              <w:overflowPunct w:val="0"/>
              <w:rPr>
                <w:sz w:val="18"/>
                <w:szCs w:val="18"/>
              </w:rPr>
            </w:pPr>
          </w:p>
        </w:tc>
        <w:tc>
          <w:tcPr>
            <w:tcW w:w="1262" w:type="dxa"/>
          </w:tcPr>
          <w:p w14:paraId="6BCF477E" w14:textId="77777777" w:rsidR="00C949E4" w:rsidRPr="00C949E4" w:rsidRDefault="00C949E4" w:rsidP="00C949E4">
            <w:pPr>
              <w:overflowPunct w:val="0"/>
              <w:rPr>
                <w:sz w:val="18"/>
                <w:szCs w:val="18"/>
              </w:rPr>
            </w:pPr>
            <w:r w:rsidRPr="00C949E4">
              <w:rPr>
                <w:rFonts w:hint="eastAsia"/>
                <w:sz w:val="18"/>
                <w:szCs w:val="18"/>
              </w:rPr>
              <w:t>CR</w:t>
            </w:r>
          </w:p>
        </w:tc>
        <w:tc>
          <w:tcPr>
            <w:tcW w:w="2121" w:type="dxa"/>
          </w:tcPr>
          <w:p w14:paraId="09F6A9C2" w14:textId="77777777" w:rsidR="00C949E4" w:rsidRPr="00C949E4" w:rsidRDefault="00C949E4" w:rsidP="00C949E4">
            <w:pPr>
              <w:overflowPunct w:val="0"/>
              <w:rPr>
                <w:sz w:val="18"/>
                <w:szCs w:val="18"/>
              </w:rPr>
            </w:pPr>
            <w:r w:rsidRPr="00C949E4">
              <w:rPr>
                <w:rFonts w:hint="eastAsia"/>
                <w:sz w:val="18"/>
                <w:szCs w:val="18"/>
              </w:rPr>
              <w:t>速动比率</w:t>
            </w:r>
          </w:p>
        </w:tc>
      </w:tr>
      <w:tr w:rsidR="00C949E4" w:rsidRPr="00C949E4" w14:paraId="2080737A" w14:textId="77777777" w:rsidTr="00EC0AB1">
        <w:tc>
          <w:tcPr>
            <w:tcW w:w="1223" w:type="dxa"/>
          </w:tcPr>
          <w:p w14:paraId="30E925DE" w14:textId="77777777" w:rsidR="00C949E4" w:rsidRPr="00C949E4" w:rsidRDefault="00C949E4" w:rsidP="00C949E4">
            <w:pPr>
              <w:overflowPunct w:val="0"/>
              <w:rPr>
                <w:sz w:val="18"/>
                <w:szCs w:val="18"/>
              </w:rPr>
            </w:pPr>
          </w:p>
        </w:tc>
        <w:tc>
          <w:tcPr>
            <w:tcW w:w="1262" w:type="dxa"/>
          </w:tcPr>
          <w:p w14:paraId="7B5E73C3" w14:textId="77777777" w:rsidR="00C949E4" w:rsidRPr="00C949E4" w:rsidRDefault="00C949E4" w:rsidP="00C949E4">
            <w:pPr>
              <w:overflowPunct w:val="0"/>
              <w:rPr>
                <w:sz w:val="18"/>
                <w:szCs w:val="18"/>
              </w:rPr>
            </w:pPr>
            <w:r w:rsidRPr="00C949E4">
              <w:rPr>
                <w:rFonts w:hint="eastAsia"/>
                <w:sz w:val="18"/>
                <w:szCs w:val="18"/>
              </w:rPr>
              <w:t>ND</w:t>
            </w:r>
          </w:p>
        </w:tc>
        <w:tc>
          <w:tcPr>
            <w:tcW w:w="2121" w:type="dxa"/>
          </w:tcPr>
          <w:p w14:paraId="718BEFEE" w14:textId="77777777" w:rsidR="00C949E4" w:rsidRPr="00C949E4" w:rsidRDefault="00C949E4" w:rsidP="00C949E4">
            <w:pPr>
              <w:overflowPunct w:val="0"/>
              <w:rPr>
                <w:sz w:val="18"/>
                <w:szCs w:val="18"/>
              </w:rPr>
            </w:pPr>
            <w:r w:rsidRPr="00C949E4">
              <w:rPr>
                <w:rFonts w:hint="eastAsia"/>
                <w:sz w:val="18"/>
                <w:szCs w:val="18"/>
              </w:rPr>
              <w:t>净资产负债率</w:t>
            </w:r>
          </w:p>
        </w:tc>
      </w:tr>
      <w:tr w:rsidR="00C949E4" w:rsidRPr="00C949E4" w14:paraId="53E9F23F" w14:textId="77777777" w:rsidTr="00EC0AB1">
        <w:tc>
          <w:tcPr>
            <w:tcW w:w="1223" w:type="dxa"/>
          </w:tcPr>
          <w:p w14:paraId="7ADAC617" w14:textId="77777777" w:rsidR="00C949E4" w:rsidRPr="00C949E4" w:rsidRDefault="00C949E4" w:rsidP="00C949E4">
            <w:pPr>
              <w:overflowPunct w:val="0"/>
              <w:rPr>
                <w:sz w:val="18"/>
                <w:szCs w:val="18"/>
              </w:rPr>
            </w:pPr>
          </w:p>
        </w:tc>
        <w:tc>
          <w:tcPr>
            <w:tcW w:w="1262" w:type="dxa"/>
          </w:tcPr>
          <w:p w14:paraId="35EE5818" w14:textId="77777777" w:rsidR="00C949E4" w:rsidRPr="00C949E4" w:rsidRDefault="00C949E4" w:rsidP="00C949E4">
            <w:pPr>
              <w:overflowPunct w:val="0"/>
              <w:rPr>
                <w:sz w:val="18"/>
                <w:szCs w:val="18"/>
              </w:rPr>
            </w:pPr>
            <w:r w:rsidRPr="00C949E4">
              <w:rPr>
                <w:rFonts w:hint="eastAsia"/>
                <w:sz w:val="18"/>
                <w:szCs w:val="18"/>
              </w:rPr>
              <w:t>AT</w:t>
            </w:r>
          </w:p>
        </w:tc>
        <w:tc>
          <w:tcPr>
            <w:tcW w:w="2121" w:type="dxa"/>
          </w:tcPr>
          <w:p w14:paraId="13B64E63" w14:textId="77777777" w:rsidR="00C949E4" w:rsidRPr="00C949E4" w:rsidRDefault="00C949E4" w:rsidP="00C949E4">
            <w:pPr>
              <w:overflowPunct w:val="0"/>
              <w:rPr>
                <w:sz w:val="18"/>
                <w:szCs w:val="18"/>
              </w:rPr>
            </w:pPr>
            <w:r w:rsidRPr="00C949E4">
              <w:rPr>
                <w:rFonts w:hint="eastAsia"/>
                <w:sz w:val="18"/>
                <w:szCs w:val="18"/>
              </w:rPr>
              <w:t>年报总资产周转率</w:t>
            </w:r>
          </w:p>
        </w:tc>
      </w:tr>
      <w:tr w:rsidR="00C949E4" w:rsidRPr="00C949E4" w14:paraId="797D5AA4" w14:textId="77777777" w:rsidTr="00EC0AB1">
        <w:tc>
          <w:tcPr>
            <w:tcW w:w="1223" w:type="dxa"/>
          </w:tcPr>
          <w:p w14:paraId="50FF4343" w14:textId="77777777" w:rsidR="00C949E4" w:rsidRPr="00C949E4" w:rsidRDefault="00C949E4" w:rsidP="00C949E4">
            <w:pPr>
              <w:overflowPunct w:val="0"/>
              <w:rPr>
                <w:sz w:val="18"/>
                <w:szCs w:val="18"/>
              </w:rPr>
            </w:pPr>
          </w:p>
        </w:tc>
        <w:tc>
          <w:tcPr>
            <w:tcW w:w="1262" w:type="dxa"/>
          </w:tcPr>
          <w:p w14:paraId="6BC43C27" w14:textId="77777777" w:rsidR="00C949E4" w:rsidRPr="00C949E4" w:rsidRDefault="00C949E4" w:rsidP="00C949E4">
            <w:pPr>
              <w:overflowPunct w:val="0"/>
              <w:rPr>
                <w:sz w:val="18"/>
                <w:szCs w:val="18"/>
              </w:rPr>
            </w:pPr>
            <w:r w:rsidRPr="00C949E4">
              <w:rPr>
                <w:rFonts w:hint="eastAsia"/>
                <w:sz w:val="18"/>
                <w:szCs w:val="18"/>
              </w:rPr>
              <w:t>ARE</w:t>
            </w:r>
          </w:p>
        </w:tc>
        <w:tc>
          <w:tcPr>
            <w:tcW w:w="2121" w:type="dxa"/>
          </w:tcPr>
          <w:p w14:paraId="624483B3" w14:textId="77777777" w:rsidR="00C949E4" w:rsidRPr="00C949E4" w:rsidRDefault="00C949E4" w:rsidP="00C949E4">
            <w:pPr>
              <w:overflowPunct w:val="0"/>
              <w:rPr>
                <w:sz w:val="18"/>
                <w:szCs w:val="18"/>
              </w:rPr>
            </w:pPr>
            <w:r w:rsidRPr="00C949E4">
              <w:rPr>
                <w:rFonts w:hint="eastAsia"/>
                <w:sz w:val="18"/>
                <w:szCs w:val="18"/>
              </w:rPr>
              <w:t>年报资产报酬率</w:t>
            </w:r>
          </w:p>
        </w:tc>
      </w:tr>
      <w:tr w:rsidR="00C949E4" w:rsidRPr="00C949E4" w14:paraId="306EE69F" w14:textId="77777777" w:rsidTr="00EC0AB1">
        <w:tc>
          <w:tcPr>
            <w:tcW w:w="1223" w:type="dxa"/>
          </w:tcPr>
          <w:p w14:paraId="5543FC51" w14:textId="77777777" w:rsidR="00C949E4" w:rsidRPr="00C949E4" w:rsidRDefault="00C949E4" w:rsidP="00C949E4">
            <w:pPr>
              <w:overflowPunct w:val="0"/>
              <w:rPr>
                <w:sz w:val="18"/>
                <w:szCs w:val="18"/>
              </w:rPr>
            </w:pPr>
          </w:p>
        </w:tc>
        <w:tc>
          <w:tcPr>
            <w:tcW w:w="1262" w:type="dxa"/>
          </w:tcPr>
          <w:p w14:paraId="2C339CE6" w14:textId="77777777" w:rsidR="00C949E4" w:rsidRPr="00C949E4" w:rsidRDefault="00C949E4" w:rsidP="00C949E4">
            <w:pPr>
              <w:overflowPunct w:val="0"/>
              <w:rPr>
                <w:sz w:val="18"/>
                <w:szCs w:val="18"/>
              </w:rPr>
            </w:pPr>
            <w:r w:rsidRPr="00C949E4">
              <w:rPr>
                <w:rFonts w:hint="eastAsia"/>
                <w:sz w:val="18"/>
                <w:szCs w:val="18"/>
              </w:rPr>
              <w:t>Lev</w:t>
            </w:r>
          </w:p>
        </w:tc>
        <w:tc>
          <w:tcPr>
            <w:tcW w:w="2121" w:type="dxa"/>
          </w:tcPr>
          <w:p w14:paraId="5316E57E" w14:textId="77777777" w:rsidR="00C949E4" w:rsidRPr="00C949E4" w:rsidRDefault="00C949E4" w:rsidP="00C949E4">
            <w:pPr>
              <w:overflowPunct w:val="0"/>
              <w:rPr>
                <w:sz w:val="18"/>
                <w:szCs w:val="18"/>
              </w:rPr>
            </w:pPr>
            <w:r w:rsidRPr="00C949E4">
              <w:rPr>
                <w:rFonts w:hint="eastAsia"/>
                <w:sz w:val="18"/>
                <w:szCs w:val="18"/>
              </w:rPr>
              <w:t>年末总负债</w:t>
            </w:r>
            <w:r w:rsidRPr="00C949E4">
              <w:rPr>
                <w:rFonts w:hint="eastAsia"/>
                <w:sz w:val="18"/>
                <w:szCs w:val="18"/>
              </w:rPr>
              <w:t>/</w:t>
            </w:r>
            <w:r w:rsidRPr="00C949E4">
              <w:rPr>
                <w:rFonts w:hint="eastAsia"/>
                <w:sz w:val="18"/>
                <w:szCs w:val="18"/>
              </w:rPr>
              <w:t>年末总资产</w:t>
            </w:r>
          </w:p>
        </w:tc>
      </w:tr>
      <w:tr w:rsidR="00C949E4" w:rsidRPr="00C949E4" w14:paraId="53F3585A" w14:textId="77777777" w:rsidTr="00EC0AB1">
        <w:tc>
          <w:tcPr>
            <w:tcW w:w="1223" w:type="dxa"/>
          </w:tcPr>
          <w:p w14:paraId="29921F0E" w14:textId="77777777" w:rsidR="00C949E4" w:rsidRPr="00C949E4" w:rsidRDefault="00C949E4" w:rsidP="00C949E4">
            <w:pPr>
              <w:overflowPunct w:val="0"/>
              <w:rPr>
                <w:sz w:val="18"/>
                <w:szCs w:val="18"/>
              </w:rPr>
            </w:pPr>
          </w:p>
        </w:tc>
        <w:tc>
          <w:tcPr>
            <w:tcW w:w="1262" w:type="dxa"/>
          </w:tcPr>
          <w:p w14:paraId="65BE25E3" w14:textId="77777777" w:rsidR="00C949E4" w:rsidRPr="00C949E4" w:rsidRDefault="00C949E4" w:rsidP="00C949E4">
            <w:pPr>
              <w:overflowPunct w:val="0"/>
              <w:rPr>
                <w:sz w:val="18"/>
                <w:szCs w:val="18"/>
              </w:rPr>
            </w:pPr>
            <w:r w:rsidRPr="00C949E4">
              <w:rPr>
                <w:rFonts w:hint="eastAsia"/>
                <w:sz w:val="18"/>
                <w:szCs w:val="18"/>
              </w:rPr>
              <w:t>OPM</w:t>
            </w:r>
          </w:p>
        </w:tc>
        <w:tc>
          <w:tcPr>
            <w:tcW w:w="2121" w:type="dxa"/>
          </w:tcPr>
          <w:p w14:paraId="4AC07272" w14:textId="77777777" w:rsidR="00C949E4" w:rsidRPr="00C949E4" w:rsidRDefault="00C949E4" w:rsidP="00C949E4">
            <w:pPr>
              <w:overflowPunct w:val="0"/>
              <w:rPr>
                <w:sz w:val="18"/>
                <w:szCs w:val="18"/>
              </w:rPr>
            </w:pPr>
            <w:r w:rsidRPr="00C949E4">
              <w:rPr>
                <w:rFonts w:hint="eastAsia"/>
                <w:sz w:val="18"/>
                <w:szCs w:val="18"/>
              </w:rPr>
              <w:t>年报营业利润率</w:t>
            </w:r>
          </w:p>
        </w:tc>
      </w:tr>
      <w:tr w:rsidR="00C949E4" w:rsidRPr="00C949E4" w14:paraId="23FF3B57" w14:textId="77777777" w:rsidTr="00EC0AB1">
        <w:tc>
          <w:tcPr>
            <w:tcW w:w="1223" w:type="dxa"/>
          </w:tcPr>
          <w:p w14:paraId="399165D6" w14:textId="77777777" w:rsidR="00C949E4" w:rsidRPr="00C949E4" w:rsidRDefault="00C949E4" w:rsidP="00C949E4">
            <w:pPr>
              <w:overflowPunct w:val="0"/>
              <w:rPr>
                <w:sz w:val="18"/>
                <w:szCs w:val="18"/>
              </w:rPr>
            </w:pPr>
          </w:p>
        </w:tc>
        <w:tc>
          <w:tcPr>
            <w:tcW w:w="1262" w:type="dxa"/>
          </w:tcPr>
          <w:p w14:paraId="19FCA739" w14:textId="77777777" w:rsidR="00C949E4" w:rsidRPr="00C949E4" w:rsidRDefault="00C949E4" w:rsidP="00C949E4">
            <w:pPr>
              <w:overflowPunct w:val="0"/>
              <w:rPr>
                <w:sz w:val="18"/>
                <w:szCs w:val="18"/>
              </w:rPr>
            </w:pPr>
            <w:r w:rsidRPr="00C949E4">
              <w:rPr>
                <w:rFonts w:hint="eastAsia"/>
                <w:sz w:val="18"/>
                <w:szCs w:val="18"/>
              </w:rPr>
              <w:t>Soe</w:t>
            </w:r>
          </w:p>
        </w:tc>
        <w:tc>
          <w:tcPr>
            <w:tcW w:w="2121" w:type="dxa"/>
          </w:tcPr>
          <w:p w14:paraId="0CA7FF71" w14:textId="77777777" w:rsidR="00C949E4" w:rsidRPr="00C949E4" w:rsidRDefault="00C949E4" w:rsidP="00C949E4">
            <w:pPr>
              <w:overflowPunct w:val="0"/>
              <w:rPr>
                <w:sz w:val="18"/>
                <w:szCs w:val="18"/>
              </w:rPr>
            </w:pPr>
            <w:r w:rsidRPr="00C949E4">
              <w:rPr>
                <w:rFonts w:hint="eastAsia"/>
                <w:sz w:val="18"/>
                <w:szCs w:val="18"/>
              </w:rPr>
              <w:t>国有控股企业取值为</w:t>
            </w:r>
            <w:r w:rsidRPr="00C949E4">
              <w:rPr>
                <w:rFonts w:hint="eastAsia"/>
                <w:sz w:val="18"/>
                <w:szCs w:val="18"/>
              </w:rPr>
              <w:t>1</w:t>
            </w:r>
            <w:r w:rsidRPr="00C949E4">
              <w:rPr>
                <w:rFonts w:hint="eastAsia"/>
                <w:sz w:val="18"/>
                <w:szCs w:val="18"/>
              </w:rPr>
              <w:t>，其他为</w:t>
            </w:r>
            <w:r w:rsidRPr="00C949E4">
              <w:rPr>
                <w:rFonts w:hint="eastAsia"/>
                <w:sz w:val="18"/>
                <w:szCs w:val="18"/>
              </w:rPr>
              <w:t>0</w:t>
            </w:r>
          </w:p>
        </w:tc>
      </w:tr>
      <w:tr w:rsidR="00C949E4" w:rsidRPr="00C949E4" w14:paraId="4FA2F8BB" w14:textId="77777777" w:rsidTr="00EC0AB1">
        <w:tc>
          <w:tcPr>
            <w:tcW w:w="1223" w:type="dxa"/>
          </w:tcPr>
          <w:p w14:paraId="11942F4E" w14:textId="77777777" w:rsidR="00C949E4" w:rsidRPr="00C949E4" w:rsidRDefault="00C949E4" w:rsidP="00C949E4">
            <w:pPr>
              <w:overflowPunct w:val="0"/>
              <w:rPr>
                <w:sz w:val="18"/>
                <w:szCs w:val="18"/>
              </w:rPr>
            </w:pPr>
          </w:p>
        </w:tc>
        <w:tc>
          <w:tcPr>
            <w:tcW w:w="1262" w:type="dxa"/>
          </w:tcPr>
          <w:p w14:paraId="7CE78DBD" w14:textId="77777777" w:rsidR="00C949E4" w:rsidRPr="00C949E4" w:rsidRDefault="00C949E4" w:rsidP="00C949E4">
            <w:pPr>
              <w:overflowPunct w:val="0"/>
              <w:rPr>
                <w:sz w:val="18"/>
                <w:szCs w:val="18"/>
              </w:rPr>
            </w:pPr>
            <w:r w:rsidRPr="00C949E4">
              <w:rPr>
                <w:rFonts w:hint="eastAsia"/>
                <w:sz w:val="18"/>
                <w:szCs w:val="18"/>
              </w:rPr>
              <w:t>Dual</w:t>
            </w:r>
          </w:p>
        </w:tc>
        <w:tc>
          <w:tcPr>
            <w:tcW w:w="2121" w:type="dxa"/>
          </w:tcPr>
          <w:p w14:paraId="5A3573A9" w14:textId="77777777" w:rsidR="00C949E4" w:rsidRPr="00C949E4" w:rsidRDefault="00C949E4" w:rsidP="00C949E4">
            <w:pPr>
              <w:overflowPunct w:val="0"/>
              <w:rPr>
                <w:sz w:val="18"/>
                <w:szCs w:val="18"/>
              </w:rPr>
            </w:pPr>
            <w:r w:rsidRPr="00C949E4">
              <w:rPr>
                <w:rFonts w:hint="eastAsia"/>
                <w:sz w:val="18"/>
                <w:szCs w:val="18"/>
              </w:rPr>
              <w:t>董事长与总经理是同一个人为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49E4" w:rsidRPr="00C949E4" w14:paraId="07D451D3" w14:textId="77777777" w:rsidTr="00EC0AB1">
        <w:tc>
          <w:tcPr>
            <w:tcW w:w="1223" w:type="dxa"/>
          </w:tcPr>
          <w:p w14:paraId="3A2CEBB6" w14:textId="77777777" w:rsidR="00C949E4" w:rsidRPr="00C949E4" w:rsidRDefault="00C949E4" w:rsidP="00C949E4">
            <w:pPr>
              <w:overflowPunct w:val="0"/>
              <w:rPr>
                <w:sz w:val="18"/>
                <w:szCs w:val="18"/>
              </w:rPr>
            </w:pPr>
          </w:p>
        </w:tc>
        <w:tc>
          <w:tcPr>
            <w:tcW w:w="1262" w:type="dxa"/>
          </w:tcPr>
          <w:p w14:paraId="685B6D6C" w14:textId="77777777" w:rsidR="00C949E4" w:rsidRPr="00C949E4" w:rsidRDefault="00C949E4" w:rsidP="00C949E4">
            <w:pPr>
              <w:overflowPunct w:val="0"/>
              <w:rPr>
                <w:sz w:val="18"/>
                <w:szCs w:val="18"/>
              </w:rPr>
            </w:pPr>
            <w:proofErr w:type="spellStart"/>
            <w:r w:rsidRPr="00C949E4">
              <w:rPr>
                <w:rFonts w:hint="eastAsia"/>
                <w:sz w:val="18"/>
                <w:szCs w:val="18"/>
              </w:rPr>
              <w:t>Indep</w:t>
            </w:r>
            <w:proofErr w:type="spellEnd"/>
          </w:p>
        </w:tc>
        <w:tc>
          <w:tcPr>
            <w:tcW w:w="2121" w:type="dxa"/>
          </w:tcPr>
          <w:p w14:paraId="1681ACF1" w14:textId="77777777" w:rsidR="00C949E4" w:rsidRPr="00C949E4" w:rsidRDefault="00C949E4" w:rsidP="00C949E4">
            <w:pPr>
              <w:overflowPunct w:val="0"/>
              <w:rPr>
                <w:sz w:val="18"/>
                <w:szCs w:val="18"/>
              </w:rPr>
            </w:pPr>
            <w:r w:rsidRPr="00C949E4">
              <w:rPr>
                <w:rFonts w:hint="eastAsia"/>
                <w:sz w:val="18"/>
                <w:szCs w:val="18"/>
              </w:rPr>
              <w:t>公司独立董事人数</w:t>
            </w:r>
            <w:r w:rsidRPr="00C949E4">
              <w:rPr>
                <w:rFonts w:hint="eastAsia"/>
                <w:sz w:val="18"/>
                <w:szCs w:val="18"/>
              </w:rPr>
              <w:t>/</w:t>
            </w:r>
            <w:r w:rsidRPr="00C949E4">
              <w:rPr>
                <w:rFonts w:hint="eastAsia"/>
                <w:sz w:val="18"/>
                <w:szCs w:val="18"/>
              </w:rPr>
              <w:t>董事会总人数</w:t>
            </w:r>
          </w:p>
        </w:tc>
      </w:tr>
      <w:tr w:rsidR="00C949E4" w:rsidRPr="00C949E4" w14:paraId="643DB9E6" w14:textId="77777777" w:rsidTr="00EC0AB1">
        <w:tc>
          <w:tcPr>
            <w:tcW w:w="1223" w:type="dxa"/>
          </w:tcPr>
          <w:p w14:paraId="7753CEEF" w14:textId="77777777" w:rsidR="00C949E4" w:rsidRPr="00C949E4" w:rsidRDefault="00C949E4" w:rsidP="00C949E4">
            <w:pPr>
              <w:overflowPunct w:val="0"/>
              <w:rPr>
                <w:sz w:val="18"/>
                <w:szCs w:val="18"/>
              </w:rPr>
            </w:pPr>
          </w:p>
        </w:tc>
        <w:tc>
          <w:tcPr>
            <w:tcW w:w="1262" w:type="dxa"/>
          </w:tcPr>
          <w:p w14:paraId="6536AB5F" w14:textId="77777777" w:rsidR="00C949E4" w:rsidRPr="00C949E4" w:rsidRDefault="00C949E4" w:rsidP="00C949E4">
            <w:pPr>
              <w:overflowPunct w:val="0"/>
              <w:rPr>
                <w:sz w:val="18"/>
                <w:szCs w:val="18"/>
              </w:rPr>
            </w:pPr>
            <w:r w:rsidRPr="00C949E4">
              <w:rPr>
                <w:rFonts w:hint="eastAsia"/>
                <w:sz w:val="18"/>
                <w:szCs w:val="18"/>
              </w:rPr>
              <w:t>Big4</w:t>
            </w:r>
          </w:p>
        </w:tc>
        <w:tc>
          <w:tcPr>
            <w:tcW w:w="2121" w:type="dxa"/>
          </w:tcPr>
          <w:p w14:paraId="7D5941C9" w14:textId="77777777" w:rsidR="00C949E4" w:rsidRPr="00C949E4" w:rsidRDefault="00C949E4" w:rsidP="00C949E4">
            <w:pPr>
              <w:overflowPunct w:val="0"/>
              <w:rPr>
                <w:sz w:val="18"/>
                <w:szCs w:val="18"/>
              </w:rPr>
            </w:pPr>
            <w:r w:rsidRPr="00C949E4">
              <w:rPr>
                <w:rFonts w:hint="eastAsia"/>
                <w:sz w:val="18"/>
                <w:szCs w:val="18"/>
              </w:rPr>
              <w:t>公司经由四大（普华永道、德勤、毕马威、安永）审计为</w:t>
            </w:r>
            <w:r w:rsidRPr="00C949E4">
              <w:rPr>
                <w:rFonts w:hint="eastAsia"/>
                <w:sz w:val="18"/>
                <w:szCs w:val="18"/>
              </w:rPr>
              <w:t>1</w:t>
            </w:r>
            <w:r w:rsidRPr="00C949E4">
              <w:rPr>
                <w:rFonts w:hint="eastAsia"/>
                <w:sz w:val="18"/>
                <w:szCs w:val="18"/>
              </w:rPr>
              <w:t>，否则为</w:t>
            </w:r>
            <w:r w:rsidRPr="00C949E4">
              <w:rPr>
                <w:rFonts w:hint="eastAsia"/>
                <w:sz w:val="18"/>
                <w:szCs w:val="18"/>
              </w:rPr>
              <w:t>0</w:t>
            </w:r>
          </w:p>
        </w:tc>
      </w:tr>
      <w:tr w:rsidR="00C949E4" w:rsidRPr="00C949E4" w14:paraId="7B9BD3CA" w14:textId="77777777" w:rsidTr="00EC0AB1">
        <w:tc>
          <w:tcPr>
            <w:tcW w:w="1223" w:type="dxa"/>
          </w:tcPr>
          <w:p w14:paraId="2F118C64" w14:textId="77777777" w:rsidR="00C949E4" w:rsidRPr="00C949E4" w:rsidRDefault="00C949E4" w:rsidP="00C949E4">
            <w:pPr>
              <w:overflowPunct w:val="0"/>
              <w:rPr>
                <w:sz w:val="18"/>
                <w:szCs w:val="18"/>
              </w:rPr>
            </w:pPr>
          </w:p>
        </w:tc>
        <w:tc>
          <w:tcPr>
            <w:tcW w:w="1262" w:type="dxa"/>
          </w:tcPr>
          <w:p w14:paraId="4F439804" w14:textId="77777777" w:rsidR="00C949E4" w:rsidRPr="00C949E4" w:rsidRDefault="00C949E4" w:rsidP="00C949E4">
            <w:pPr>
              <w:overflowPunct w:val="0"/>
              <w:rPr>
                <w:sz w:val="18"/>
                <w:szCs w:val="18"/>
              </w:rPr>
            </w:pPr>
            <w:r w:rsidRPr="00C949E4">
              <w:rPr>
                <w:rFonts w:hint="eastAsia"/>
                <w:sz w:val="18"/>
                <w:szCs w:val="18"/>
              </w:rPr>
              <w:t>Year</w:t>
            </w:r>
          </w:p>
        </w:tc>
        <w:tc>
          <w:tcPr>
            <w:tcW w:w="2121" w:type="dxa"/>
          </w:tcPr>
          <w:p w14:paraId="6F2BBA6D" w14:textId="77777777" w:rsidR="00C949E4" w:rsidRPr="00C949E4" w:rsidRDefault="00C949E4" w:rsidP="00C949E4">
            <w:pPr>
              <w:overflowPunct w:val="0"/>
              <w:rPr>
                <w:sz w:val="18"/>
                <w:szCs w:val="18"/>
              </w:rPr>
            </w:pPr>
            <w:r w:rsidRPr="00C949E4">
              <w:rPr>
                <w:rFonts w:hint="eastAsia"/>
                <w:sz w:val="18"/>
                <w:szCs w:val="18"/>
              </w:rPr>
              <w:t>年份固定效应</w:t>
            </w:r>
          </w:p>
        </w:tc>
      </w:tr>
      <w:tr w:rsidR="00C949E4" w:rsidRPr="00C949E4" w14:paraId="6185D294" w14:textId="77777777" w:rsidTr="00EC0AB1">
        <w:tc>
          <w:tcPr>
            <w:tcW w:w="1223" w:type="dxa"/>
          </w:tcPr>
          <w:p w14:paraId="2418F7AD" w14:textId="77777777" w:rsidR="00C949E4" w:rsidRPr="00C949E4" w:rsidRDefault="00C949E4" w:rsidP="00C949E4">
            <w:pPr>
              <w:overflowPunct w:val="0"/>
              <w:rPr>
                <w:sz w:val="18"/>
                <w:szCs w:val="18"/>
              </w:rPr>
            </w:pPr>
          </w:p>
        </w:tc>
        <w:tc>
          <w:tcPr>
            <w:tcW w:w="1262" w:type="dxa"/>
          </w:tcPr>
          <w:p w14:paraId="6CE27519" w14:textId="77777777" w:rsidR="00C949E4" w:rsidRPr="00C949E4" w:rsidRDefault="00C949E4" w:rsidP="00C949E4">
            <w:pPr>
              <w:overflowPunct w:val="0"/>
              <w:rPr>
                <w:sz w:val="18"/>
                <w:szCs w:val="18"/>
              </w:rPr>
            </w:pPr>
            <w:r w:rsidRPr="00C949E4">
              <w:rPr>
                <w:rFonts w:hint="eastAsia"/>
                <w:sz w:val="18"/>
                <w:szCs w:val="18"/>
              </w:rPr>
              <w:t>Ind</w:t>
            </w:r>
          </w:p>
        </w:tc>
        <w:tc>
          <w:tcPr>
            <w:tcW w:w="2121" w:type="dxa"/>
          </w:tcPr>
          <w:p w14:paraId="46B32456" w14:textId="77777777" w:rsidR="00C949E4" w:rsidRPr="00C949E4" w:rsidRDefault="00C949E4" w:rsidP="00C949E4">
            <w:pPr>
              <w:overflowPunct w:val="0"/>
              <w:rPr>
                <w:sz w:val="18"/>
                <w:szCs w:val="18"/>
              </w:rPr>
            </w:pPr>
            <w:r w:rsidRPr="00C949E4">
              <w:rPr>
                <w:rFonts w:hint="eastAsia"/>
                <w:sz w:val="18"/>
                <w:szCs w:val="18"/>
              </w:rPr>
              <w:t>行业固定效应</w:t>
            </w:r>
          </w:p>
        </w:tc>
      </w:tr>
      <w:tr w:rsidR="00C949E4" w:rsidRPr="00C949E4" w14:paraId="3F644739" w14:textId="77777777" w:rsidTr="00EC0AB1">
        <w:tc>
          <w:tcPr>
            <w:tcW w:w="1223" w:type="dxa"/>
            <w:tcBorders>
              <w:bottom w:val="single" w:sz="4" w:space="0" w:color="auto"/>
            </w:tcBorders>
          </w:tcPr>
          <w:p w14:paraId="65EC61B6" w14:textId="77777777" w:rsidR="00C949E4" w:rsidRPr="00C949E4" w:rsidRDefault="00C949E4" w:rsidP="00C949E4">
            <w:pPr>
              <w:overflowPunct w:val="0"/>
              <w:rPr>
                <w:sz w:val="18"/>
                <w:szCs w:val="18"/>
              </w:rPr>
            </w:pPr>
          </w:p>
        </w:tc>
        <w:tc>
          <w:tcPr>
            <w:tcW w:w="1262" w:type="dxa"/>
            <w:tcBorders>
              <w:bottom w:val="single" w:sz="4" w:space="0" w:color="auto"/>
            </w:tcBorders>
          </w:tcPr>
          <w:p w14:paraId="386D7D2D" w14:textId="77777777" w:rsidR="00C949E4" w:rsidRPr="00C949E4" w:rsidRDefault="00C949E4" w:rsidP="00C949E4">
            <w:pPr>
              <w:overflowPunct w:val="0"/>
              <w:rPr>
                <w:sz w:val="18"/>
                <w:szCs w:val="18"/>
              </w:rPr>
            </w:pPr>
            <w:r w:rsidRPr="00C949E4">
              <w:rPr>
                <w:rFonts w:hint="eastAsia"/>
                <w:sz w:val="18"/>
                <w:szCs w:val="18"/>
              </w:rPr>
              <w:t>Firm</w:t>
            </w:r>
          </w:p>
        </w:tc>
        <w:tc>
          <w:tcPr>
            <w:tcW w:w="2121" w:type="dxa"/>
            <w:tcBorders>
              <w:bottom w:val="single" w:sz="4" w:space="0" w:color="auto"/>
            </w:tcBorders>
          </w:tcPr>
          <w:p w14:paraId="5B67FD10" w14:textId="77777777" w:rsidR="00C949E4" w:rsidRPr="00C949E4" w:rsidRDefault="00C949E4" w:rsidP="00C949E4">
            <w:pPr>
              <w:overflowPunct w:val="0"/>
              <w:rPr>
                <w:sz w:val="18"/>
                <w:szCs w:val="18"/>
              </w:rPr>
            </w:pPr>
            <w:r w:rsidRPr="00C949E4">
              <w:rPr>
                <w:rFonts w:hint="eastAsia"/>
                <w:sz w:val="18"/>
                <w:szCs w:val="18"/>
              </w:rPr>
              <w:t>个体固定效应</w:t>
            </w:r>
          </w:p>
        </w:tc>
      </w:tr>
    </w:tbl>
    <w:p w14:paraId="050D2B94" w14:textId="77777777" w:rsidR="00C949E4" w:rsidRPr="00C949E4" w:rsidRDefault="00C949E4" w:rsidP="00C949E4">
      <w:pPr>
        <w:overflowPunct w:val="0"/>
        <w:spacing w:after="0" w:line="240" w:lineRule="auto"/>
        <w:ind w:firstLineChars="200" w:firstLine="360"/>
        <w:jc w:val="both"/>
        <w:rPr>
          <w:rFonts w:ascii="Times New Roman" w:eastAsia="宋体" w:hAnsi="Times New Roman" w:cs="Times New Roman"/>
          <w:sz w:val="18"/>
          <w:szCs w:val="18"/>
          <w14:ligatures w14:val="none"/>
        </w:rPr>
      </w:pPr>
    </w:p>
    <w:p w14:paraId="4757F00E" w14:textId="13A12660" w:rsidR="00EC0AB1"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3.4</w:t>
      </w:r>
      <w:r w:rsidRPr="00A001D6">
        <w:rPr>
          <w:rFonts w:ascii="Times New Roman" w:eastAsia="黑体" w:hAnsi="Times New Roman" w:cs="Times New Roman"/>
          <w:b/>
          <w:kern w:val="0"/>
          <w:sz w:val="21"/>
          <w:szCs w:val="21"/>
          <w14:ligatures w14:val="none"/>
        </w:rPr>
        <w:t xml:space="preserve"> </w:t>
      </w:r>
      <w:commentRangeStart w:id="99"/>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模型设计</w:t>
      </w:r>
      <w:commentRangeEnd w:id="99"/>
      <w:r w:rsidR="005D475A">
        <w:rPr>
          <w:rStyle w:val="affa"/>
          <w:rFonts w:ascii="Times New Roman" w:eastAsia="宋体" w:hAnsi="Times New Roman" w:cs="Times New Roman"/>
          <w14:ligatures w14:val="none"/>
        </w:rPr>
        <w:commentReference w:id="99"/>
      </w:r>
    </w:p>
    <w:p w14:paraId="49A98B2C" w14:textId="137D7644" w:rsidR="00EC0AB1" w:rsidRDefault="00EC0AB1" w:rsidP="00EC0AB1">
      <w:pPr>
        <w:tabs>
          <w:tab w:val="left" w:pos="360"/>
        </w:tabs>
        <w:overflowPunct w:val="0"/>
        <w:spacing w:after="0" w:line="240" w:lineRule="auto"/>
        <w:jc w:val="both"/>
        <w:rPr>
          <w:rFonts w:ascii="Times New Roman" w:eastAsia="宋体" w:hAnsi="Times New Roman" w:cs="Times New Roman"/>
          <w:bCs/>
          <w:sz w:val="21"/>
          <w:szCs w:val="21"/>
          <w14:ligatures w14:val="none"/>
        </w:rPr>
      </w:pPr>
      <w:r w:rsidRPr="00C949E4">
        <w:rPr>
          <w:rFonts w:ascii="Times New Roman" w:eastAsia="宋体" w:hAnsi="Times New Roman" w:cs="Times New Roman" w:hint="eastAsia"/>
          <w:bCs/>
          <w:sz w:val="21"/>
          <w:szCs w:val="21"/>
          <w14:ligatures w14:val="none"/>
        </w:rPr>
        <w:t>3.</w:t>
      </w:r>
      <w:r>
        <w:rPr>
          <w:rFonts w:ascii="Times New Roman" w:eastAsia="宋体" w:hAnsi="Times New Roman" w:cs="Times New Roman" w:hint="eastAsia"/>
          <w:bCs/>
          <w:sz w:val="21"/>
          <w:szCs w:val="21"/>
          <w14:ligatures w14:val="none"/>
        </w:rPr>
        <w:t>4</w:t>
      </w:r>
      <w:r w:rsidRPr="00C949E4">
        <w:rPr>
          <w:rFonts w:ascii="Times New Roman" w:eastAsia="宋体" w:hAnsi="Times New Roman" w:cs="Times New Roman" w:hint="eastAsia"/>
          <w:bCs/>
          <w:sz w:val="21"/>
          <w:szCs w:val="21"/>
          <w14:ligatures w14:val="none"/>
        </w:rPr>
        <w:t>.</w:t>
      </w:r>
      <w:r>
        <w:rPr>
          <w:rFonts w:ascii="Times New Roman" w:eastAsia="宋体" w:hAnsi="Times New Roman" w:cs="Times New Roman" w:hint="eastAsia"/>
          <w:bCs/>
          <w:sz w:val="21"/>
          <w:szCs w:val="21"/>
          <w14:ligatures w14:val="none"/>
        </w:rPr>
        <w:t>1</w:t>
      </w:r>
      <w:r w:rsidRPr="00C949E4">
        <w:rPr>
          <w:rFonts w:ascii="Times New Roman" w:eastAsia="宋体" w:hAnsi="Times New Roman" w:cs="Times New Roman" w:hint="eastAsia"/>
          <w:bCs/>
          <w:sz w:val="21"/>
          <w:szCs w:val="21"/>
          <w14:ligatures w14:val="none"/>
        </w:rPr>
        <w:t xml:space="preserve"> </w:t>
      </w:r>
      <w:r>
        <w:rPr>
          <w:rFonts w:ascii="Times New Roman" w:eastAsia="宋体" w:hAnsi="Times New Roman" w:cs="Times New Roman" w:hint="eastAsia"/>
          <w:bCs/>
          <w:sz w:val="21"/>
          <w:szCs w:val="21"/>
          <w14:ligatures w14:val="none"/>
        </w:rPr>
        <w:t>基准回归</w:t>
      </w:r>
    </w:p>
    <w:p w14:paraId="74A66616" w14:textId="010A54FE" w:rsidR="00EC0AB1" w:rsidRPr="00C949E4" w:rsidRDefault="00EC0AB1" w:rsidP="00EC0AB1">
      <w:pPr>
        <w:overflowPunct w:val="0"/>
        <w:spacing w:after="0" w:line="240" w:lineRule="auto"/>
        <w:ind w:firstLineChars="200"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bCs/>
          <w:sz w:val="21"/>
          <w:szCs w:val="21"/>
          <w14:ligatures w14:val="none"/>
        </w:rPr>
        <w:t>为</w:t>
      </w:r>
      <w:r w:rsidRPr="00C949E4">
        <w:rPr>
          <w:rFonts w:ascii="Times New Roman" w:eastAsia="宋体" w:hAnsi="Times New Roman" w:cs="Times New Roman" w:hint="eastAsia"/>
          <w:sz w:val="21"/>
          <w:szCs w:val="21"/>
          <w14:ligatures w14:val="none"/>
        </w:rPr>
        <w:t>验证新闻情绪对股票异常收益率是否存在影响，本文构建了如下模型：</w:t>
      </w:r>
    </w:p>
    <w:p w14:paraId="2EA75733" w14:textId="615B4B82" w:rsidR="00EC0AB1" w:rsidRPr="00C949E4" w:rsidRDefault="00000000" w:rsidP="00EC0AB1">
      <w:pPr>
        <w:tabs>
          <w:tab w:val="left" w:pos="357"/>
        </w:tabs>
        <w:overflowPunct w:val="0"/>
        <w:spacing w:after="0" w:line="240" w:lineRule="auto"/>
        <w:ind w:firstLineChars="200" w:firstLine="420"/>
        <w:jc w:val="both"/>
        <w:rPr>
          <w:rFonts w:ascii="Times New Roman" w:eastAsia="宋体" w:hAnsi="Cambria Math"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CAR=</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sentiment+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X+ϵ#</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4</m:t>
                  </m:r>
                </m:e>
              </m:d>
            </m:e>
          </m:eqArr>
        </m:oMath>
      </m:oMathPara>
    </w:p>
    <w:p w14:paraId="68F52955" w14:textId="1D63FC7A" w:rsidR="00113DAE" w:rsidRDefault="00EC0AB1" w:rsidP="00113DAE">
      <w:pPr>
        <w:tabs>
          <w:tab w:val="left" w:pos="360"/>
        </w:tabs>
        <w:overflowPunct w:val="0"/>
        <w:spacing w:after="0" w:line="240" w:lineRule="auto"/>
        <w:jc w:val="both"/>
        <w:rPr>
          <w:ins w:id="100" w:author="生 卢" w:date="2025-07-26T11:37:00Z" w16du:dateUtc="2025-07-26T03:37:00Z"/>
          <w:rFonts w:ascii="Times New Roman" w:eastAsia="宋体" w:hAnsi="Times New Roman" w:cs="Times New Roman"/>
          <w:bCs/>
          <w:sz w:val="21"/>
          <w:szCs w:val="21"/>
          <w14:ligatures w14:val="none"/>
        </w:rPr>
      </w:pPr>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其中，</w:t>
      </w:r>
      <m:oMath>
        <m:r>
          <w:rPr>
            <w:rFonts w:ascii="Cambria Math" w:eastAsia="宋体" w:hAnsi="Cambria Math" w:cs="Times New Roman"/>
            <w:sz w:val="21"/>
            <w:szCs w:val="21"/>
            <w14:ligatures w14:val="none"/>
          </w:rPr>
          <m:t>CAR</m:t>
        </m:r>
      </m:oMath>
      <w:r w:rsidR="00054153">
        <w:rPr>
          <w:rFonts w:ascii="Times New Roman" w:eastAsia="宋体" w:hAnsi="Times New Roman" w:cs="Times New Roman" w:hint="eastAsia"/>
          <w:bCs/>
          <w:sz w:val="21"/>
          <w:szCs w:val="21"/>
          <w14:ligatures w14:val="none"/>
        </w:rPr>
        <w:t>表示股价的累计异常收益率，</w:t>
      </w:r>
      <w:commentRangeStart w:id="101"/>
      <m:oMath>
        <m:r>
          <w:rPr>
            <w:rFonts w:ascii="Cambria Math" w:eastAsia="宋体" w:hAnsi="Cambria Math" w:cs="Times New Roman"/>
            <w:sz w:val="21"/>
            <w:szCs w:val="21"/>
            <w14:ligatures w14:val="none"/>
          </w:rPr>
          <m:t>sentiment</m:t>
        </m:r>
      </m:oMath>
      <w:r w:rsidR="00054153">
        <w:rPr>
          <w:rFonts w:ascii="Times New Roman" w:eastAsia="宋体" w:hAnsi="Times New Roman" w:cs="Times New Roman" w:hint="eastAsia"/>
          <w:bCs/>
          <w:sz w:val="21"/>
          <w:szCs w:val="21"/>
          <w14:ligatures w14:val="none"/>
        </w:rPr>
        <w:t>是新</w:t>
      </w:r>
      <w:commentRangeEnd w:id="101"/>
      <w:r w:rsidR="00390D22">
        <w:rPr>
          <w:rStyle w:val="affa"/>
          <w:rFonts w:ascii="Times New Roman" w:eastAsia="宋体" w:hAnsi="Times New Roman" w:cs="Times New Roman"/>
          <w14:ligatures w14:val="none"/>
        </w:rPr>
        <w:commentReference w:id="101"/>
      </w:r>
      <w:r w:rsidR="00054153">
        <w:rPr>
          <w:rFonts w:ascii="Times New Roman" w:eastAsia="宋体" w:hAnsi="Times New Roman" w:cs="Times New Roman" w:hint="eastAsia"/>
          <w:bCs/>
          <w:sz w:val="21"/>
          <w:szCs w:val="21"/>
          <w14:ligatures w14:val="none"/>
        </w:rPr>
        <w:t>闻文本情绪分数，为</w:t>
      </w:r>
      <w:r w:rsidR="00054153">
        <w:rPr>
          <w:rFonts w:ascii="Times New Roman" w:eastAsia="宋体" w:hAnsi="Times New Roman" w:cs="Times New Roman" w:hint="eastAsia"/>
          <w:bCs/>
          <w:sz w:val="21"/>
          <w:szCs w:val="21"/>
          <w14:ligatures w14:val="none"/>
        </w:rPr>
        <w:t>-1</w:t>
      </w:r>
      <w:r w:rsidR="00054153">
        <w:rPr>
          <w:rFonts w:ascii="Times New Roman" w:eastAsia="宋体" w:hAnsi="Times New Roman" w:cs="Times New Roman" w:hint="eastAsia"/>
          <w:bCs/>
          <w:sz w:val="21"/>
          <w:szCs w:val="21"/>
          <w14:ligatures w14:val="none"/>
        </w:rPr>
        <w:t>到</w:t>
      </w:r>
      <w:r w:rsidR="00054153">
        <w:rPr>
          <w:rFonts w:ascii="Times New Roman" w:eastAsia="宋体" w:hAnsi="Times New Roman" w:cs="Times New Roman" w:hint="eastAsia"/>
          <w:bCs/>
          <w:sz w:val="21"/>
          <w:szCs w:val="21"/>
          <w14:ligatures w14:val="none"/>
        </w:rPr>
        <w:t>1</w:t>
      </w:r>
      <w:r w:rsidR="00054153">
        <w:rPr>
          <w:rFonts w:ascii="Times New Roman" w:eastAsia="宋体" w:hAnsi="Times New Roman" w:cs="Times New Roman" w:hint="eastAsia"/>
          <w:bCs/>
          <w:sz w:val="21"/>
          <w:szCs w:val="21"/>
          <w14:ligatures w14:val="none"/>
        </w:rPr>
        <w:t>的数值。</w:t>
      </w:r>
      <m:oMath>
        <m:r>
          <w:rPr>
            <w:rFonts w:ascii="Cambria Math" w:eastAsia="宋体" w:hAnsi="Cambria Math" w:cs="Times New Roman"/>
            <w:sz w:val="21"/>
            <w:szCs w:val="21"/>
            <w14:ligatures w14:val="none"/>
          </w:rPr>
          <m:t>X</m:t>
        </m:r>
      </m:oMath>
      <w:r w:rsidR="00054153">
        <w:rPr>
          <w:rFonts w:ascii="Times New Roman" w:eastAsia="宋体" w:hAnsi="Times New Roman" w:cs="Times New Roman" w:hint="eastAsia"/>
          <w:bCs/>
          <w:sz w:val="21"/>
          <w:szCs w:val="21"/>
          <w14:ligatures w14:val="none"/>
        </w:rPr>
        <w:t>为一系列控制变量</w:t>
      </w:r>
      <w:r w:rsidR="009925D9">
        <w:rPr>
          <w:rFonts w:ascii="Times New Roman" w:eastAsia="宋体" w:hAnsi="Times New Roman" w:cs="Times New Roman" w:hint="eastAsia"/>
          <w:bCs/>
          <w:sz w:val="21"/>
          <w:szCs w:val="21"/>
          <w14:ligatures w14:val="none"/>
        </w:rPr>
        <w:t>，估计系数</w:t>
      </w:r>
      <m:oMath>
        <m:sSub>
          <m:sSubPr>
            <m:ctrlPr>
              <w:rPr>
                <w:rFonts w:ascii="Cambria Math" w:eastAsia="宋体" w:hAnsi="Cambria Math" w:cs="Times New Roman"/>
                <w:bCs/>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009925D9">
        <w:rPr>
          <w:rFonts w:ascii="Times New Roman" w:eastAsia="宋体" w:hAnsi="Times New Roman" w:cs="Times New Roman" w:hint="eastAsia"/>
          <w:bCs/>
          <w:sz w:val="21"/>
          <w:szCs w:val="21"/>
          <w14:ligatures w14:val="none"/>
        </w:rPr>
        <w:t>表示财经新闻文本情绪对股价异常收益率的影响，为正表明积极的财经新闻造成股价异常</w:t>
      </w:r>
      <w:r w:rsidR="009508A8">
        <w:rPr>
          <w:rFonts w:ascii="Times New Roman" w:eastAsia="宋体" w:hAnsi="Times New Roman" w:cs="Times New Roman" w:hint="eastAsia"/>
          <w:bCs/>
          <w:sz w:val="21"/>
          <w:szCs w:val="21"/>
          <w14:ligatures w14:val="none"/>
        </w:rPr>
        <w:t>上升，即财经新闻文本情绪对股价异常收益率具有正向影响。</w:t>
      </w:r>
      <w:ins w:id="102" w:author="生 卢" w:date="2025-07-26T11:29:00Z" w16du:dateUtc="2025-07-26T03:29:00Z">
        <w:r w:rsidR="00C01290" w:rsidRPr="00C01290">
          <w:rPr>
            <w:rFonts w:ascii="Times New Roman" w:eastAsia="宋体" w:hAnsi="Times New Roman" w:cs="Times New Roman" w:hint="eastAsia"/>
            <w:bCs/>
            <w:sz w:val="21"/>
            <w:szCs w:val="21"/>
            <w14:ligatures w14:val="none"/>
          </w:rPr>
          <w:t>同时，为获得更稳健的结果，本文所有回归均采用</w:t>
        </w:r>
      </w:ins>
      <w:ins w:id="103" w:author="生 卢" w:date="2025-07-26T11:30:00Z" w16du:dateUtc="2025-07-26T03:30:00Z">
        <w:r w:rsidR="00C01290">
          <w:rPr>
            <w:rFonts w:ascii="Times New Roman" w:eastAsia="宋体" w:hAnsi="Times New Roman" w:cs="Times New Roman" w:hint="eastAsia"/>
            <w:bCs/>
            <w:sz w:val="21"/>
            <w:szCs w:val="21"/>
            <w14:ligatures w14:val="none"/>
          </w:rPr>
          <w:t>行业</w:t>
        </w:r>
      </w:ins>
      <w:ins w:id="104" w:author="生 卢" w:date="2025-07-26T11:29:00Z" w16du:dateUtc="2025-07-26T03:29:00Z">
        <w:r w:rsidR="00C01290" w:rsidRPr="00C01290">
          <w:rPr>
            <w:rFonts w:ascii="Times New Roman" w:eastAsia="宋体" w:hAnsi="Times New Roman" w:cs="Times New Roman" w:hint="eastAsia"/>
            <w:bCs/>
            <w:sz w:val="21"/>
            <w:szCs w:val="21"/>
            <w14:ligatures w14:val="none"/>
          </w:rPr>
          <w:t>层面聚类的稳健标准误。</w:t>
        </w:r>
      </w:ins>
    </w:p>
    <w:p w14:paraId="338E2EDE" w14:textId="449E1411" w:rsidR="00C80960" w:rsidRDefault="00C80960" w:rsidP="00113DAE">
      <w:pPr>
        <w:tabs>
          <w:tab w:val="left" w:pos="360"/>
        </w:tabs>
        <w:overflowPunct w:val="0"/>
        <w:spacing w:after="0" w:line="240" w:lineRule="auto"/>
        <w:jc w:val="both"/>
        <w:rPr>
          <w:ins w:id="105" w:author="生 卢" w:date="2025-07-26T11:37:00Z" w16du:dateUtc="2025-07-26T03:37:00Z"/>
          <w:rFonts w:ascii="Times New Roman" w:eastAsia="宋体" w:hAnsi="Times New Roman" w:cs="Times New Roman"/>
          <w:bCs/>
          <w:sz w:val="21"/>
          <w:szCs w:val="21"/>
          <w14:ligatures w14:val="none"/>
        </w:rPr>
      </w:pPr>
      <w:ins w:id="106" w:author="生 卢" w:date="2025-07-26T11:37:00Z" w16du:dateUtc="2025-07-26T03:37:00Z">
        <w:r>
          <w:rPr>
            <w:rFonts w:ascii="Times New Roman" w:eastAsia="宋体" w:hAnsi="Times New Roman" w:cs="Times New Roman" w:hint="eastAsia"/>
            <w:bCs/>
            <w:sz w:val="21"/>
            <w:szCs w:val="21"/>
            <w14:ligatures w14:val="none"/>
          </w:rPr>
          <w:t xml:space="preserve">3.4.2 </w:t>
        </w:r>
        <w:r>
          <w:rPr>
            <w:rFonts w:ascii="Times New Roman" w:eastAsia="宋体" w:hAnsi="Times New Roman" w:cs="Times New Roman" w:hint="eastAsia"/>
            <w:bCs/>
            <w:sz w:val="21"/>
            <w:szCs w:val="21"/>
            <w14:ligatures w14:val="none"/>
          </w:rPr>
          <w:t>机制分析</w:t>
        </w:r>
      </w:ins>
    </w:p>
    <w:p w14:paraId="2A73130D" w14:textId="31FD0FC3" w:rsidR="00C80960" w:rsidRDefault="00C80960" w:rsidP="00113DAE">
      <w:pPr>
        <w:tabs>
          <w:tab w:val="left" w:pos="360"/>
        </w:tabs>
        <w:overflowPunct w:val="0"/>
        <w:spacing w:after="0" w:line="240" w:lineRule="auto"/>
        <w:jc w:val="both"/>
        <w:rPr>
          <w:ins w:id="107" w:author="生 卢" w:date="2025-07-26T11:39:00Z" w16du:dateUtc="2025-07-26T03:39:00Z"/>
          <w:rFonts w:ascii="Times New Roman" w:eastAsia="宋体" w:hAnsi="Times New Roman" w:cs="Times New Roman"/>
          <w:bCs/>
          <w:sz w:val="21"/>
          <w:szCs w:val="21"/>
          <w14:ligatures w14:val="none"/>
        </w:rPr>
      </w:pPr>
      <w:ins w:id="108" w:author="生 卢" w:date="2025-07-26T11:37:00Z" w16du:dateUtc="2025-07-26T03:37:00Z">
        <w:r>
          <w:rPr>
            <w:rFonts w:ascii="Times New Roman" w:eastAsia="宋体" w:hAnsi="Times New Roman" w:cs="Times New Roman"/>
            <w:bCs/>
            <w:sz w:val="21"/>
            <w:szCs w:val="21"/>
            <w14:ligatures w14:val="none"/>
          </w:rPr>
          <w:tab/>
        </w:r>
        <w:r>
          <w:rPr>
            <w:rFonts w:ascii="Times New Roman" w:eastAsia="宋体" w:hAnsi="Times New Roman" w:cs="Times New Roman" w:hint="eastAsia"/>
            <w:bCs/>
            <w:sz w:val="21"/>
            <w:szCs w:val="21"/>
            <w14:ligatures w14:val="none"/>
          </w:rPr>
          <w:t>为验证</w:t>
        </w:r>
      </w:ins>
      <w:ins w:id="109" w:author="生 卢" w:date="2025-07-26T11:38:00Z" w16du:dateUtc="2025-07-26T03:38:00Z">
        <w:r w:rsidR="00610391">
          <w:rPr>
            <w:rFonts w:ascii="Times New Roman" w:eastAsia="宋体" w:hAnsi="Times New Roman" w:cs="Times New Roman" w:hint="eastAsia"/>
            <w:bCs/>
            <w:sz w:val="21"/>
            <w:szCs w:val="21"/>
            <w14:ligatures w14:val="none"/>
          </w:rPr>
          <w:t>社交媒体情绪是否为财经新闻文本情绪造成股价波动的机制变量，</w:t>
        </w:r>
      </w:ins>
      <w:ins w:id="110" w:author="生 卢" w:date="2025-07-26T11:39:00Z" w16du:dateUtc="2025-07-26T03:39:00Z">
        <w:r w:rsidR="00610391">
          <w:rPr>
            <w:rFonts w:ascii="Times New Roman" w:eastAsia="宋体" w:hAnsi="Times New Roman" w:cs="Times New Roman" w:hint="eastAsia"/>
            <w:bCs/>
            <w:sz w:val="21"/>
            <w:szCs w:val="21"/>
            <w14:ligatures w14:val="none"/>
          </w:rPr>
          <w:t>基于</w:t>
        </w:r>
        <w:r w:rsidR="00610391">
          <w:rPr>
            <w:rFonts w:ascii="Times New Roman" w:eastAsia="宋体" w:hAnsi="Times New Roman" w:cs="Times New Roman" w:hint="eastAsia"/>
            <w:sz w:val="21"/>
            <w:szCs w:val="21"/>
            <w14:ligatures w14:val="none"/>
          </w:rPr>
          <w:t>通过两步法回归，</w:t>
        </w:r>
      </w:ins>
      <w:ins w:id="111" w:author="生 卢" w:date="2025-07-26T11:38:00Z" w16du:dateUtc="2025-07-26T03:38:00Z">
        <w:r w:rsidR="00610391">
          <w:rPr>
            <w:rFonts w:ascii="Times New Roman" w:eastAsia="宋体" w:hAnsi="Times New Roman" w:cs="Times New Roman" w:hint="eastAsia"/>
            <w:bCs/>
            <w:sz w:val="21"/>
            <w:szCs w:val="21"/>
            <w14:ligatures w14:val="none"/>
          </w:rPr>
          <w:t>本文构建了机制分析模型</w:t>
        </w:r>
      </w:ins>
      <w:ins w:id="112" w:author="生 卢" w:date="2025-07-26T11:39:00Z" w16du:dateUtc="2025-07-26T03:39:00Z">
        <w:r w:rsidR="00610391">
          <w:rPr>
            <w:rFonts w:ascii="Times New Roman" w:eastAsia="宋体" w:hAnsi="Times New Roman" w:cs="Times New Roman" w:hint="eastAsia"/>
            <w:bCs/>
            <w:sz w:val="21"/>
            <w:szCs w:val="21"/>
            <w14:ligatures w14:val="none"/>
          </w:rPr>
          <w:t>：</w:t>
        </w:r>
      </w:ins>
    </w:p>
    <w:p w14:paraId="06B1ADAC" w14:textId="29F91222" w:rsidR="00610391" w:rsidRPr="00610391" w:rsidRDefault="00000000" w:rsidP="00113DAE">
      <w:pPr>
        <w:tabs>
          <w:tab w:val="left" w:pos="360"/>
        </w:tabs>
        <w:overflowPunct w:val="0"/>
        <w:spacing w:after="0" w:line="240" w:lineRule="auto"/>
        <w:jc w:val="both"/>
        <w:rPr>
          <w:ins w:id="113" w:author="生 卢" w:date="2025-07-26T11:40:00Z" w16du:dateUtc="2025-07-26T03:40:00Z"/>
          <w:rFonts w:ascii="Times New Roman" w:eastAsia="宋体" w:hAnsi="Times New Roman" w:cs="Times New Roman"/>
          <w:sz w:val="21"/>
          <w:szCs w:val="21"/>
          <w14:ligatures w14:val="none"/>
        </w:rPr>
      </w:pPr>
      <w:moveTo w:id="114" w:author="生 卢" w:date="2025-07-26T11:39:00Z" w16du:dateUtc="2025-07-26T03:39:00Z">
        <w:moveToRangeStart w:id="115" w:author="生 卢" w:date="2025-07-26T11:39:00Z" w:name="move204422380"/>
        <m:oMathPara>
          <m:oMath>
            <m:eqArr>
              <m:eqArrPr>
                <m:maxDist m:val="1"/>
                <m:ctrlPr>
                  <w:rPr>
                    <w:rFonts w:ascii="Cambria Math" w:eastAsia="宋体" w:hAnsi="Cambria Math" w:cs="Times New Roman"/>
                    <w:i/>
                    <w:sz w:val="21"/>
                    <w:szCs w:val="21"/>
                    <w14:ligatures w14:val="none"/>
                  </w:rPr>
                </m:ctrlPr>
              </m:eqArrPr>
              <m:e>
                <w:moveTo w:id="116" w:author="生 卢" w:date="2025-07-26T11:39:00Z" w16du:dateUtc="2025-07-26T03:39:00Z">
                  <m:r>
                    <w:rPr>
                      <w:rFonts w:ascii="Cambria Math" w:eastAsia="宋体" w:hAnsi="Cambria Math" w:cs="Times New Roman"/>
                      <w:sz w:val="21"/>
                      <w:szCs w:val="21"/>
                      <w14:ligatures w14:val="none"/>
                    </w:rPr>
                    <m:t>Media=</m:t>
                  </m:r>
                </w:moveTo>
                <m:sSub>
                  <m:sSubPr>
                    <m:ctrlPr>
                      <w:rPr>
                        <w:rFonts w:ascii="Cambria Math" w:eastAsia="宋体" w:hAnsi="Cambria Math" w:cs="Times New Roman"/>
                        <w:i/>
                        <w:sz w:val="21"/>
                        <w:szCs w:val="21"/>
                        <w14:ligatures w14:val="none"/>
                      </w:rPr>
                    </m:ctrlPr>
                  </m:sSubPr>
                  <m:e>
                    <w:moveTo w:id="117" w:author="生 卢" w:date="2025-07-26T11:39:00Z" w16du:dateUtc="2025-07-26T03:39:00Z">
                      <m:r>
                        <w:rPr>
                          <w:rFonts w:ascii="Cambria Math" w:eastAsia="宋体" w:hAnsi="Cambria Math" w:cs="Times New Roman"/>
                          <w:sz w:val="21"/>
                          <w:szCs w:val="21"/>
                          <w14:ligatures w14:val="none"/>
                        </w:rPr>
                        <m:t>λ</m:t>
                      </m:r>
                    </w:moveTo>
                  </m:e>
                  <m:sub>
                    <w:moveTo w:id="118" w:author="生 卢" w:date="2025-07-26T11:39:00Z" w16du:dateUtc="2025-07-26T03:39:00Z">
                      <m:r>
                        <w:rPr>
                          <w:rFonts w:ascii="Cambria Math" w:eastAsia="宋体" w:hAnsi="Cambria Math" w:cs="Times New Roman"/>
                          <w:sz w:val="21"/>
                          <w:szCs w:val="21"/>
                          <w14:ligatures w14:val="none"/>
                        </w:rPr>
                        <m:t>0</m:t>
                      </m:r>
                    </w:moveTo>
                  </m:sub>
                </m:sSub>
                <w:moveTo w:id="119" w:author="生 卢" w:date="2025-07-26T11:39:00Z" w16du:dateUtc="2025-07-26T03:39:00Z">
                  <m:r>
                    <w:rPr>
                      <w:rFonts w:ascii="Cambria Math" w:eastAsia="宋体" w:hAnsi="Cambria Math" w:cs="Times New Roman"/>
                      <w:sz w:val="21"/>
                      <w:szCs w:val="21"/>
                      <w14:ligatures w14:val="none"/>
                    </w:rPr>
                    <m:t>+</m:t>
                  </m:r>
                </w:moveTo>
                <m:sSub>
                  <m:sSubPr>
                    <m:ctrlPr>
                      <w:rPr>
                        <w:rFonts w:ascii="Cambria Math" w:eastAsia="宋体" w:hAnsi="Cambria Math" w:cs="Times New Roman"/>
                        <w:i/>
                        <w:sz w:val="21"/>
                        <w:szCs w:val="21"/>
                        <w14:ligatures w14:val="none"/>
                      </w:rPr>
                    </m:ctrlPr>
                  </m:sSubPr>
                  <m:e>
                    <w:moveTo w:id="120" w:author="生 卢" w:date="2025-07-26T11:39:00Z" w16du:dateUtc="2025-07-26T03:39:00Z">
                      <m:r>
                        <w:rPr>
                          <w:rFonts w:ascii="Cambria Math" w:eastAsia="宋体" w:hAnsi="Cambria Math" w:cs="Times New Roman"/>
                          <w:sz w:val="21"/>
                          <w:szCs w:val="21"/>
                          <w14:ligatures w14:val="none"/>
                        </w:rPr>
                        <m:t>λ</m:t>
                      </m:r>
                    </w:moveTo>
                  </m:e>
                  <m:sub>
                    <w:moveTo w:id="121" w:author="生 卢" w:date="2025-07-26T11:39:00Z" w16du:dateUtc="2025-07-26T03:39:00Z">
                      <m:r>
                        <w:rPr>
                          <w:rFonts w:ascii="Cambria Math" w:eastAsia="宋体" w:hAnsi="Cambria Math" w:cs="Times New Roman"/>
                          <w:sz w:val="21"/>
                          <w:szCs w:val="21"/>
                          <w14:ligatures w14:val="none"/>
                        </w:rPr>
                        <m:t>1</m:t>
                      </m:r>
                    </w:moveTo>
                  </m:sub>
                </m:sSub>
                <w:moveTo w:id="122" w:author="生 卢" w:date="2025-07-26T11:39:00Z" w16du:dateUtc="2025-07-26T03:39:00Z">
                  <m:r>
                    <w:rPr>
                      <w:rFonts w:ascii="Cambria Math" w:eastAsia="宋体" w:hAnsi="Cambria Math" w:cs="Times New Roman"/>
                      <w:sz w:val="21"/>
                      <w:szCs w:val="21"/>
                      <w14:ligatures w14:val="none"/>
                    </w:rPr>
                    <m:t>Sentiment+</m:t>
                  </m:r>
                </w:moveTo>
                <m:sSub>
                  <m:sSubPr>
                    <m:ctrlPr>
                      <w:rPr>
                        <w:rFonts w:ascii="Cambria Math" w:eastAsia="宋体" w:hAnsi="Cambria Math" w:cs="Times New Roman"/>
                        <w:i/>
                        <w:sz w:val="21"/>
                        <w:szCs w:val="21"/>
                        <w14:ligatures w14:val="none"/>
                      </w:rPr>
                    </m:ctrlPr>
                  </m:sSubPr>
                  <m:e>
                    <m:sSub>
                      <m:sSubPr>
                        <m:ctrlPr>
                          <w:rPr>
                            <w:rFonts w:ascii="Cambria Math" w:eastAsia="宋体" w:hAnsi="Cambria Math" w:cs="Times New Roman"/>
                            <w:i/>
                            <w:sz w:val="21"/>
                            <w:szCs w:val="21"/>
                            <w14:ligatures w14:val="none"/>
                          </w:rPr>
                        </m:ctrlPr>
                      </m:sSubPr>
                      <m:e>
                        <w:moveTo w:id="123" w:author="生 卢" w:date="2025-07-26T11:39:00Z" w16du:dateUtc="2025-07-26T03:39:00Z">
                          <m:r>
                            <w:rPr>
                              <w:rFonts w:ascii="Cambria Math" w:eastAsia="宋体" w:hAnsi="Cambria Math" w:cs="Times New Roman"/>
                              <w:sz w:val="21"/>
                              <w:szCs w:val="21"/>
                              <w14:ligatures w14:val="none"/>
                            </w:rPr>
                            <m:t>λ</m:t>
                          </m:r>
                        </w:moveTo>
                      </m:e>
                      <m:sub>
                        <w:moveTo w:id="124" w:author="生 卢" w:date="2025-07-26T11:39:00Z" w16du:dateUtc="2025-07-26T03:39:00Z">
                          <m:r>
                            <w:rPr>
                              <w:rFonts w:ascii="Cambria Math" w:eastAsia="宋体" w:hAnsi="Cambria Math" w:cs="Times New Roman"/>
                              <w:sz w:val="21"/>
                              <w:szCs w:val="21"/>
                              <w14:ligatures w14:val="none"/>
                            </w:rPr>
                            <m:t>2</m:t>
                          </m:r>
                        </w:moveTo>
                      </m:sub>
                    </m:sSub>
                    <w:moveTo w:id="125" w:author="生 卢" w:date="2025-07-26T11:39:00Z" w16du:dateUtc="2025-07-26T03:39:00Z">
                      <m:r>
                        <w:rPr>
                          <w:rFonts w:ascii="Cambria Math" w:eastAsia="宋体" w:hAnsi="Cambria Math" w:cs="Times New Roman"/>
                          <w:sz w:val="21"/>
                          <w:szCs w:val="21"/>
                          <w14:ligatures w14:val="none"/>
                        </w:rPr>
                        <m:t>X+ϵ</m:t>
                      </m:r>
                    </w:moveTo>
                  </m:e>
                  <m:sub>
                    <w:moveTo w:id="126" w:author="生 卢" w:date="2025-07-26T11:39:00Z" w16du:dateUtc="2025-07-26T03:39:00Z">
                      <m:r>
                        <w:rPr>
                          <w:rFonts w:ascii="Cambria Math" w:eastAsia="宋体" w:hAnsi="Cambria Math" w:cs="Times New Roman"/>
                          <w:sz w:val="21"/>
                          <w:szCs w:val="21"/>
                          <w14:ligatures w14:val="none"/>
                        </w:rPr>
                        <m:t>M</m:t>
                      </m:r>
                    </w:moveTo>
                  </m:sub>
                </m:sSub>
                <w:moveTo w:id="127" w:author="生 卢" w:date="2025-07-26T11:39:00Z" w16du:dateUtc="2025-07-26T03:39:00Z">
                  <m:r>
                    <w:rPr>
                      <w:rFonts w:ascii="Cambria Math" w:eastAsia="宋体" w:hAnsi="Cambria Math" w:cs="Times New Roman"/>
                      <w:sz w:val="21"/>
                      <w:szCs w:val="21"/>
                      <w14:ligatures w14:val="none"/>
                    </w:rPr>
                    <m:t>#</m:t>
                  </m:r>
                </w:moveTo>
                <m:d>
                  <m:dPr>
                    <m:ctrlPr>
                      <w:rPr>
                        <w:rFonts w:ascii="Cambria Math" w:eastAsia="宋体" w:hAnsi="Cambria Math" w:cs="Times New Roman"/>
                        <w:i/>
                        <w:sz w:val="21"/>
                        <w:szCs w:val="21"/>
                        <w14:ligatures w14:val="none"/>
                      </w:rPr>
                    </m:ctrlPr>
                  </m:dPr>
                  <m:e>
                    <w:moveTo w:id="128" w:author="生 卢" w:date="2025-07-26T11:39:00Z" w16du:dateUtc="2025-07-26T03:39:00Z">
                      <w:del w:id="129" w:author="生 卢" w:date="2025-07-26T11:39:00Z" w16du:dateUtc="2025-07-26T03:39:00Z">
                        <m:r>
                          <w:rPr>
                            <w:rFonts w:ascii="Cambria Math" w:eastAsia="宋体" w:hAnsi="Cambria Math" w:cs="Times New Roman"/>
                            <w:sz w:val="21"/>
                            <w:szCs w:val="21"/>
                            <w14:ligatures w14:val="none"/>
                          </w:rPr>
                          <m:t>7</m:t>
                        </m:r>
                      </w:del>
                    </w:moveTo>
                  </m:e>
                </m:d>
                <w:moveTo w:id="130" w:author="生 卢" w:date="2025-07-26T11:39:00Z" w16du:dateUtc="2025-07-26T03:39:00Z"/>
              </m:e>
            </m:eqArr>
          </m:oMath>
        </m:oMathPara>
        <w:moveToRangeEnd w:id="115"/>
      </w:moveTo>
    </w:p>
    <w:p w14:paraId="2395D02D" w14:textId="5920387D" w:rsidR="00610391" w:rsidRDefault="00610391" w:rsidP="00113DAE">
      <w:pPr>
        <w:tabs>
          <w:tab w:val="left" w:pos="360"/>
        </w:tabs>
        <w:overflowPunct w:val="0"/>
        <w:spacing w:after="0" w:line="240" w:lineRule="auto"/>
        <w:jc w:val="both"/>
        <w:rPr>
          <w:ins w:id="131" w:author="生 卢" w:date="2025-07-26T12:48:00Z" w16du:dateUtc="2025-07-26T04:48:00Z"/>
          <w:rFonts w:ascii="Times New Roman" w:eastAsia="宋体" w:hAnsi="Times New Roman" w:cs="Times New Roman"/>
          <w:sz w:val="21"/>
          <w:szCs w:val="21"/>
          <w14:ligatures w14:val="none"/>
        </w:rPr>
      </w:pPr>
      <w:ins w:id="132" w:author="生 卢" w:date="2025-07-26T11:40:00Z" w16du:dateUtc="2025-07-26T03:40:00Z">
        <w:r>
          <w:rPr>
            <w:rFonts w:ascii="Times New Roman" w:eastAsia="宋体" w:hAnsi="Times New Roman" w:cs="Times New Roman" w:hint="eastAsia"/>
            <w:sz w:val="21"/>
            <w:szCs w:val="21"/>
            <w14:ligatures w14:val="none"/>
          </w:rPr>
          <w:t>第一步回归表示</w:t>
        </w:r>
      </w:ins>
      <w:ins w:id="133" w:author="生 卢" w:date="2025-07-26T12:48:00Z" w16du:dateUtc="2025-07-26T04:48:00Z">
        <w:r w:rsidR="00256CEF" w:rsidRPr="00C949E4">
          <w:rPr>
            <w:rFonts w:ascii="Times New Roman" w:eastAsia="宋体" w:hAnsi="Times New Roman" w:cs="Times New Roman" w:hint="eastAsia"/>
            <w:sz w:val="21"/>
            <w:szCs w:val="21"/>
            <w14:ligatures w14:val="none"/>
          </w:rPr>
          <w:t>处理变量财经新闻情绪对社交媒体情绪的影响。</w:t>
        </w:r>
      </w:ins>
    </w:p>
    <w:p w14:paraId="79F33819" w14:textId="16C5E3B9" w:rsidR="00256CEF" w:rsidRPr="00256CEF" w:rsidRDefault="00000000"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moveTo w:id="134" w:author="生 卢" w:date="2025-07-26T12:48:00Z" w16du:dateUtc="2025-07-26T04:48:00Z">
        <w:moveToRangeStart w:id="135" w:author="生 卢" w:date="2025-07-26T12:48:00Z" w:name="move204426521"/>
        <m:oMathPara>
          <m:oMath>
            <m:eqArr>
              <m:eqArrPr>
                <m:maxDist m:val="1"/>
                <m:ctrlPr>
                  <w:rPr>
                    <w:rFonts w:ascii="Cambria Math" w:eastAsia="宋体" w:hAnsi="Cambria Math" w:cs="Times New Roman"/>
                    <w:i/>
                    <w:sz w:val="21"/>
                    <w:szCs w:val="21"/>
                    <w14:ligatures w14:val="none"/>
                  </w:rPr>
                </m:ctrlPr>
              </m:eqArrPr>
              <m:e>
                <w:moveTo w:id="136" w:author="生 卢" w:date="2025-07-26T12:48:00Z" w16du:dateUtc="2025-07-26T04:48:00Z">
                  <m:r>
                    <w:rPr>
                      <w:rFonts w:ascii="Cambria Math" w:eastAsia="宋体" w:hAnsi="Cambria Math" w:cs="Times New Roman"/>
                      <w:sz w:val="21"/>
                      <w:szCs w:val="21"/>
                      <w14:ligatures w14:val="none"/>
                    </w:rPr>
                    <m:t>CAR=</m:t>
                  </m:r>
                </w:moveTo>
                <m:sSub>
                  <m:sSubPr>
                    <m:ctrlPr>
                      <w:rPr>
                        <w:rFonts w:ascii="Cambria Math" w:eastAsia="宋体" w:hAnsi="Cambria Math" w:cs="Times New Roman"/>
                        <w:i/>
                        <w:sz w:val="21"/>
                        <w:szCs w:val="21"/>
                        <w14:ligatures w14:val="none"/>
                      </w:rPr>
                    </m:ctrlPr>
                  </m:sSubPr>
                  <m:e>
                    <w:moveTo w:id="137" w:author="生 卢" w:date="2025-07-26T12:48:00Z" w16du:dateUtc="2025-07-26T04:48:00Z">
                      <m:r>
                        <w:rPr>
                          <w:rFonts w:ascii="Cambria Math" w:eastAsia="宋体" w:hAnsi="Cambria Math" w:cs="Times New Roman"/>
                          <w:sz w:val="21"/>
                          <w:szCs w:val="21"/>
                          <w14:ligatures w14:val="none"/>
                        </w:rPr>
                        <m:t>β</m:t>
                      </m:r>
                    </w:moveTo>
                  </m:e>
                  <m:sub>
                    <w:moveTo w:id="138" w:author="生 卢" w:date="2025-07-26T12:48:00Z" w16du:dateUtc="2025-07-26T04:48:00Z">
                      <m:r>
                        <w:rPr>
                          <w:rFonts w:ascii="Cambria Math" w:eastAsia="宋体" w:hAnsi="Cambria Math" w:cs="Times New Roman"/>
                          <w:sz w:val="21"/>
                          <w:szCs w:val="21"/>
                          <w14:ligatures w14:val="none"/>
                        </w:rPr>
                        <m:t>0</m:t>
                      </m:r>
                    </w:moveTo>
                  </m:sub>
                </m:sSub>
                <w:moveTo w:id="139" w:author="生 卢" w:date="2025-07-26T12:48:00Z" w16du:dateUtc="2025-07-26T04:48:00Z">
                  <m:r>
                    <w:rPr>
                      <w:rFonts w:ascii="Cambria Math" w:eastAsia="宋体" w:hAnsi="Cambria Math" w:cs="Times New Roman"/>
                      <w:sz w:val="21"/>
                      <w:szCs w:val="21"/>
                      <w14:ligatures w14:val="none"/>
                    </w:rPr>
                    <m:t>+</m:t>
                  </m:r>
                </w:moveTo>
                <m:sSub>
                  <m:sSubPr>
                    <m:ctrlPr>
                      <w:rPr>
                        <w:rFonts w:ascii="Cambria Math" w:eastAsia="宋体" w:hAnsi="Cambria Math" w:cs="Times New Roman"/>
                        <w:i/>
                        <w:sz w:val="21"/>
                        <w:szCs w:val="21"/>
                        <w14:ligatures w14:val="none"/>
                      </w:rPr>
                    </m:ctrlPr>
                  </m:sSubPr>
                  <m:e>
                    <w:moveTo w:id="140" w:author="生 卢" w:date="2025-07-26T12:48:00Z" w16du:dateUtc="2025-07-26T04:48:00Z">
                      <m:r>
                        <w:rPr>
                          <w:rFonts w:ascii="Cambria Math" w:eastAsia="宋体" w:hAnsi="Cambria Math" w:cs="Times New Roman"/>
                          <w:sz w:val="21"/>
                          <w:szCs w:val="21"/>
                          <w14:ligatures w14:val="none"/>
                        </w:rPr>
                        <m:t>β</m:t>
                      </m:r>
                    </w:moveTo>
                  </m:e>
                  <m:sub>
                    <w:moveTo w:id="141" w:author="生 卢" w:date="2025-07-26T12:48:00Z" w16du:dateUtc="2025-07-26T04:48:00Z">
                      <m:r>
                        <w:rPr>
                          <w:rFonts w:ascii="Cambria Math" w:eastAsia="宋体" w:hAnsi="Cambria Math" w:cs="Times New Roman"/>
                          <w:sz w:val="21"/>
                          <w:szCs w:val="21"/>
                          <w14:ligatures w14:val="none"/>
                        </w:rPr>
                        <m:t>1</m:t>
                      </m:r>
                    </w:moveTo>
                  </m:sub>
                </m:sSub>
                <w:moveTo w:id="142" w:author="生 卢" w:date="2025-07-26T12:48:00Z" w16du:dateUtc="2025-07-26T04:48:00Z">
                  <m:r>
                    <w:rPr>
                      <w:rFonts w:ascii="Cambria Math" w:eastAsia="宋体" w:hAnsi="Cambria Math" w:cs="Times New Roman"/>
                      <w:sz w:val="21"/>
                      <w:szCs w:val="21"/>
                      <w14:ligatures w14:val="none"/>
                    </w:rPr>
                    <m:t>media+</m:t>
                  </m:r>
                </w:moveTo>
                <m:sSub>
                  <m:sSubPr>
                    <m:ctrlPr>
                      <w:rPr>
                        <w:rFonts w:ascii="Cambria Math" w:eastAsia="宋体" w:hAnsi="Cambria Math" w:cs="Times New Roman"/>
                        <w:i/>
                        <w:sz w:val="21"/>
                        <w:szCs w:val="21"/>
                        <w14:ligatures w14:val="none"/>
                      </w:rPr>
                    </m:ctrlPr>
                  </m:sSubPr>
                  <m:e>
                    <w:moveTo w:id="143" w:author="生 卢" w:date="2025-07-26T12:48:00Z" w16du:dateUtc="2025-07-26T04:48:00Z">
                      <m:r>
                        <w:rPr>
                          <w:rFonts w:ascii="Cambria Math" w:eastAsia="宋体" w:hAnsi="Cambria Math" w:cs="Times New Roman"/>
                          <w:sz w:val="21"/>
                          <w:szCs w:val="21"/>
                          <w14:ligatures w14:val="none"/>
                        </w:rPr>
                        <m:t>β</m:t>
                      </m:r>
                    </w:moveTo>
                  </m:e>
                  <m:sub>
                    <w:moveTo w:id="144" w:author="生 卢" w:date="2025-07-26T12:48:00Z" w16du:dateUtc="2025-07-26T04:48:00Z">
                      <m:r>
                        <w:rPr>
                          <w:rFonts w:ascii="Cambria Math" w:eastAsia="宋体" w:hAnsi="Cambria Math" w:cs="Times New Roman"/>
                          <w:sz w:val="21"/>
                          <w:szCs w:val="21"/>
                          <w14:ligatures w14:val="none"/>
                        </w:rPr>
                        <m:t>3</m:t>
                      </m:r>
                    </w:moveTo>
                  </m:sub>
                </m:sSub>
                <w:moveTo w:id="145" w:author="生 卢" w:date="2025-07-26T12:48:00Z" w16du:dateUtc="2025-07-26T04:48:00Z">
                  <m:r>
                    <w:rPr>
                      <w:rFonts w:ascii="Cambria Math" w:eastAsia="宋体" w:hAnsi="Cambria Math" w:cs="Times New Roman"/>
                      <w:sz w:val="21"/>
                      <w:szCs w:val="21"/>
                      <w14:ligatures w14:val="none"/>
                    </w:rPr>
                    <m:t>X+ϵ#</m:t>
                  </m:r>
                </w:moveTo>
                <m:d>
                  <m:dPr>
                    <m:ctrlPr>
                      <w:rPr>
                        <w:rFonts w:ascii="Cambria Math" w:eastAsia="宋体" w:hAnsi="Cambria Math" w:cs="Times New Roman"/>
                        <w:i/>
                        <w:sz w:val="21"/>
                        <w:szCs w:val="21"/>
                        <w14:ligatures w14:val="none"/>
                      </w:rPr>
                    </m:ctrlPr>
                  </m:dPr>
                  <m:e>
                    <w:ins w:id="146" w:author="生 卢" w:date="2025-07-26T12:48:00Z" w16du:dateUtc="2025-07-26T04:48:00Z">
                      <m:r>
                        <w:rPr>
                          <w:rFonts w:ascii="Cambria Math" w:eastAsia="宋体" w:hAnsi="Cambria Math" w:cs="Times New Roman"/>
                          <w:sz w:val="21"/>
                          <w:szCs w:val="21"/>
                          <w14:ligatures w14:val="none"/>
                        </w:rPr>
                        <m:t>6</m:t>
                      </m:r>
                    </w:ins>
                    <w:moveTo w:id="147" w:author="生 卢" w:date="2025-07-26T12:48:00Z" w16du:dateUtc="2025-07-26T04:48:00Z">
                      <w:del w:id="148" w:author="生 卢" w:date="2025-07-26T12:48:00Z" w16du:dateUtc="2025-07-26T04:48:00Z">
                        <m:r>
                          <w:rPr>
                            <w:rFonts w:ascii="Cambria Math" w:eastAsia="宋体" w:hAnsi="Cambria Math" w:cs="Times New Roman"/>
                            <w:sz w:val="21"/>
                            <w:szCs w:val="21"/>
                            <w14:ligatures w14:val="none"/>
                          </w:rPr>
                          <m:t>8</m:t>
                        </m:r>
                      </w:del>
                    </w:moveTo>
                  </m:e>
                </m:d>
                <w:moveTo w:id="149" w:author="生 卢" w:date="2025-07-26T12:48:00Z" w16du:dateUtc="2025-07-26T04:48:00Z"/>
              </m:e>
            </m:eqArr>
          </m:oMath>
        </m:oMathPara>
        <w:moveToRangeEnd w:id="135"/>
      </w:moveTo>
    </w:p>
    <w:p w14:paraId="2006C491" w14:textId="3FB5B3F7" w:rsidR="00256CEF" w:rsidRDefault="00256CEF" w:rsidP="00113DAE">
      <w:pPr>
        <w:tabs>
          <w:tab w:val="left" w:pos="360"/>
        </w:tabs>
        <w:overflowPunct w:val="0"/>
        <w:spacing w:after="0" w:line="240" w:lineRule="auto"/>
        <w:jc w:val="both"/>
        <w:rPr>
          <w:ins w:id="150" w:author="生 卢" w:date="2025-07-26T12:48:00Z" w16du:dateUtc="2025-07-26T04:48:00Z"/>
          <w:rFonts w:ascii="Times New Roman" w:eastAsia="黑体" w:hAnsi="Times New Roman" w:cs="Times New Roman"/>
          <w:kern w:val="0"/>
          <w:sz w:val="28"/>
          <w:szCs w:val="28"/>
          <w14:ligatures w14:val="none"/>
        </w:rPr>
      </w:pPr>
      <w:ins w:id="151" w:author="生 卢" w:date="2025-07-26T12:49:00Z" w16du:dateUtc="2025-07-26T04:49:00Z">
        <w:r>
          <w:rPr>
            <w:rFonts w:ascii="Times New Roman" w:eastAsia="宋体" w:hAnsi="Times New Roman" w:cs="Times New Roman" w:hint="eastAsia"/>
            <w:sz w:val="21"/>
            <w:szCs w:val="21"/>
            <w14:ligatures w14:val="none"/>
          </w:rPr>
          <w:t>第二步回归</w:t>
        </w:r>
      </w:ins>
      <w:moveToRangeStart w:id="152" w:author="生 卢" w:date="2025-07-26T12:49:00Z" w:name="move204426558"/>
      <w:moveTo w:id="153" w:author="生 卢" w:date="2025-07-26T12:49:00Z" w16du:dateUtc="2025-07-26T04:49:00Z">
        <w:del w:id="154" w:author="生 卢" w:date="2025-07-26T12:49:00Z" w16du:dateUtc="2025-07-26T04:49:00Z">
          <w:r w:rsidDel="00256CEF">
            <w:rPr>
              <w:rFonts w:ascii="Times New Roman" w:eastAsia="宋体" w:hAnsi="Times New Roman" w:cs="Times New Roman" w:hint="eastAsia"/>
              <w:sz w:val="21"/>
              <w:szCs w:val="21"/>
              <w14:ligatures w14:val="none"/>
            </w:rPr>
            <w:delText>此式</w:delText>
          </w:r>
        </w:del>
        <w:r>
          <w:rPr>
            <w:rFonts w:ascii="Times New Roman" w:eastAsia="宋体" w:hAnsi="Times New Roman" w:cs="Times New Roman" w:hint="eastAsia"/>
            <w:sz w:val="21"/>
            <w:szCs w:val="21"/>
            <w14:ligatures w14:val="none"/>
          </w:rPr>
          <w:t>表明了社交媒体情绪对股价累计异常收益率的影响。</w:t>
        </w:r>
      </w:moveTo>
      <w:moveToRangeEnd w:id="152"/>
      <w:ins w:id="155" w:author="生 卢" w:date="2025-07-26T12:51:00Z" w16du:dateUtc="2025-07-26T04:51:00Z">
        <w:r>
          <w:rPr>
            <w:rFonts w:ascii="Times New Roman" w:eastAsia="宋体" w:hAnsi="Times New Roman" w:cs="Times New Roman" w:hint="eastAsia"/>
            <w:sz w:val="21"/>
            <w:szCs w:val="21"/>
            <w14:ligatures w14:val="none"/>
          </w:rPr>
          <w:t>如果两步回归的估计系数均显著且同号，则表明</w:t>
        </w:r>
      </w:ins>
      <w:ins w:id="156" w:author="生 卢" w:date="2025-07-26T12:52:00Z" w16du:dateUtc="2025-07-26T04:52:00Z">
        <w:r>
          <w:rPr>
            <w:rFonts w:ascii="Times New Roman" w:eastAsia="宋体" w:hAnsi="Times New Roman" w:cs="Times New Roman" w:hint="eastAsia"/>
            <w:sz w:val="21"/>
            <w:szCs w:val="21"/>
            <w14:ligatures w14:val="none"/>
          </w:rPr>
          <w:t>财经新闻情绪对股价造成的波动可通过社交媒体情绪传导。</w:t>
        </w:r>
      </w:ins>
    </w:p>
    <w:p w14:paraId="559B60B5" w14:textId="5FC83E31" w:rsidR="00C949E4" w:rsidRPr="00113DAE" w:rsidRDefault="00C949E4" w:rsidP="00113DAE">
      <w:pPr>
        <w:tabs>
          <w:tab w:val="left" w:pos="360"/>
        </w:tabs>
        <w:overflowPunct w:val="0"/>
        <w:spacing w:after="0" w:line="240" w:lineRule="auto"/>
        <w:jc w:val="both"/>
        <w:rPr>
          <w:rFonts w:ascii="Times New Roman" w:eastAsia="宋体" w:hAnsi="Times New Roman" w:cs="Times New Roman"/>
          <w:bCs/>
          <w:sz w:val="21"/>
          <w:szCs w:val="21"/>
          <w14:ligatures w14:val="none"/>
        </w:rPr>
      </w:pPr>
      <w:commentRangeStart w:id="157"/>
      <w:commentRangeStart w:id="158"/>
      <w:r w:rsidRPr="00C949E4">
        <w:rPr>
          <w:rFonts w:ascii="Times New Roman" w:eastAsia="黑体" w:hAnsi="Times New Roman" w:cs="Times New Roman" w:hint="eastAsia"/>
          <w:kern w:val="0"/>
          <w:sz w:val="28"/>
          <w:szCs w:val="28"/>
          <w14:ligatures w14:val="none"/>
        </w:rPr>
        <w:t xml:space="preserve">4 </w:t>
      </w:r>
      <w:r w:rsidRPr="00C949E4">
        <w:rPr>
          <w:rFonts w:ascii="Times New Roman" w:eastAsia="黑体" w:hAnsi="Times New Roman" w:cs="Times New Roman" w:hint="eastAsia"/>
          <w:kern w:val="0"/>
          <w:sz w:val="28"/>
          <w:szCs w:val="28"/>
          <w14:ligatures w14:val="none"/>
        </w:rPr>
        <w:t>实证结果</w:t>
      </w:r>
      <w:commentRangeEnd w:id="157"/>
      <w:r w:rsidR="007D71CB">
        <w:rPr>
          <w:rStyle w:val="affa"/>
          <w:rFonts w:ascii="Times New Roman" w:eastAsia="宋体" w:hAnsi="Times New Roman" w:cs="Times New Roman"/>
          <w14:ligatures w14:val="none"/>
        </w:rPr>
        <w:commentReference w:id="157"/>
      </w:r>
      <w:commentRangeEnd w:id="158"/>
      <w:r w:rsidR="00256CEF">
        <w:rPr>
          <w:rStyle w:val="affa"/>
          <w:rFonts w:ascii="Times New Roman" w:eastAsia="宋体" w:hAnsi="Times New Roman" w:cs="Times New Roman"/>
          <w14:ligatures w14:val="none"/>
        </w:rPr>
        <w:commentReference w:id="158"/>
      </w:r>
    </w:p>
    <w:p w14:paraId="44D9D9BE" w14:textId="77777777"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4.1</w:t>
      </w:r>
      <w:r w:rsidRPr="00A001D6">
        <w:rPr>
          <w:rFonts w:ascii="Times New Roman" w:eastAsia="黑体" w:hAnsi="Times New Roman" w:cs="Times New Roman"/>
          <w:b/>
          <w:kern w:val="0"/>
          <w:sz w:val="21"/>
          <w:szCs w:val="21"/>
          <w14:ligatures w14:val="none"/>
        </w:rPr>
        <w:t xml:space="preserve">  </w:t>
      </w:r>
      <w:r w:rsidRPr="00A001D6">
        <w:rPr>
          <w:rFonts w:ascii="Times New Roman" w:eastAsia="黑体" w:hAnsi="Times New Roman" w:cs="Times New Roman" w:hint="eastAsia"/>
          <w:b/>
          <w:kern w:val="0"/>
          <w:sz w:val="21"/>
          <w:szCs w:val="21"/>
          <w14:ligatures w14:val="none"/>
        </w:rPr>
        <w:t>描述性统计</w:t>
      </w:r>
    </w:p>
    <w:p w14:paraId="174FCCEC" w14:textId="396DD684" w:rsidR="00C949E4" w:rsidRPr="00C949E4" w:rsidRDefault="00C949E4" w:rsidP="00113DAE">
      <w:pPr>
        <w:overflowPunct w:val="0"/>
        <w:spacing w:after="0" w:line="240" w:lineRule="auto"/>
        <w:ind w:firstLineChars="200" w:firstLine="420"/>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Pr="00C949E4">
        <w:rPr>
          <w:rFonts w:ascii="Times New Roman" w:eastAsia="宋体" w:hAnsi="Times New Roman" w:cs="Times New Roman" w:hint="eastAsia"/>
          <w:sz w:val="21"/>
          <w:szCs w:val="21"/>
          <w14:ligatures w14:val="none"/>
        </w:rPr>
        <w:t>3</w:t>
      </w:r>
      <w:r w:rsidRPr="00C949E4">
        <w:rPr>
          <w:rFonts w:ascii="Times New Roman" w:eastAsia="宋体" w:hAnsi="Times New Roman" w:cs="Times New Roman" w:hint="eastAsia"/>
          <w:sz w:val="21"/>
          <w:szCs w:val="21"/>
          <w14:ligatures w14:val="none"/>
        </w:rPr>
        <w:t>报告了主要变量的描述性统计结果。被解释变量</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-0.0171</w:t>
      </w:r>
      <w:r w:rsidRPr="00C949E4">
        <w:rPr>
          <w:rFonts w:ascii="Times New Roman" w:eastAsia="宋体" w:hAnsi="Times New Roman" w:cs="Times New Roman" w:hint="eastAsia"/>
          <w:sz w:val="21"/>
          <w:szCs w:val="21"/>
          <w14:ligatures w14:val="none"/>
        </w:rPr>
        <w:t>，中位数为</w:t>
      </w:r>
      <w:r w:rsidRPr="00C949E4">
        <w:rPr>
          <w:rFonts w:ascii="Times New Roman" w:eastAsia="宋体" w:hAnsi="Times New Roman" w:cs="Times New Roman" w:hint="eastAsia"/>
          <w:sz w:val="21"/>
          <w:szCs w:val="21"/>
          <w14:ligatures w14:val="none"/>
        </w:rPr>
        <w:t>-0.0065</w:t>
      </w:r>
      <w:r w:rsidRPr="00C949E4">
        <w:rPr>
          <w:rFonts w:ascii="Times New Roman" w:eastAsia="宋体" w:hAnsi="Times New Roman" w:cs="Times New Roman" w:hint="eastAsia"/>
          <w:sz w:val="21"/>
          <w:szCs w:val="21"/>
          <w14:ligatures w14:val="none"/>
        </w:rPr>
        <w:t>，表明事件窗口期内市场整体反应轻微负面，但接近中性（均值绝对值接近零）。其标准差为</w:t>
      </w:r>
      <w:r w:rsidRPr="00C949E4">
        <w:rPr>
          <w:rFonts w:ascii="Times New Roman" w:eastAsia="宋体" w:hAnsi="Times New Roman" w:cs="Times New Roman" w:hint="eastAsia"/>
          <w:sz w:val="21"/>
          <w:szCs w:val="21"/>
          <w14:ligatures w14:val="none"/>
        </w:rPr>
        <w:t>0.1343</w:t>
      </w:r>
      <w:r w:rsidRPr="00C949E4">
        <w:rPr>
          <w:rFonts w:ascii="Times New Roman" w:eastAsia="宋体" w:hAnsi="Times New Roman" w:cs="Times New Roman" w:hint="eastAsia"/>
          <w:sz w:val="21"/>
          <w:szCs w:val="21"/>
          <w14:ligatures w14:val="none"/>
        </w:rPr>
        <w:t>，极值区间较大（</w:t>
      </w:r>
      <w:r w:rsidRPr="00C949E4">
        <w:rPr>
          <w:rFonts w:ascii="Times New Roman" w:eastAsia="宋体" w:hAnsi="Times New Roman" w:cs="Times New Roman" w:hint="eastAsia"/>
          <w:sz w:val="21"/>
          <w:szCs w:val="21"/>
          <w14:ligatures w14:val="none"/>
        </w:rPr>
        <w:t>-1.0337</w:t>
      </w:r>
      <w:r w:rsidRPr="00C949E4">
        <w:rPr>
          <w:rFonts w:ascii="Times New Roman" w:eastAsia="宋体" w:hAnsi="Times New Roman" w:cs="Times New Roman" w:hint="eastAsia"/>
          <w:sz w:val="21"/>
          <w:szCs w:val="21"/>
          <w14:ligatures w14:val="none"/>
        </w:rPr>
        <w:t>至</w:t>
      </w:r>
      <w:r w:rsidRPr="00C949E4">
        <w:rPr>
          <w:rFonts w:ascii="Times New Roman" w:eastAsia="宋体" w:hAnsi="Times New Roman" w:cs="Times New Roman" w:hint="eastAsia"/>
          <w:sz w:val="21"/>
          <w:szCs w:val="21"/>
          <w14:ligatures w14:val="none"/>
        </w:rPr>
        <w:t>0.8608</w:t>
      </w:r>
      <w:r w:rsidRPr="00C949E4">
        <w:rPr>
          <w:rFonts w:ascii="Times New Roman" w:eastAsia="宋体" w:hAnsi="Times New Roman" w:cs="Times New Roman" w:hint="eastAsia"/>
          <w:sz w:val="21"/>
          <w:szCs w:val="21"/>
          <w14:ligatures w14:val="none"/>
        </w:rPr>
        <w:t>），</w:t>
      </w:r>
      <w:r w:rsidR="009850F3">
        <w:rPr>
          <w:rFonts w:ascii="Times New Roman" w:eastAsia="宋体" w:hAnsi="Times New Roman" w:cs="Times New Roman" w:hint="eastAsia"/>
          <w:sz w:val="21"/>
          <w:szCs w:val="21"/>
          <w14:ligatures w14:val="none"/>
        </w:rPr>
        <w:t>表明</w:t>
      </w:r>
      <w:r w:rsidRPr="00C949E4">
        <w:rPr>
          <w:rFonts w:ascii="Times New Roman" w:eastAsia="宋体" w:hAnsi="Times New Roman" w:cs="Times New Roman" w:hint="eastAsia"/>
          <w:sz w:val="21"/>
          <w:szCs w:val="21"/>
          <w14:ligatures w14:val="none"/>
        </w:rPr>
        <w:t>不同企业的市场反应存在显著异质性。解释变量</w:t>
      </w:r>
      <w:r w:rsidRPr="00C949E4">
        <w:rPr>
          <w:rFonts w:ascii="Times New Roman" w:eastAsia="宋体" w:hAnsi="Times New Roman" w:cs="Times New Roman" w:hint="eastAsia"/>
          <w:sz w:val="21"/>
          <w:szCs w:val="21"/>
          <w14:ligatures w14:val="none"/>
        </w:rPr>
        <w:t>Sentiment</w:t>
      </w:r>
      <w:r w:rsidRPr="00C949E4">
        <w:rPr>
          <w:rFonts w:ascii="Times New Roman" w:eastAsia="宋体" w:hAnsi="Times New Roman" w:cs="Times New Roman" w:hint="eastAsia"/>
          <w:sz w:val="21"/>
          <w:szCs w:val="21"/>
          <w14:ligatures w14:val="none"/>
        </w:rPr>
        <w:t>的均值为</w:t>
      </w:r>
      <w:r w:rsidRPr="00C949E4">
        <w:rPr>
          <w:rFonts w:ascii="Times New Roman" w:eastAsia="宋体" w:hAnsi="Times New Roman" w:cs="Times New Roman" w:hint="eastAsia"/>
          <w:sz w:val="21"/>
          <w:szCs w:val="21"/>
          <w14:ligatures w14:val="none"/>
        </w:rPr>
        <w:t>0.0189</w:t>
      </w:r>
      <w:r w:rsidRPr="00C949E4">
        <w:rPr>
          <w:rFonts w:ascii="Times New Roman" w:eastAsia="宋体" w:hAnsi="Times New Roman" w:cs="Times New Roman" w:hint="eastAsia"/>
          <w:sz w:val="21"/>
          <w:szCs w:val="21"/>
          <w14:ligatures w14:val="none"/>
        </w:rPr>
        <w:t>（中位数</w:t>
      </w:r>
      <w:r w:rsidRPr="00C949E4">
        <w:rPr>
          <w:rFonts w:ascii="Times New Roman" w:eastAsia="宋体" w:hAnsi="Times New Roman" w:cs="Times New Roman" w:hint="eastAsia"/>
          <w:sz w:val="21"/>
          <w:szCs w:val="21"/>
          <w14:ligatures w14:val="none"/>
        </w:rPr>
        <w:t>0.2000</w:t>
      </w:r>
      <w:r w:rsidRPr="00C949E4">
        <w:rPr>
          <w:rFonts w:ascii="Times New Roman" w:eastAsia="宋体" w:hAnsi="Times New Roman" w:cs="Times New Roman" w:hint="eastAsia"/>
          <w:sz w:val="21"/>
          <w:szCs w:val="21"/>
          <w14:ligatures w14:val="none"/>
        </w:rPr>
        <w:t>），分布略右偏，取值范围为</w:t>
      </w:r>
      <w:r w:rsidRPr="00C949E4">
        <w:rPr>
          <w:rFonts w:ascii="Times New Roman" w:eastAsia="宋体" w:hAnsi="Times New Roman" w:cs="Times New Roman" w:hint="eastAsia"/>
          <w:sz w:val="21"/>
          <w:szCs w:val="21"/>
          <w14:ligatures w14:val="none"/>
        </w:rPr>
        <w:t>-0.9</w:t>
      </w:r>
      <w:r w:rsidRPr="00C949E4">
        <w:rPr>
          <w:rFonts w:ascii="Times New Roman" w:eastAsia="宋体" w:hAnsi="Times New Roman" w:cs="Times New Roman" w:hint="eastAsia"/>
          <w:sz w:val="21"/>
          <w:szCs w:val="21"/>
          <w14:ligatures w14:val="none"/>
        </w:rPr>
        <w:t>（极端负面）至</w:t>
      </w:r>
      <w:r w:rsidRPr="00C949E4">
        <w:rPr>
          <w:rFonts w:ascii="Times New Roman" w:eastAsia="宋体" w:hAnsi="Times New Roman" w:cs="Times New Roman" w:hint="eastAsia"/>
          <w:sz w:val="21"/>
          <w:szCs w:val="21"/>
          <w14:ligatures w14:val="none"/>
        </w:rPr>
        <w:t>0.8</w:t>
      </w:r>
      <w:r w:rsidRPr="00C949E4">
        <w:rPr>
          <w:rFonts w:ascii="Times New Roman" w:eastAsia="宋体" w:hAnsi="Times New Roman" w:cs="Times New Roman" w:hint="eastAsia"/>
          <w:sz w:val="21"/>
          <w:szCs w:val="21"/>
          <w14:ligatures w14:val="none"/>
        </w:rPr>
        <w:t>（积极）。情绪值的离散程度较高（标准差</w:t>
      </w:r>
      <w:r w:rsidRPr="00C949E4">
        <w:rPr>
          <w:rFonts w:ascii="Times New Roman" w:eastAsia="宋体" w:hAnsi="Times New Roman" w:cs="Times New Roman" w:hint="eastAsia"/>
          <w:sz w:val="21"/>
          <w:szCs w:val="21"/>
          <w14:ligatures w14:val="none"/>
        </w:rPr>
        <w:t>0.4822</w:t>
      </w:r>
      <w:r w:rsidRPr="00C949E4">
        <w:rPr>
          <w:rFonts w:ascii="Times New Roman" w:eastAsia="宋体" w:hAnsi="Times New Roman" w:cs="Times New Roman" w:hint="eastAsia"/>
          <w:sz w:val="21"/>
          <w:szCs w:val="21"/>
          <w14:ligatures w14:val="none"/>
        </w:rPr>
        <w:t>），为分析其对</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的非对称影响提供了可能。</w:t>
      </w:r>
    </w:p>
    <w:tbl>
      <w:tblPr>
        <w:tblpPr w:leftFromText="180" w:rightFromText="180" w:vertAnchor="page" w:horzAnchor="margin" w:tblpY="10329"/>
        <w:tblW w:w="5245" w:type="pct"/>
        <w:tblCellMar>
          <w:left w:w="0" w:type="dxa"/>
          <w:right w:w="0" w:type="dxa"/>
        </w:tblCellMar>
        <w:tblLook w:val="04A0" w:firstRow="1" w:lastRow="0" w:firstColumn="1" w:lastColumn="0" w:noHBand="0" w:noVBand="1"/>
      </w:tblPr>
      <w:tblGrid>
        <w:gridCol w:w="801"/>
        <w:gridCol w:w="687"/>
        <w:gridCol w:w="659"/>
        <w:gridCol w:w="774"/>
        <w:gridCol w:w="862"/>
        <w:gridCol w:w="1927"/>
      </w:tblGrid>
      <w:tr w:rsidR="00D22ABE" w:rsidRPr="00C949E4" w14:paraId="7EA40364" w14:textId="77777777" w:rsidTr="00D22ABE">
        <w:trPr>
          <w:trHeight w:val="28"/>
        </w:trPr>
        <w:tc>
          <w:tcPr>
            <w:tcW w:w="5000" w:type="pct"/>
            <w:gridSpan w:val="6"/>
            <w:tcBorders>
              <w:bottom w:val="single" w:sz="4" w:space="0" w:color="000000"/>
            </w:tcBorders>
          </w:tcPr>
          <w:p w14:paraId="0A1910BE" w14:textId="77777777" w:rsidR="00D22ABE" w:rsidRPr="00C949E4" w:rsidRDefault="00D22ABE" w:rsidP="00D22ABE">
            <w:pPr>
              <w:widowControl/>
              <w:spacing w:after="0" w:line="240" w:lineRule="auto"/>
              <w:ind w:right="114"/>
              <w:jc w:val="center"/>
              <w:rPr>
                <w:rFonts w:ascii="宋体" w:eastAsia="宋体" w:hAnsi="Times New Roman" w:cs="Times New Roman"/>
                <w:spacing w:val="-4"/>
                <w:sz w:val="18"/>
                <w:szCs w:val="18"/>
                <w14:ligatures w14:val="none"/>
              </w:rPr>
            </w:pPr>
            <w:r w:rsidRPr="00C949E4">
              <w:rPr>
                <w:rFonts w:ascii="宋体" w:eastAsia="宋体" w:hAnsi="Times New Roman" w:cs="Times New Roman" w:hint="eastAsia"/>
                <w:spacing w:val="-4"/>
                <w:sz w:val="18"/>
                <w:szCs w:val="18"/>
                <w14:ligatures w14:val="none"/>
              </w:rPr>
              <w:t>表</w:t>
            </w:r>
            <w:r>
              <w:rPr>
                <w:rFonts w:ascii="宋体" w:eastAsia="宋体" w:hAnsi="Times New Roman" w:cs="Times New Roman" w:hint="eastAsia"/>
                <w:spacing w:val="-4"/>
                <w:sz w:val="18"/>
                <w:szCs w:val="18"/>
                <w14:ligatures w14:val="none"/>
              </w:rPr>
              <w:t>2</w:t>
            </w:r>
            <w:r w:rsidRPr="00C949E4">
              <w:rPr>
                <w:rFonts w:ascii="宋体" w:eastAsia="宋体" w:hAnsi="Times New Roman" w:cs="Times New Roman" w:hint="eastAsia"/>
                <w:spacing w:val="-4"/>
                <w:sz w:val="18"/>
                <w:szCs w:val="18"/>
                <w14:ligatures w14:val="none"/>
              </w:rPr>
              <w:t xml:space="preserve"> 描述性统计</w:t>
            </w:r>
          </w:p>
        </w:tc>
      </w:tr>
      <w:tr w:rsidR="00D22ABE" w:rsidRPr="00C949E4" w14:paraId="295EE604" w14:textId="77777777" w:rsidTr="00D22ABE">
        <w:trPr>
          <w:trHeight w:val="28"/>
        </w:trPr>
        <w:tc>
          <w:tcPr>
            <w:tcW w:w="857" w:type="pct"/>
            <w:tcBorders>
              <w:top w:val="single" w:sz="4" w:space="0" w:color="000000"/>
              <w:bottom w:val="single" w:sz="4" w:space="0" w:color="000000"/>
            </w:tcBorders>
          </w:tcPr>
          <w:p w14:paraId="75230045" w14:textId="77777777" w:rsidR="00D22ABE" w:rsidRPr="00C949E4" w:rsidRDefault="00D22ABE" w:rsidP="00D22ABE">
            <w:pPr>
              <w:widowControl/>
              <w:spacing w:after="0" w:line="240" w:lineRule="auto"/>
              <w:ind w:left="119"/>
              <w:jc w:val="both"/>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变量名</w:t>
            </w:r>
          </w:p>
        </w:tc>
        <w:tc>
          <w:tcPr>
            <w:tcW w:w="735" w:type="pct"/>
            <w:tcBorders>
              <w:top w:val="single" w:sz="4" w:space="0" w:color="000000"/>
              <w:bottom w:val="single" w:sz="4" w:space="0" w:color="000000"/>
            </w:tcBorders>
          </w:tcPr>
          <w:p w14:paraId="5ACE5B77" w14:textId="77777777" w:rsidR="00D22ABE" w:rsidRPr="00C949E4" w:rsidRDefault="00D22ABE" w:rsidP="00D22ABE">
            <w:pPr>
              <w:widowControl/>
              <w:spacing w:after="0" w:line="240" w:lineRule="auto"/>
              <w:ind w:right="116"/>
              <w:jc w:val="right"/>
              <w:rPr>
                <w:rFonts w:ascii="宋体" w:eastAsia="宋体" w:hAnsi="Times New Roman" w:cs="Times New Roman"/>
                <w:sz w:val="18"/>
                <w:szCs w:val="18"/>
                <w14:ligatures w14:val="none"/>
              </w:rPr>
            </w:pPr>
            <w:r w:rsidRPr="00C949E4">
              <w:rPr>
                <w:rFonts w:ascii="宋体" w:eastAsia="宋体" w:hAnsi="Times New Roman" w:cs="Times New Roman"/>
                <w:spacing w:val="-5"/>
                <w:sz w:val="18"/>
                <w:szCs w:val="18"/>
                <w14:ligatures w14:val="none"/>
              </w:rPr>
              <w:t>均值</w:t>
            </w:r>
          </w:p>
        </w:tc>
        <w:tc>
          <w:tcPr>
            <w:tcW w:w="769" w:type="pct"/>
            <w:tcBorders>
              <w:top w:val="single" w:sz="4" w:space="0" w:color="000000"/>
              <w:bottom w:val="single" w:sz="4" w:space="0" w:color="000000"/>
            </w:tcBorders>
          </w:tcPr>
          <w:p w14:paraId="3997BC92" w14:textId="77777777" w:rsidR="00D22ABE" w:rsidRPr="00C949E4" w:rsidRDefault="00D22ABE" w:rsidP="00D22ABE">
            <w:pPr>
              <w:widowControl/>
              <w:spacing w:after="0" w:line="240" w:lineRule="auto"/>
              <w:ind w:left="106" w:right="52"/>
              <w:jc w:val="center"/>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中位数</w:t>
            </w:r>
          </w:p>
        </w:tc>
        <w:tc>
          <w:tcPr>
            <w:tcW w:w="828" w:type="pct"/>
            <w:tcBorders>
              <w:top w:val="single" w:sz="4" w:space="0" w:color="000000"/>
              <w:bottom w:val="single" w:sz="4" w:space="0" w:color="000000"/>
            </w:tcBorders>
          </w:tcPr>
          <w:p w14:paraId="0D2A0CCD" w14:textId="77777777" w:rsidR="00D22ABE" w:rsidRPr="00C949E4" w:rsidRDefault="00D22ABE" w:rsidP="00D22ABE">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标准差</w:t>
            </w:r>
          </w:p>
        </w:tc>
        <w:tc>
          <w:tcPr>
            <w:tcW w:w="986" w:type="pct"/>
            <w:tcBorders>
              <w:top w:val="single" w:sz="4" w:space="0" w:color="000000"/>
              <w:bottom w:val="single" w:sz="4" w:space="0" w:color="000000"/>
            </w:tcBorders>
          </w:tcPr>
          <w:p w14:paraId="2139CD32" w14:textId="77777777" w:rsidR="00D22ABE" w:rsidRPr="00C949E4" w:rsidRDefault="00D22ABE" w:rsidP="00D22ABE">
            <w:pPr>
              <w:widowControl/>
              <w:spacing w:after="0" w:line="240" w:lineRule="auto"/>
              <w:ind w:right="115"/>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最小值</w:t>
            </w:r>
          </w:p>
        </w:tc>
        <w:tc>
          <w:tcPr>
            <w:tcW w:w="827" w:type="pct"/>
            <w:tcBorders>
              <w:top w:val="single" w:sz="4" w:space="0" w:color="000000"/>
              <w:bottom w:val="single" w:sz="4" w:space="0" w:color="000000"/>
            </w:tcBorders>
          </w:tcPr>
          <w:p w14:paraId="4181BDE6" w14:textId="77777777" w:rsidR="00D22ABE" w:rsidRPr="00C949E4" w:rsidRDefault="00D22ABE" w:rsidP="00D22ABE">
            <w:pPr>
              <w:widowControl/>
              <w:spacing w:after="0" w:line="240" w:lineRule="auto"/>
              <w:ind w:right="114"/>
              <w:jc w:val="right"/>
              <w:rPr>
                <w:rFonts w:ascii="宋体" w:eastAsia="宋体" w:hAnsi="Times New Roman" w:cs="Times New Roman"/>
                <w:sz w:val="18"/>
                <w:szCs w:val="18"/>
                <w14:ligatures w14:val="none"/>
              </w:rPr>
            </w:pPr>
            <w:r w:rsidRPr="00C949E4">
              <w:rPr>
                <w:rFonts w:ascii="宋体" w:eastAsia="宋体" w:hAnsi="Times New Roman" w:cs="Times New Roman"/>
                <w:spacing w:val="-4"/>
                <w:sz w:val="18"/>
                <w:szCs w:val="18"/>
                <w14:ligatures w14:val="none"/>
              </w:rPr>
              <w:t>最大值</w:t>
            </w:r>
          </w:p>
        </w:tc>
      </w:tr>
      <w:tr w:rsidR="00D22ABE" w:rsidRPr="00C949E4" w14:paraId="1B1E9180" w14:textId="77777777" w:rsidTr="00D22ABE">
        <w:trPr>
          <w:trHeight w:val="233"/>
        </w:trPr>
        <w:tc>
          <w:tcPr>
            <w:tcW w:w="857" w:type="pct"/>
            <w:tcBorders>
              <w:top w:val="single" w:sz="4" w:space="0" w:color="000000"/>
            </w:tcBorders>
          </w:tcPr>
          <w:p w14:paraId="38AAE98A"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ARE</w:t>
            </w:r>
          </w:p>
        </w:tc>
        <w:tc>
          <w:tcPr>
            <w:tcW w:w="735" w:type="pct"/>
            <w:tcBorders>
              <w:top w:val="single" w:sz="4" w:space="0" w:color="000000"/>
            </w:tcBorders>
          </w:tcPr>
          <w:p w14:paraId="0FCE34EB"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4.7622</w:t>
            </w:r>
          </w:p>
        </w:tc>
        <w:tc>
          <w:tcPr>
            <w:tcW w:w="769" w:type="pct"/>
            <w:tcBorders>
              <w:top w:val="single" w:sz="4" w:space="0" w:color="000000"/>
            </w:tcBorders>
          </w:tcPr>
          <w:p w14:paraId="74D0D06B"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5.4785</w:t>
            </w:r>
          </w:p>
        </w:tc>
        <w:tc>
          <w:tcPr>
            <w:tcW w:w="828" w:type="pct"/>
            <w:tcBorders>
              <w:top w:val="single" w:sz="4" w:space="0" w:color="000000"/>
            </w:tcBorders>
          </w:tcPr>
          <w:p w14:paraId="09D889CB"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12.9832</w:t>
            </w:r>
          </w:p>
        </w:tc>
        <w:tc>
          <w:tcPr>
            <w:tcW w:w="986" w:type="pct"/>
            <w:tcBorders>
              <w:top w:val="single" w:sz="4" w:space="0" w:color="000000"/>
            </w:tcBorders>
          </w:tcPr>
          <w:p w14:paraId="532ADA08"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131.8140</w:t>
            </w:r>
          </w:p>
        </w:tc>
        <w:tc>
          <w:tcPr>
            <w:tcW w:w="827" w:type="pct"/>
            <w:tcBorders>
              <w:top w:val="single" w:sz="4" w:space="0" w:color="000000"/>
            </w:tcBorders>
          </w:tcPr>
          <w:p w14:paraId="2DFB41F8"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113.0584</w:t>
            </w:r>
          </w:p>
        </w:tc>
      </w:tr>
      <w:tr w:rsidR="00D22ABE" w:rsidRPr="00C949E4" w14:paraId="422DA701" w14:textId="77777777" w:rsidTr="00D22ABE">
        <w:trPr>
          <w:trHeight w:val="241"/>
        </w:trPr>
        <w:tc>
          <w:tcPr>
            <w:tcW w:w="857" w:type="pct"/>
          </w:tcPr>
          <w:p w14:paraId="7EC09D22"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OPM</w:t>
            </w:r>
          </w:p>
        </w:tc>
        <w:tc>
          <w:tcPr>
            <w:tcW w:w="735" w:type="pct"/>
          </w:tcPr>
          <w:p w14:paraId="3E59260D"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5.6752</w:t>
            </w:r>
          </w:p>
        </w:tc>
        <w:tc>
          <w:tcPr>
            <w:tcW w:w="769" w:type="pct"/>
          </w:tcPr>
          <w:p w14:paraId="7D158E92"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7.8353</w:t>
            </w:r>
          </w:p>
        </w:tc>
        <w:tc>
          <w:tcPr>
            <w:tcW w:w="828" w:type="pct"/>
          </w:tcPr>
          <w:p w14:paraId="3F0B6CAD"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170.4002</w:t>
            </w:r>
          </w:p>
        </w:tc>
        <w:tc>
          <w:tcPr>
            <w:tcW w:w="986" w:type="pct"/>
          </w:tcPr>
          <w:p w14:paraId="3455099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3547.7926</w:t>
            </w:r>
          </w:p>
        </w:tc>
        <w:tc>
          <w:tcPr>
            <w:tcW w:w="827" w:type="pct"/>
          </w:tcPr>
          <w:p w14:paraId="3D5D5FB6"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129.2813</w:t>
            </w:r>
          </w:p>
        </w:tc>
      </w:tr>
      <w:tr w:rsidR="00D22ABE" w:rsidRPr="00C949E4" w14:paraId="706777B8" w14:textId="77777777" w:rsidTr="00D22ABE">
        <w:trPr>
          <w:trHeight w:val="241"/>
        </w:trPr>
        <w:tc>
          <w:tcPr>
            <w:tcW w:w="857" w:type="pct"/>
          </w:tcPr>
          <w:p w14:paraId="6C6C9BB1"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CR</w:t>
            </w:r>
          </w:p>
        </w:tc>
        <w:tc>
          <w:tcPr>
            <w:tcW w:w="735" w:type="pct"/>
          </w:tcPr>
          <w:p w14:paraId="1D9DB656"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2.3182</w:t>
            </w:r>
          </w:p>
        </w:tc>
        <w:tc>
          <w:tcPr>
            <w:tcW w:w="769" w:type="pct"/>
          </w:tcPr>
          <w:p w14:paraId="4668BD69"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1.5383</w:t>
            </w:r>
          </w:p>
        </w:tc>
        <w:tc>
          <w:tcPr>
            <w:tcW w:w="828" w:type="pct"/>
          </w:tcPr>
          <w:p w14:paraId="3B373984"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3.6680</w:t>
            </w:r>
          </w:p>
        </w:tc>
        <w:tc>
          <w:tcPr>
            <w:tcW w:w="986" w:type="pct"/>
          </w:tcPr>
          <w:p w14:paraId="50A644A9"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0.1086</w:t>
            </w:r>
          </w:p>
        </w:tc>
        <w:tc>
          <w:tcPr>
            <w:tcW w:w="827" w:type="pct"/>
          </w:tcPr>
          <w:p w14:paraId="15A4DAB8"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54.5074</w:t>
            </w:r>
          </w:p>
        </w:tc>
      </w:tr>
      <w:tr w:rsidR="00D22ABE" w:rsidRPr="00C949E4" w14:paraId="03DD7890" w14:textId="77777777" w:rsidTr="00D22ABE">
        <w:trPr>
          <w:trHeight w:val="241"/>
        </w:trPr>
        <w:tc>
          <w:tcPr>
            <w:tcW w:w="857" w:type="pct"/>
          </w:tcPr>
          <w:p w14:paraId="4C68B47F"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QR</w:t>
            </w:r>
          </w:p>
        </w:tc>
        <w:tc>
          <w:tcPr>
            <w:tcW w:w="735" w:type="pct"/>
          </w:tcPr>
          <w:p w14:paraId="67E14047"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1.5404</w:t>
            </w:r>
          </w:p>
        </w:tc>
        <w:tc>
          <w:tcPr>
            <w:tcW w:w="769" w:type="pct"/>
          </w:tcPr>
          <w:p w14:paraId="476BE352"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1.0120</w:t>
            </w:r>
          </w:p>
        </w:tc>
        <w:tc>
          <w:tcPr>
            <w:tcW w:w="828" w:type="pct"/>
          </w:tcPr>
          <w:p w14:paraId="10FCA07A"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2.0664</w:t>
            </w:r>
          </w:p>
        </w:tc>
        <w:tc>
          <w:tcPr>
            <w:tcW w:w="986" w:type="pct"/>
          </w:tcPr>
          <w:p w14:paraId="46A51A13"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0.0119</w:t>
            </w:r>
          </w:p>
        </w:tc>
        <w:tc>
          <w:tcPr>
            <w:tcW w:w="827" w:type="pct"/>
          </w:tcPr>
          <w:p w14:paraId="46E615C1"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22.0579</w:t>
            </w:r>
          </w:p>
        </w:tc>
      </w:tr>
      <w:tr w:rsidR="00D22ABE" w:rsidRPr="00C949E4" w14:paraId="7342A859" w14:textId="77777777" w:rsidTr="00D22ABE">
        <w:trPr>
          <w:trHeight w:val="241"/>
        </w:trPr>
        <w:tc>
          <w:tcPr>
            <w:tcW w:w="857" w:type="pct"/>
          </w:tcPr>
          <w:p w14:paraId="6266F1EB"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ND</w:t>
            </w:r>
          </w:p>
        </w:tc>
        <w:tc>
          <w:tcPr>
            <w:tcW w:w="735" w:type="pct"/>
          </w:tcPr>
          <w:p w14:paraId="225BBAC3"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52.4751</w:t>
            </w:r>
          </w:p>
        </w:tc>
        <w:tc>
          <w:tcPr>
            <w:tcW w:w="769" w:type="pct"/>
          </w:tcPr>
          <w:p w14:paraId="34187E04" w14:textId="77777777" w:rsidR="00D22ABE" w:rsidRPr="00C949E4" w:rsidRDefault="00D22ABE" w:rsidP="00D22ABE">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53.6437</w:t>
            </w:r>
          </w:p>
        </w:tc>
        <w:tc>
          <w:tcPr>
            <w:tcW w:w="828" w:type="pct"/>
          </w:tcPr>
          <w:p w14:paraId="2AA73B9E"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24.3072</w:t>
            </w:r>
          </w:p>
        </w:tc>
        <w:tc>
          <w:tcPr>
            <w:tcW w:w="986" w:type="pct"/>
          </w:tcPr>
          <w:p w14:paraId="6CA6DFE8"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157.8540</w:t>
            </w:r>
          </w:p>
        </w:tc>
        <w:tc>
          <w:tcPr>
            <w:tcW w:w="827" w:type="pct"/>
          </w:tcPr>
          <w:p w14:paraId="58E8BA5F"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97.8369</w:t>
            </w:r>
          </w:p>
        </w:tc>
      </w:tr>
      <w:tr w:rsidR="00D22ABE" w:rsidRPr="00C949E4" w14:paraId="0828489B" w14:textId="77777777" w:rsidTr="00D22ABE">
        <w:trPr>
          <w:trHeight w:val="241"/>
        </w:trPr>
        <w:tc>
          <w:tcPr>
            <w:tcW w:w="857" w:type="pct"/>
          </w:tcPr>
          <w:p w14:paraId="5F41565E"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AT</w:t>
            </w:r>
          </w:p>
        </w:tc>
        <w:tc>
          <w:tcPr>
            <w:tcW w:w="735" w:type="pct"/>
          </w:tcPr>
          <w:p w14:paraId="689B2DB0"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0.6376</w:t>
            </w:r>
          </w:p>
        </w:tc>
        <w:tc>
          <w:tcPr>
            <w:tcW w:w="769" w:type="pct"/>
          </w:tcPr>
          <w:p w14:paraId="2434951A"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0.5221</w:t>
            </w:r>
          </w:p>
        </w:tc>
        <w:tc>
          <w:tcPr>
            <w:tcW w:w="828" w:type="pct"/>
          </w:tcPr>
          <w:p w14:paraId="1048C9F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0.5188</w:t>
            </w:r>
          </w:p>
        </w:tc>
        <w:tc>
          <w:tcPr>
            <w:tcW w:w="986" w:type="pct"/>
          </w:tcPr>
          <w:p w14:paraId="537888BB"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0.0048</w:t>
            </w:r>
          </w:p>
        </w:tc>
        <w:tc>
          <w:tcPr>
            <w:tcW w:w="827" w:type="pct"/>
          </w:tcPr>
          <w:p w14:paraId="522247C6"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4.7532</w:t>
            </w:r>
          </w:p>
        </w:tc>
      </w:tr>
      <w:tr w:rsidR="00D22ABE" w:rsidRPr="00C949E4" w14:paraId="6FFEF7F2" w14:textId="77777777" w:rsidTr="00D22ABE">
        <w:trPr>
          <w:trHeight w:val="491"/>
        </w:trPr>
        <w:tc>
          <w:tcPr>
            <w:tcW w:w="857" w:type="pct"/>
          </w:tcPr>
          <w:p w14:paraId="0C761557"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sentiment</w:t>
            </w:r>
          </w:p>
        </w:tc>
        <w:tc>
          <w:tcPr>
            <w:tcW w:w="735" w:type="pct"/>
          </w:tcPr>
          <w:p w14:paraId="291D5278"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0.0189</w:t>
            </w:r>
          </w:p>
        </w:tc>
        <w:tc>
          <w:tcPr>
            <w:tcW w:w="769" w:type="pct"/>
          </w:tcPr>
          <w:p w14:paraId="64F19158"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0.2000</w:t>
            </w:r>
          </w:p>
        </w:tc>
        <w:tc>
          <w:tcPr>
            <w:tcW w:w="828" w:type="pct"/>
          </w:tcPr>
          <w:p w14:paraId="2261CF50"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0.4822</w:t>
            </w:r>
          </w:p>
        </w:tc>
        <w:tc>
          <w:tcPr>
            <w:tcW w:w="986" w:type="pct"/>
          </w:tcPr>
          <w:p w14:paraId="1D5AEA9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0.9000</w:t>
            </w:r>
          </w:p>
        </w:tc>
        <w:tc>
          <w:tcPr>
            <w:tcW w:w="827" w:type="pct"/>
          </w:tcPr>
          <w:p w14:paraId="43E62AA6"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0.8000</w:t>
            </w:r>
          </w:p>
        </w:tc>
      </w:tr>
      <w:tr w:rsidR="00D22ABE" w:rsidRPr="00C949E4" w14:paraId="5E88F98F" w14:textId="77777777" w:rsidTr="00D22ABE">
        <w:trPr>
          <w:trHeight w:val="491"/>
        </w:trPr>
        <w:tc>
          <w:tcPr>
            <w:tcW w:w="857" w:type="pct"/>
          </w:tcPr>
          <w:p w14:paraId="237AF05C" w14:textId="77777777" w:rsidR="00D22ABE" w:rsidRPr="00C949E4" w:rsidRDefault="00D22ABE" w:rsidP="00D22ABE">
            <w:pPr>
              <w:widowControl/>
              <w:tabs>
                <w:tab w:val="center" w:pos="621"/>
              </w:tabs>
              <w:spacing w:after="0" w:line="240" w:lineRule="auto"/>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hint="eastAsia"/>
                <w:sz w:val="18"/>
                <w:szCs w:val="18"/>
                <w14:ligatures w14:val="none"/>
              </w:rPr>
              <w:t xml:space="preserve"> CAR</w:t>
            </w:r>
          </w:p>
        </w:tc>
        <w:tc>
          <w:tcPr>
            <w:tcW w:w="735" w:type="pct"/>
          </w:tcPr>
          <w:p w14:paraId="3E63AD33"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0.0171</w:t>
            </w:r>
          </w:p>
        </w:tc>
        <w:tc>
          <w:tcPr>
            <w:tcW w:w="769" w:type="pct"/>
          </w:tcPr>
          <w:p w14:paraId="10F844B6" w14:textId="77777777" w:rsidR="00D22ABE" w:rsidRPr="00C949E4" w:rsidRDefault="00D22ABE" w:rsidP="00D22ABE">
            <w:pPr>
              <w:widowControl/>
              <w:spacing w:after="0" w:line="240" w:lineRule="auto"/>
              <w:ind w:left="106" w:right="70"/>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0.0065</w:t>
            </w:r>
          </w:p>
        </w:tc>
        <w:tc>
          <w:tcPr>
            <w:tcW w:w="828" w:type="pct"/>
          </w:tcPr>
          <w:p w14:paraId="1F70C306"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0.1343</w:t>
            </w:r>
          </w:p>
        </w:tc>
        <w:tc>
          <w:tcPr>
            <w:tcW w:w="986" w:type="pct"/>
          </w:tcPr>
          <w:p w14:paraId="43F68CE7"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z w:val="18"/>
                <w:szCs w:val="18"/>
                <w14:ligatures w14:val="none"/>
              </w:rPr>
              <w:t>-</w:t>
            </w:r>
            <w:r w:rsidRPr="00C949E4">
              <w:rPr>
                <w:rFonts w:ascii="Times New Roman" w:eastAsia="Times New Roman" w:hAnsi="Times New Roman" w:cs="Times New Roman"/>
                <w:spacing w:val="-2"/>
                <w:sz w:val="18"/>
                <w:szCs w:val="18"/>
                <w14:ligatures w14:val="none"/>
              </w:rPr>
              <w:t>1.0337</w:t>
            </w:r>
          </w:p>
        </w:tc>
        <w:tc>
          <w:tcPr>
            <w:tcW w:w="827" w:type="pct"/>
          </w:tcPr>
          <w:p w14:paraId="64885DF2"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0.8608</w:t>
            </w:r>
          </w:p>
        </w:tc>
      </w:tr>
      <w:tr w:rsidR="00D22ABE" w:rsidRPr="00C949E4" w14:paraId="3C3F35F0" w14:textId="77777777" w:rsidTr="00D22ABE">
        <w:trPr>
          <w:trHeight w:val="241"/>
        </w:trPr>
        <w:tc>
          <w:tcPr>
            <w:tcW w:w="857" w:type="pct"/>
          </w:tcPr>
          <w:p w14:paraId="47DACB53"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TR</w:t>
            </w:r>
          </w:p>
        </w:tc>
        <w:tc>
          <w:tcPr>
            <w:tcW w:w="735" w:type="pct"/>
          </w:tcPr>
          <w:p w14:paraId="2FB709F7"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6.4663</w:t>
            </w:r>
          </w:p>
        </w:tc>
        <w:tc>
          <w:tcPr>
            <w:tcW w:w="769" w:type="pct"/>
          </w:tcPr>
          <w:p w14:paraId="1C062844"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4.7619</w:t>
            </w:r>
          </w:p>
        </w:tc>
        <w:tc>
          <w:tcPr>
            <w:tcW w:w="828" w:type="pct"/>
          </w:tcPr>
          <w:p w14:paraId="334382E2"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5.8502</w:t>
            </w:r>
          </w:p>
        </w:tc>
        <w:tc>
          <w:tcPr>
            <w:tcW w:w="986" w:type="pct"/>
          </w:tcPr>
          <w:p w14:paraId="4000EB33"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0.3915</w:t>
            </w:r>
          </w:p>
        </w:tc>
        <w:tc>
          <w:tcPr>
            <w:tcW w:w="827" w:type="pct"/>
          </w:tcPr>
          <w:p w14:paraId="7E4BC7DC"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40.1466</w:t>
            </w:r>
          </w:p>
        </w:tc>
      </w:tr>
      <w:tr w:rsidR="00D22ABE" w:rsidRPr="00C949E4" w14:paraId="61256CB8" w14:textId="77777777" w:rsidTr="00D22ABE">
        <w:trPr>
          <w:trHeight w:val="241"/>
        </w:trPr>
        <w:tc>
          <w:tcPr>
            <w:tcW w:w="857" w:type="pct"/>
          </w:tcPr>
          <w:p w14:paraId="60050B22"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Ind</w:t>
            </w:r>
          </w:p>
        </w:tc>
        <w:tc>
          <w:tcPr>
            <w:tcW w:w="735" w:type="pct"/>
          </w:tcPr>
          <w:p w14:paraId="3C88F41D"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32.0086</w:t>
            </w:r>
          </w:p>
        </w:tc>
        <w:tc>
          <w:tcPr>
            <w:tcW w:w="769" w:type="pct"/>
          </w:tcPr>
          <w:p w14:paraId="6D09D16D" w14:textId="77777777" w:rsidR="00D22ABE" w:rsidRPr="00C949E4" w:rsidRDefault="00D22ABE" w:rsidP="00D22ABE">
            <w:pPr>
              <w:widowControl/>
              <w:spacing w:after="0" w:line="240" w:lineRule="auto"/>
              <w:ind w:left="1"/>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31.0000</w:t>
            </w:r>
          </w:p>
        </w:tc>
        <w:tc>
          <w:tcPr>
            <w:tcW w:w="828" w:type="pct"/>
          </w:tcPr>
          <w:p w14:paraId="2CB43B1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14.5066</w:t>
            </w:r>
          </w:p>
        </w:tc>
        <w:tc>
          <w:tcPr>
            <w:tcW w:w="986" w:type="pct"/>
          </w:tcPr>
          <w:p w14:paraId="194B7178"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7" w:type="pct"/>
          </w:tcPr>
          <w:p w14:paraId="7E4CBE17"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65.0000</w:t>
            </w:r>
          </w:p>
        </w:tc>
      </w:tr>
      <w:tr w:rsidR="00D22ABE" w:rsidRPr="00C949E4" w14:paraId="29B1F289" w14:textId="77777777" w:rsidTr="00D22ABE">
        <w:trPr>
          <w:trHeight w:val="241"/>
        </w:trPr>
        <w:tc>
          <w:tcPr>
            <w:tcW w:w="857" w:type="pct"/>
          </w:tcPr>
          <w:p w14:paraId="73C8AC20"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commentRangeStart w:id="159"/>
            <w:commentRangeStart w:id="160"/>
            <w:r w:rsidRPr="00C949E4">
              <w:rPr>
                <w:rFonts w:ascii="Times New Roman" w:eastAsia="Times New Roman" w:hAnsi="Times New Roman" w:cs="Times New Roman"/>
                <w:spacing w:val="-5"/>
                <w:sz w:val="18"/>
                <w:szCs w:val="18"/>
                <w14:ligatures w14:val="none"/>
              </w:rPr>
              <w:t>Soe</w:t>
            </w:r>
          </w:p>
        </w:tc>
        <w:tc>
          <w:tcPr>
            <w:tcW w:w="735" w:type="pct"/>
          </w:tcPr>
          <w:p w14:paraId="74804D4B"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0.2327</w:t>
            </w:r>
          </w:p>
        </w:tc>
        <w:tc>
          <w:tcPr>
            <w:tcW w:w="769" w:type="pct"/>
          </w:tcPr>
          <w:p w14:paraId="7922383E"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8" w:type="pct"/>
          </w:tcPr>
          <w:p w14:paraId="30D4A86C"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0.4228</w:t>
            </w:r>
          </w:p>
        </w:tc>
        <w:tc>
          <w:tcPr>
            <w:tcW w:w="986" w:type="pct"/>
          </w:tcPr>
          <w:p w14:paraId="694E017C"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7" w:type="pct"/>
          </w:tcPr>
          <w:p w14:paraId="709BF279"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commentRangeEnd w:id="159"/>
            <w:r w:rsidR="00BC6E8B">
              <w:rPr>
                <w:rStyle w:val="affa"/>
                <w:rFonts w:ascii="Times New Roman" w:eastAsia="宋体" w:hAnsi="Times New Roman" w:cs="Times New Roman"/>
                <w14:ligatures w14:val="none"/>
              </w:rPr>
              <w:commentReference w:id="159"/>
            </w:r>
            <w:r w:rsidR="00256CEF">
              <w:rPr>
                <w:rStyle w:val="affa"/>
                <w:rFonts w:ascii="Times New Roman" w:eastAsia="宋体" w:hAnsi="Times New Roman" w:cs="Times New Roman"/>
                <w14:ligatures w14:val="none"/>
              </w:rPr>
              <w:commentReference w:id="160"/>
            </w:r>
          </w:p>
        </w:tc>
      </w:tr>
      <w:commentRangeEnd w:id="160"/>
      <w:tr w:rsidR="00D22ABE" w:rsidRPr="00C949E4" w14:paraId="10EF903A" w14:textId="77777777" w:rsidTr="00D22ABE">
        <w:trPr>
          <w:trHeight w:val="241"/>
        </w:trPr>
        <w:tc>
          <w:tcPr>
            <w:tcW w:w="857" w:type="pct"/>
          </w:tcPr>
          <w:p w14:paraId="2AB23EDF"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Dual</w:t>
            </w:r>
          </w:p>
        </w:tc>
        <w:tc>
          <w:tcPr>
            <w:tcW w:w="735" w:type="pct"/>
          </w:tcPr>
          <w:p w14:paraId="1322C755"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0.3145</w:t>
            </w:r>
          </w:p>
        </w:tc>
        <w:tc>
          <w:tcPr>
            <w:tcW w:w="769" w:type="pct"/>
          </w:tcPr>
          <w:p w14:paraId="3845C4F2"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8" w:type="pct"/>
          </w:tcPr>
          <w:p w14:paraId="67A1532D"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0.4646</w:t>
            </w:r>
          </w:p>
        </w:tc>
        <w:tc>
          <w:tcPr>
            <w:tcW w:w="986" w:type="pct"/>
          </w:tcPr>
          <w:p w14:paraId="3300C854"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7" w:type="pct"/>
          </w:tcPr>
          <w:p w14:paraId="40121655"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r w:rsidR="00D22ABE" w:rsidRPr="00C949E4" w14:paraId="68D560DA" w14:textId="77777777" w:rsidTr="00D22ABE">
        <w:trPr>
          <w:trHeight w:val="241"/>
        </w:trPr>
        <w:tc>
          <w:tcPr>
            <w:tcW w:w="857" w:type="pct"/>
          </w:tcPr>
          <w:p w14:paraId="517CB046"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proofErr w:type="spellStart"/>
            <w:r w:rsidRPr="00C949E4">
              <w:rPr>
                <w:rFonts w:ascii="Times New Roman" w:eastAsia="Times New Roman" w:hAnsi="Times New Roman" w:cs="Times New Roman"/>
                <w:spacing w:val="-2"/>
                <w:sz w:val="18"/>
                <w:szCs w:val="18"/>
                <w14:ligatures w14:val="none"/>
              </w:rPr>
              <w:t>Indep</w:t>
            </w:r>
            <w:proofErr w:type="spellEnd"/>
          </w:p>
        </w:tc>
        <w:tc>
          <w:tcPr>
            <w:tcW w:w="735" w:type="pct"/>
          </w:tcPr>
          <w:p w14:paraId="378357E7"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0.3820</w:t>
            </w:r>
          </w:p>
        </w:tc>
        <w:tc>
          <w:tcPr>
            <w:tcW w:w="769" w:type="pct"/>
          </w:tcPr>
          <w:p w14:paraId="44D01707"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0.3636</w:t>
            </w:r>
          </w:p>
        </w:tc>
        <w:tc>
          <w:tcPr>
            <w:tcW w:w="828" w:type="pct"/>
          </w:tcPr>
          <w:p w14:paraId="7E1046C6"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0.0582</w:t>
            </w:r>
          </w:p>
        </w:tc>
        <w:tc>
          <w:tcPr>
            <w:tcW w:w="986" w:type="pct"/>
          </w:tcPr>
          <w:p w14:paraId="517814F6"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0.2222</w:t>
            </w:r>
          </w:p>
        </w:tc>
        <w:tc>
          <w:tcPr>
            <w:tcW w:w="827" w:type="pct"/>
          </w:tcPr>
          <w:p w14:paraId="06C9051A"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0.6667</w:t>
            </w:r>
          </w:p>
        </w:tc>
      </w:tr>
      <w:tr w:rsidR="00D22ABE" w:rsidRPr="00C949E4" w14:paraId="7345C9D9" w14:textId="77777777" w:rsidTr="00D22ABE">
        <w:trPr>
          <w:trHeight w:val="241"/>
        </w:trPr>
        <w:tc>
          <w:tcPr>
            <w:tcW w:w="857" w:type="pct"/>
          </w:tcPr>
          <w:p w14:paraId="5CF1840E"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5"/>
                <w:sz w:val="18"/>
                <w:szCs w:val="18"/>
                <w14:ligatures w14:val="none"/>
              </w:rPr>
              <w:t>Lev</w:t>
            </w:r>
          </w:p>
        </w:tc>
        <w:tc>
          <w:tcPr>
            <w:tcW w:w="735" w:type="pct"/>
          </w:tcPr>
          <w:p w14:paraId="3863E667"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0.4745</w:t>
            </w:r>
          </w:p>
        </w:tc>
        <w:tc>
          <w:tcPr>
            <w:tcW w:w="769" w:type="pct"/>
          </w:tcPr>
          <w:p w14:paraId="6B8AC4AC"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0.4636</w:t>
            </w:r>
          </w:p>
        </w:tc>
        <w:tc>
          <w:tcPr>
            <w:tcW w:w="828" w:type="pct"/>
          </w:tcPr>
          <w:p w14:paraId="45A7F0B9"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0.2422</w:t>
            </w:r>
          </w:p>
        </w:tc>
        <w:tc>
          <w:tcPr>
            <w:tcW w:w="986" w:type="pct"/>
          </w:tcPr>
          <w:p w14:paraId="56CAB4F5"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0.0216</w:t>
            </w:r>
          </w:p>
        </w:tc>
        <w:tc>
          <w:tcPr>
            <w:tcW w:w="827" w:type="pct"/>
          </w:tcPr>
          <w:p w14:paraId="398D0D58"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2.5785</w:t>
            </w:r>
          </w:p>
        </w:tc>
      </w:tr>
      <w:tr w:rsidR="00D22ABE" w:rsidRPr="00C949E4" w14:paraId="74088828" w14:textId="77777777" w:rsidTr="00D22ABE">
        <w:trPr>
          <w:trHeight w:val="241"/>
        </w:trPr>
        <w:tc>
          <w:tcPr>
            <w:tcW w:w="857" w:type="pct"/>
          </w:tcPr>
          <w:p w14:paraId="575D84B7"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Size</w:t>
            </w:r>
          </w:p>
        </w:tc>
        <w:tc>
          <w:tcPr>
            <w:tcW w:w="735" w:type="pct"/>
          </w:tcPr>
          <w:p w14:paraId="39B93620"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9.8079</w:t>
            </w:r>
          </w:p>
        </w:tc>
        <w:tc>
          <w:tcPr>
            <w:tcW w:w="769" w:type="pct"/>
          </w:tcPr>
          <w:p w14:paraId="115E34B5"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9.7201</w:t>
            </w:r>
          </w:p>
        </w:tc>
        <w:tc>
          <w:tcPr>
            <w:tcW w:w="828" w:type="pct"/>
          </w:tcPr>
          <w:p w14:paraId="6618B761"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0.6482</w:t>
            </w:r>
          </w:p>
        </w:tc>
        <w:tc>
          <w:tcPr>
            <w:tcW w:w="986" w:type="pct"/>
          </w:tcPr>
          <w:p w14:paraId="5D3FE3D8"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8.2894</w:t>
            </w:r>
          </w:p>
        </w:tc>
        <w:tc>
          <w:tcPr>
            <w:tcW w:w="827" w:type="pct"/>
          </w:tcPr>
          <w:p w14:paraId="7714CCFA"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12.1593</w:t>
            </w:r>
          </w:p>
        </w:tc>
      </w:tr>
      <w:tr w:rsidR="00D22ABE" w:rsidRPr="00C949E4" w14:paraId="37B1E844" w14:textId="77777777" w:rsidTr="00D22ABE">
        <w:trPr>
          <w:trHeight w:val="247"/>
        </w:trPr>
        <w:tc>
          <w:tcPr>
            <w:tcW w:w="857" w:type="pct"/>
            <w:tcBorders>
              <w:bottom w:val="single" w:sz="4" w:space="0" w:color="000000"/>
            </w:tcBorders>
          </w:tcPr>
          <w:p w14:paraId="065C51C2" w14:textId="77777777" w:rsidR="00D22ABE" w:rsidRPr="00C949E4" w:rsidRDefault="00D22ABE" w:rsidP="00D22ABE">
            <w:pPr>
              <w:widowControl/>
              <w:spacing w:after="0" w:line="240" w:lineRule="auto"/>
              <w:ind w:left="119"/>
              <w:jc w:val="both"/>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4"/>
                <w:sz w:val="18"/>
                <w:szCs w:val="18"/>
                <w14:ligatures w14:val="none"/>
              </w:rPr>
              <w:t>Big4</w:t>
            </w:r>
          </w:p>
        </w:tc>
        <w:tc>
          <w:tcPr>
            <w:tcW w:w="735" w:type="pct"/>
            <w:tcBorders>
              <w:bottom w:val="single" w:sz="4" w:space="0" w:color="000000"/>
            </w:tcBorders>
          </w:tcPr>
          <w:p w14:paraId="1EB93042" w14:textId="77777777" w:rsidR="00D22ABE" w:rsidRPr="00C949E4" w:rsidRDefault="00D22ABE" w:rsidP="00D22ABE">
            <w:pPr>
              <w:widowControl/>
              <w:spacing w:after="0" w:line="240" w:lineRule="auto"/>
              <w:ind w:right="116"/>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0.9246</w:t>
            </w:r>
          </w:p>
        </w:tc>
        <w:tc>
          <w:tcPr>
            <w:tcW w:w="769" w:type="pct"/>
            <w:tcBorders>
              <w:bottom w:val="single" w:sz="4" w:space="0" w:color="000000"/>
            </w:tcBorders>
          </w:tcPr>
          <w:p w14:paraId="417D10F8" w14:textId="77777777" w:rsidR="00D22ABE" w:rsidRPr="00C949E4" w:rsidRDefault="00D22ABE" w:rsidP="00D22ABE">
            <w:pPr>
              <w:widowControl/>
              <w:spacing w:after="0" w:line="240" w:lineRule="auto"/>
              <w:ind w:left="106"/>
              <w:jc w:val="center"/>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c>
          <w:tcPr>
            <w:tcW w:w="828" w:type="pct"/>
            <w:tcBorders>
              <w:bottom w:val="single" w:sz="4" w:space="0" w:color="000000"/>
            </w:tcBorders>
          </w:tcPr>
          <w:p w14:paraId="7600CE63"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0.2642</w:t>
            </w:r>
          </w:p>
        </w:tc>
        <w:tc>
          <w:tcPr>
            <w:tcW w:w="986" w:type="pct"/>
            <w:tcBorders>
              <w:bottom w:val="single" w:sz="4" w:space="0" w:color="000000"/>
            </w:tcBorders>
          </w:tcPr>
          <w:p w14:paraId="17FA9312" w14:textId="77777777" w:rsidR="00D22ABE" w:rsidRPr="00C949E4" w:rsidRDefault="00D22ABE" w:rsidP="00D22ABE">
            <w:pPr>
              <w:widowControl/>
              <w:spacing w:after="0" w:line="240" w:lineRule="auto"/>
              <w:ind w:right="115"/>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0.0000</w:t>
            </w:r>
          </w:p>
        </w:tc>
        <w:tc>
          <w:tcPr>
            <w:tcW w:w="827" w:type="pct"/>
            <w:tcBorders>
              <w:bottom w:val="single" w:sz="4" w:space="0" w:color="000000"/>
            </w:tcBorders>
          </w:tcPr>
          <w:p w14:paraId="02E8CA9F" w14:textId="77777777" w:rsidR="00D22ABE" w:rsidRPr="00C949E4" w:rsidRDefault="00D22ABE" w:rsidP="00D22ABE">
            <w:pPr>
              <w:widowControl/>
              <w:spacing w:after="0" w:line="240" w:lineRule="auto"/>
              <w:ind w:right="114"/>
              <w:jc w:val="right"/>
              <w:rPr>
                <w:rFonts w:ascii="Times New Roman" w:eastAsia="Times New Roman" w:hAnsi="Times New Roman" w:cs="Times New Roman"/>
                <w:sz w:val="18"/>
                <w:szCs w:val="18"/>
                <w14:ligatures w14:val="none"/>
              </w:rPr>
            </w:pPr>
            <w:r w:rsidRPr="00C949E4">
              <w:rPr>
                <w:rFonts w:ascii="Times New Roman" w:eastAsia="Times New Roman" w:hAnsi="Times New Roman" w:cs="Times New Roman"/>
                <w:spacing w:val="-2"/>
                <w:sz w:val="18"/>
                <w:szCs w:val="18"/>
                <w14:ligatures w14:val="none"/>
              </w:rPr>
              <w:t>1.0000</w:t>
            </w:r>
          </w:p>
        </w:tc>
      </w:tr>
    </w:tbl>
    <w:p w14:paraId="6B754988" w14:textId="259CC6A1" w:rsidR="00C949E4" w:rsidRPr="00A001D6"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A001D6">
        <w:rPr>
          <w:rFonts w:ascii="Times New Roman" w:eastAsia="黑体" w:hAnsi="Times New Roman" w:cs="Times New Roman" w:hint="eastAsia"/>
          <w:b/>
          <w:kern w:val="0"/>
          <w:sz w:val="21"/>
          <w:szCs w:val="21"/>
          <w14:ligatures w14:val="none"/>
        </w:rPr>
        <w:t>4.2</w:t>
      </w:r>
      <w:r w:rsidRPr="00A001D6">
        <w:rPr>
          <w:rFonts w:ascii="Times New Roman" w:eastAsia="黑体" w:hAnsi="Times New Roman" w:cs="Times New Roman"/>
          <w:b/>
          <w:kern w:val="0"/>
          <w:sz w:val="21"/>
          <w:szCs w:val="21"/>
          <w14:ligatures w14:val="none"/>
        </w:rPr>
        <w:t xml:space="preserve"> </w:t>
      </w:r>
      <w:r w:rsidR="007F0C29">
        <w:rPr>
          <w:rFonts w:ascii="Times New Roman" w:eastAsia="黑体" w:hAnsi="Times New Roman" w:cs="Times New Roman" w:hint="eastAsia"/>
          <w:b/>
          <w:kern w:val="0"/>
          <w:sz w:val="21"/>
          <w:szCs w:val="21"/>
          <w14:ligatures w14:val="none"/>
        </w:rPr>
        <w:t>基准回归结果</w:t>
      </w:r>
    </w:p>
    <w:p w14:paraId="24F9BA4D" w14:textId="0A7CC783" w:rsidR="00C949E4" w:rsidRDefault="00EC0AB1" w:rsidP="00EC0AB1">
      <w:pPr>
        <w:overflowPunct w:val="0"/>
        <w:spacing w:after="0" w:line="240" w:lineRule="auto"/>
        <w:ind w:firstLine="420"/>
        <w:jc w:val="both"/>
        <w:rPr>
          <w:rFonts w:ascii="Times New Roman" w:eastAsia="宋体" w:hAnsi="Times New Roman" w:cs="Times New Roman"/>
          <w:sz w:val="21"/>
          <w:szCs w:val="21"/>
          <w14:ligatures w14:val="none"/>
        </w:rPr>
      </w:pPr>
      <w:r>
        <w:rPr>
          <w:rFonts w:ascii="Times New Roman" w:eastAsia="宋体" w:hAnsi="Times New Roman" w:cs="Times New Roman" w:hint="eastAsia"/>
          <w:sz w:val="21"/>
          <w:szCs w:val="21"/>
          <w14:ligatures w14:val="none"/>
        </w:rPr>
        <w:t>基准回归的结果如</w:t>
      </w:r>
      <w:r w:rsidR="00C949E4" w:rsidRPr="00C949E4">
        <w:rPr>
          <w:rFonts w:ascii="Times New Roman" w:eastAsia="宋体" w:hAnsi="Times New Roman" w:cs="Times New Roman" w:hint="eastAsia"/>
          <w:sz w:val="21"/>
          <w:szCs w:val="21"/>
          <w14:ligatures w14:val="none"/>
        </w:rPr>
        <w:t>表</w:t>
      </w:r>
      <w:r w:rsidR="00054153">
        <w:rPr>
          <w:rFonts w:ascii="Times New Roman" w:eastAsia="宋体" w:hAnsi="Times New Roman" w:cs="Times New Roman" w:hint="eastAsia"/>
          <w:sz w:val="21"/>
          <w:szCs w:val="21"/>
          <w14:ligatures w14:val="none"/>
        </w:rPr>
        <w:t>5</w:t>
      </w:r>
      <w:r w:rsidR="00C949E4" w:rsidRPr="00C949E4">
        <w:rPr>
          <w:rFonts w:ascii="Times New Roman" w:eastAsia="宋体" w:hAnsi="Times New Roman" w:cs="Times New Roman" w:hint="eastAsia"/>
          <w:sz w:val="21"/>
          <w:szCs w:val="21"/>
          <w14:ligatures w14:val="none"/>
        </w:rPr>
        <w:t>所示。可以看出，无论是否控制公司治理、财务特征等变量，情绪变量（</w:t>
      </w:r>
      <w:r w:rsidR="00C949E4" w:rsidRPr="00C949E4">
        <w:rPr>
          <w:rFonts w:ascii="Times New Roman" w:eastAsia="宋体" w:hAnsi="Times New Roman" w:cs="Times New Roman" w:hint="eastAsia"/>
          <w:sz w:val="21"/>
          <w:szCs w:val="21"/>
          <w14:ligatures w14:val="none"/>
        </w:rPr>
        <w:t>sentiment</w:t>
      </w:r>
      <w:r w:rsidR="00C949E4" w:rsidRPr="00C949E4">
        <w:rPr>
          <w:rFonts w:ascii="Times New Roman" w:eastAsia="宋体" w:hAnsi="Times New Roman" w:cs="Times New Roman" w:hint="eastAsia"/>
          <w:sz w:val="21"/>
          <w:szCs w:val="21"/>
          <w14:ligatures w14:val="none"/>
        </w:rPr>
        <w:t>）与累计异常收益率（</w:t>
      </w:r>
      <w:r w:rsidR="00C949E4" w:rsidRPr="00C949E4">
        <w:rPr>
          <w:rFonts w:ascii="Times New Roman" w:eastAsia="宋体" w:hAnsi="Times New Roman" w:cs="Times New Roman" w:hint="eastAsia"/>
          <w:sz w:val="21"/>
          <w:szCs w:val="21"/>
          <w14:ligatures w14:val="none"/>
        </w:rPr>
        <w:t>CAR</w:t>
      </w:r>
      <w:r w:rsidR="00C949E4" w:rsidRPr="00C949E4">
        <w:rPr>
          <w:rFonts w:ascii="Times New Roman" w:eastAsia="宋体" w:hAnsi="Times New Roman" w:cs="Times New Roman" w:hint="eastAsia"/>
          <w:sz w:val="21"/>
          <w:szCs w:val="21"/>
          <w14:ligatures w14:val="none"/>
        </w:rPr>
        <w:t>）均呈显著正相关关系，且在</w:t>
      </w:r>
      <w:r w:rsidR="00C949E4" w:rsidRPr="00C949E4">
        <w:rPr>
          <w:rFonts w:ascii="Times New Roman" w:eastAsia="宋体" w:hAnsi="Times New Roman" w:cs="Times New Roman" w:hint="eastAsia"/>
          <w:sz w:val="21"/>
          <w:szCs w:val="21"/>
          <w14:ligatures w14:val="none"/>
        </w:rPr>
        <w:t>1%</w:t>
      </w:r>
      <w:r w:rsidR="00C949E4" w:rsidRPr="00C949E4">
        <w:rPr>
          <w:rFonts w:ascii="Times New Roman" w:eastAsia="宋体" w:hAnsi="Times New Roman" w:cs="Times New Roman" w:hint="eastAsia"/>
          <w:sz w:val="21"/>
          <w:szCs w:val="21"/>
          <w14:ligatures w14:val="none"/>
        </w:rPr>
        <w:t>显著性水平下显著。研究结果表明金融新闻表达的积极情绪能够显著提升事件发生后企业的累计异常收益率。这一发现</w:t>
      </w:r>
      <w:r w:rsidR="00AB0E6C">
        <w:rPr>
          <w:rFonts w:ascii="Times New Roman" w:eastAsia="宋体" w:hAnsi="Times New Roman" w:cs="Times New Roman" w:hint="eastAsia"/>
          <w:sz w:val="21"/>
          <w:szCs w:val="21"/>
          <w14:ligatures w14:val="none"/>
        </w:rPr>
        <w:t>表明</w:t>
      </w:r>
      <w:r w:rsidR="00C949E4" w:rsidRPr="00C949E4">
        <w:rPr>
          <w:rFonts w:ascii="Times New Roman" w:eastAsia="宋体" w:hAnsi="Times New Roman" w:cs="Times New Roman" w:hint="eastAsia"/>
          <w:sz w:val="21"/>
          <w:szCs w:val="21"/>
          <w14:ligatures w14:val="none"/>
        </w:rPr>
        <w:t>，正向情绪可能提高市场对企业的预期，引发投资者更积极的市场行为，从而推动股价上涨。反之，</w:t>
      </w:r>
      <w:proofErr w:type="gramStart"/>
      <w:r w:rsidR="00C949E4" w:rsidRPr="00C949E4">
        <w:rPr>
          <w:rFonts w:ascii="Times New Roman" w:eastAsia="宋体" w:hAnsi="Times New Roman" w:cs="Times New Roman" w:hint="eastAsia"/>
          <w:sz w:val="21"/>
          <w:szCs w:val="21"/>
          <w14:ligatures w14:val="none"/>
        </w:rPr>
        <w:t>若新闻</w:t>
      </w:r>
      <w:proofErr w:type="gramEnd"/>
      <w:r w:rsidR="00C949E4" w:rsidRPr="00C949E4">
        <w:rPr>
          <w:rFonts w:ascii="Times New Roman" w:eastAsia="宋体" w:hAnsi="Times New Roman" w:cs="Times New Roman" w:hint="eastAsia"/>
          <w:sz w:val="21"/>
          <w:szCs w:val="21"/>
          <w14:ligatures w14:val="none"/>
        </w:rPr>
        <w:t>情绪为负，则可能引发市场恐慌，导致投资者抛售，从而造成股价的非理性下跌。回归结果支持了</w:t>
      </w:r>
      <w:r w:rsidR="00C949E4" w:rsidRPr="00C949E4">
        <w:rPr>
          <w:rFonts w:ascii="Times New Roman" w:eastAsia="宋体" w:hAnsi="Times New Roman" w:cs="Times New Roman" w:hint="eastAsia"/>
          <w:sz w:val="21"/>
          <w:szCs w:val="21"/>
          <w14:ligatures w14:val="none"/>
        </w:rPr>
        <w:t>H1</w:t>
      </w:r>
      <w:r w:rsidR="00C949E4" w:rsidRPr="00C949E4">
        <w:rPr>
          <w:rFonts w:ascii="Times New Roman" w:eastAsia="宋体" w:hAnsi="Times New Roman" w:cs="Times New Roman" w:hint="eastAsia"/>
          <w:sz w:val="21"/>
          <w:szCs w:val="21"/>
          <w14:ligatures w14:val="none"/>
        </w:rPr>
        <w:t>，即新闻的文本情绪对股票异常收益率有影响，情感越激励则影响越为显著。</w:t>
      </w:r>
    </w:p>
    <w:p w14:paraId="74FCC820" w14:textId="64A02800" w:rsidR="00775298" w:rsidRPr="00C01290" w:rsidRDefault="005B3E90" w:rsidP="00C01290">
      <w:pPr>
        <w:overflowPunct w:val="0"/>
        <w:spacing w:after="0" w:line="240" w:lineRule="auto"/>
        <w:jc w:val="both"/>
        <w:rPr>
          <w:rFonts w:ascii="Times New Roman" w:eastAsia="宋体" w:hAnsi="Times New Roman" w:cs="Times New Roman"/>
          <w:kern w:val="0"/>
          <w:sz w:val="21"/>
          <w:szCs w:val="21"/>
          <w14:ligatures w14:val="none"/>
        </w:rPr>
      </w:pPr>
      <w:commentRangeStart w:id="161"/>
      <w:commentRangeStart w:id="162"/>
      <w:r w:rsidRPr="00C01290">
        <w:rPr>
          <w:rFonts w:ascii="Times New Roman" w:eastAsia="宋体" w:hAnsi="Times New Roman" w:cs="Times New Roman" w:hint="eastAsia"/>
          <w:kern w:val="0"/>
          <w:sz w:val="21"/>
          <w:szCs w:val="21"/>
          <w14:ligatures w14:val="none"/>
        </w:rPr>
        <w:t>表</w:t>
      </w:r>
      <w:r w:rsidRPr="00C01290">
        <w:rPr>
          <w:rFonts w:ascii="Times New Roman" w:eastAsia="宋体" w:hAnsi="Times New Roman" w:cs="Times New Roman" w:hint="eastAsia"/>
          <w:kern w:val="0"/>
          <w:sz w:val="21"/>
          <w:szCs w:val="21"/>
          <w14:ligatures w14:val="none"/>
        </w:rPr>
        <w:t>3</w:t>
      </w:r>
      <w:r w:rsidRPr="00C01290">
        <w:rPr>
          <w:rFonts w:ascii="Times New Roman" w:eastAsia="宋体" w:hAnsi="Times New Roman" w:cs="Times New Roman" w:hint="eastAsia"/>
          <w:kern w:val="0"/>
          <w:sz w:val="21"/>
          <w:szCs w:val="21"/>
          <w14:ligatures w14:val="none"/>
        </w:rPr>
        <w:t>新闻情绪对股票异常收益率的影响</w:t>
      </w:r>
      <w:commentRangeEnd w:id="161"/>
      <w:r w:rsidR="003B67F4">
        <w:rPr>
          <w:rStyle w:val="affa"/>
          <w:rFonts w:ascii="Times New Roman" w:eastAsia="宋体" w:hAnsi="Times New Roman" w:cs="Times New Roman"/>
          <w14:ligatures w14:val="none"/>
        </w:rPr>
        <w:commentReference w:id="161"/>
      </w:r>
      <w:commentRangeEnd w:id="162"/>
      <w:r w:rsidR="00C01290">
        <w:rPr>
          <w:rStyle w:val="affa"/>
          <w:rFonts w:ascii="Times New Roman" w:eastAsia="宋体" w:hAnsi="Times New Roman" w:cs="Times New Roman"/>
          <w14:ligatures w14:val="none"/>
        </w:rPr>
        <w:commentReference w:id="162"/>
      </w:r>
    </w:p>
    <w:tbl>
      <w:tblPr>
        <w:tblStyle w:val="aff4"/>
        <w:tblW w:w="449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37"/>
        <w:gridCol w:w="1404"/>
        <w:gridCol w:w="1249"/>
      </w:tblGrid>
      <w:tr w:rsidR="00C949E4" w:rsidRPr="00C949E4" w14:paraId="3DBD42A2" w14:textId="77777777" w:rsidTr="00B25B88">
        <w:trPr>
          <w:trHeight w:val="310"/>
        </w:trPr>
        <w:tc>
          <w:tcPr>
            <w:tcW w:w="4490" w:type="dxa"/>
            <w:gridSpan w:val="3"/>
            <w:tcBorders>
              <w:top w:val="nil"/>
              <w:bottom w:val="single" w:sz="4" w:space="0" w:color="auto"/>
            </w:tcBorders>
          </w:tcPr>
          <w:p w14:paraId="1B6CF344" w14:textId="68CA2C80" w:rsidR="00C949E4" w:rsidRPr="00C949E4" w:rsidRDefault="00C949E4" w:rsidP="00C949E4">
            <w:pPr>
              <w:overflowPunct w:val="0"/>
              <w:rPr>
                <w:sz w:val="21"/>
                <w:szCs w:val="21"/>
              </w:rPr>
            </w:pPr>
          </w:p>
        </w:tc>
      </w:tr>
      <w:tr w:rsidR="00D43BB2" w:rsidRPr="00C949E4" w14:paraId="0B8B63C0" w14:textId="77777777" w:rsidTr="00C93689">
        <w:trPr>
          <w:trHeight w:val="304"/>
        </w:trPr>
        <w:tc>
          <w:tcPr>
            <w:tcW w:w="1837" w:type="dxa"/>
            <w:vMerge w:val="restart"/>
            <w:tcBorders>
              <w:top w:val="single" w:sz="4" w:space="0" w:color="auto"/>
            </w:tcBorders>
          </w:tcPr>
          <w:p w14:paraId="20B20CE8" w14:textId="77777777" w:rsidR="00D43BB2" w:rsidRPr="00C949E4" w:rsidRDefault="00D43BB2" w:rsidP="00C949E4">
            <w:pPr>
              <w:overflowPunct w:val="0"/>
              <w:rPr>
                <w:sz w:val="21"/>
                <w:szCs w:val="21"/>
              </w:rPr>
            </w:pPr>
            <w:r w:rsidRPr="00C949E4">
              <w:rPr>
                <w:rFonts w:hint="eastAsia"/>
                <w:sz w:val="21"/>
                <w:szCs w:val="21"/>
              </w:rPr>
              <w:t>变量名</w:t>
            </w:r>
          </w:p>
        </w:tc>
        <w:tc>
          <w:tcPr>
            <w:tcW w:w="2653" w:type="dxa"/>
            <w:gridSpan w:val="2"/>
            <w:tcBorders>
              <w:top w:val="single" w:sz="4" w:space="0" w:color="auto"/>
              <w:bottom w:val="single" w:sz="4" w:space="0" w:color="auto"/>
            </w:tcBorders>
          </w:tcPr>
          <w:p w14:paraId="1BD312F8" w14:textId="345D3EA7" w:rsidR="00D43BB2" w:rsidRPr="00C949E4" w:rsidRDefault="00D43BB2" w:rsidP="00C01290">
            <w:pPr>
              <w:overflowPunct w:val="0"/>
              <w:jc w:val="center"/>
              <w:rPr>
                <w:sz w:val="21"/>
                <w:szCs w:val="21"/>
              </w:rPr>
            </w:pPr>
            <w:r>
              <w:rPr>
                <w:rFonts w:hint="eastAsia"/>
                <w:sz w:val="21"/>
                <w:szCs w:val="21"/>
              </w:rPr>
              <w:t>C</w:t>
            </w:r>
            <w:r>
              <w:rPr>
                <w:sz w:val="21"/>
                <w:szCs w:val="21"/>
              </w:rPr>
              <w:t>AR</w:t>
            </w:r>
          </w:p>
        </w:tc>
      </w:tr>
      <w:tr w:rsidR="00D43BB2" w:rsidRPr="00C949E4" w14:paraId="09DCEB82" w14:textId="77777777" w:rsidTr="00971257">
        <w:trPr>
          <w:trHeight w:val="304"/>
        </w:trPr>
        <w:tc>
          <w:tcPr>
            <w:tcW w:w="1837" w:type="dxa"/>
            <w:vMerge/>
            <w:tcBorders>
              <w:bottom w:val="single" w:sz="4" w:space="0" w:color="auto"/>
            </w:tcBorders>
          </w:tcPr>
          <w:p w14:paraId="7FC49220" w14:textId="77777777" w:rsidR="00D43BB2" w:rsidRPr="00C949E4" w:rsidRDefault="00D43BB2" w:rsidP="00D43BB2">
            <w:pPr>
              <w:overflowPunct w:val="0"/>
              <w:rPr>
                <w:sz w:val="21"/>
                <w:szCs w:val="21"/>
              </w:rPr>
            </w:pPr>
          </w:p>
        </w:tc>
        <w:tc>
          <w:tcPr>
            <w:tcW w:w="1404" w:type="dxa"/>
            <w:tcBorders>
              <w:top w:val="single" w:sz="4" w:space="0" w:color="auto"/>
              <w:bottom w:val="single" w:sz="4" w:space="0" w:color="auto"/>
            </w:tcBorders>
          </w:tcPr>
          <w:p w14:paraId="3326CB57" w14:textId="51D6121F" w:rsidR="00D43BB2" w:rsidRDefault="00D43BB2" w:rsidP="00C01290">
            <w:pPr>
              <w:overflowPunct w:val="0"/>
              <w:jc w:val="center"/>
              <w:rPr>
                <w:sz w:val="21"/>
                <w:szCs w:val="21"/>
              </w:rPr>
            </w:pPr>
            <w:r>
              <w:rPr>
                <w:rFonts w:hint="eastAsia"/>
                <w:sz w:val="21"/>
                <w:szCs w:val="21"/>
              </w:rPr>
              <w:t>(1)</w:t>
            </w:r>
          </w:p>
        </w:tc>
        <w:tc>
          <w:tcPr>
            <w:tcW w:w="1249" w:type="dxa"/>
            <w:tcBorders>
              <w:top w:val="single" w:sz="4" w:space="0" w:color="auto"/>
              <w:bottom w:val="single" w:sz="4" w:space="0" w:color="auto"/>
            </w:tcBorders>
          </w:tcPr>
          <w:p w14:paraId="725389DE" w14:textId="1C8206B5" w:rsidR="00D43BB2" w:rsidRDefault="00D43BB2" w:rsidP="00C01290">
            <w:pPr>
              <w:overflowPunct w:val="0"/>
              <w:jc w:val="center"/>
              <w:rPr>
                <w:sz w:val="21"/>
                <w:szCs w:val="21"/>
              </w:rPr>
            </w:pPr>
            <w:r>
              <w:rPr>
                <w:rFonts w:hint="eastAsia"/>
                <w:sz w:val="21"/>
                <w:szCs w:val="21"/>
              </w:rPr>
              <w:t>(2)</w:t>
            </w:r>
          </w:p>
        </w:tc>
      </w:tr>
      <w:tr w:rsidR="00D43BB2" w:rsidRPr="00C949E4" w14:paraId="3D0A72E4" w14:textId="77777777" w:rsidTr="00B25B88">
        <w:trPr>
          <w:trHeight w:val="620"/>
        </w:trPr>
        <w:tc>
          <w:tcPr>
            <w:tcW w:w="1837" w:type="dxa"/>
          </w:tcPr>
          <w:p w14:paraId="7D7E844E" w14:textId="77777777" w:rsidR="00D43BB2" w:rsidRPr="00C01290" w:rsidRDefault="00D43BB2" w:rsidP="00D43BB2">
            <w:pPr>
              <w:overflowPunct w:val="0"/>
              <w:rPr>
                <w:i/>
                <w:iCs/>
                <w:sz w:val="21"/>
                <w:szCs w:val="21"/>
              </w:rPr>
            </w:pPr>
            <w:r w:rsidRPr="00C01290">
              <w:rPr>
                <w:rFonts w:eastAsia="Times New Roman"/>
                <w:i/>
                <w:iCs/>
                <w:spacing w:val="-2"/>
                <w:sz w:val="21"/>
                <w:szCs w:val="21"/>
              </w:rPr>
              <w:t>sentiment</w:t>
            </w:r>
          </w:p>
        </w:tc>
        <w:tc>
          <w:tcPr>
            <w:tcW w:w="1404" w:type="dxa"/>
          </w:tcPr>
          <w:p w14:paraId="618040D4" w14:textId="77777777" w:rsidR="00D43BB2" w:rsidRDefault="00D43BB2" w:rsidP="00D43BB2">
            <w:pPr>
              <w:overflowPunct w:val="0"/>
              <w:rPr>
                <w:sz w:val="21"/>
                <w:szCs w:val="21"/>
              </w:rPr>
            </w:pPr>
            <w:r w:rsidRPr="00C949E4">
              <w:rPr>
                <w:sz w:val="21"/>
                <w:szCs w:val="21"/>
              </w:rPr>
              <w:t>0.03921</w:t>
            </w:r>
            <w:r>
              <w:rPr>
                <w:rFonts w:hint="eastAsia"/>
                <w:sz w:val="21"/>
                <w:szCs w:val="21"/>
              </w:rPr>
              <w:t>***</w:t>
            </w:r>
          </w:p>
          <w:p w14:paraId="79A69014" w14:textId="0D42E1F7" w:rsidR="00D43BB2" w:rsidRPr="00C949E4" w:rsidRDefault="00D43BB2" w:rsidP="00D43BB2">
            <w:pPr>
              <w:overflowPunct w:val="0"/>
              <w:rPr>
                <w:sz w:val="21"/>
                <w:szCs w:val="21"/>
              </w:rPr>
            </w:pPr>
            <w:r>
              <w:rPr>
                <w:rFonts w:hint="eastAsia"/>
                <w:sz w:val="21"/>
                <w:szCs w:val="21"/>
              </w:rPr>
              <w:t>(</w:t>
            </w:r>
            <w:r w:rsidRPr="00C949E4">
              <w:rPr>
                <w:sz w:val="21"/>
                <w:szCs w:val="21"/>
              </w:rPr>
              <w:t>0.0</w:t>
            </w:r>
            <w:r>
              <w:rPr>
                <w:rFonts w:hint="eastAsia"/>
                <w:sz w:val="21"/>
                <w:szCs w:val="21"/>
              </w:rPr>
              <w:t>0955)</w:t>
            </w:r>
          </w:p>
        </w:tc>
        <w:tc>
          <w:tcPr>
            <w:tcW w:w="1249" w:type="dxa"/>
          </w:tcPr>
          <w:p w14:paraId="72D05965" w14:textId="77777777" w:rsidR="00D43BB2" w:rsidRDefault="00D43BB2" w:rsidP="00D43BB2">
            <w:pPr>
              <w:overflowPunct w:val="0"/>
              <w:rPr>
                <w:sz w:val="21"/>
                <w:szCs w:val="21"/>
              </w:rPr>
            </w:pPr>
            <w:r w:rsidRPr="00B25B88">
              <w:rPr>
                <w:rFonts w:hint="eastAsia"/>
                <w:sz w:val="21"/>
                <w:szCs w:val="21"/>
              </w:rPr>
              <w:t>0.04568</w:t>
            </w:r>
            <w:r>
              <w:rPr>
                <w:rFonts w:hint="eastAsia"/>
                <w:sz w:val="21"/>
                <w:szCs w:val="21"/>
              </w:rPr>
              <w:t>***</w:t>
            </w:r>
          </w:p>
          <w:p w14:paraId="05F25744" w14:textId="0A293554" w:rsidR="00D43BB2" w:rsidRPr="00C949E4" w:rsidRDefault="00D43BB2" w:rsidP="00D43BB2">
            <w:pPr>
              <w:overflowPunct w:val="0"/>
              <w:rPr>
                <w:sz w:val="21"/>
                <w:szCs w:val="21"/>
              </w:rPr>
            </w:pPr>
            <w:r>
              <w:rPr>
                <w:rFonts w:hint="eastAsia"/>
                <w:sz w:val="21"/>
                <w:szCs w:val="21"/>
              </w:rPr>
              <w:t>(</w:t>
            </w:r>
            <w:r w:rsidRPr="00B25B88">
              <w:rPr>
                <w:rFonts w:hint="eastAsia"/>
                <w:sz w:val="21"/>
                <w:szCs w:val="21"/>
              </w:rPr>
              <w:t>0.00941</w:t>
            </w:r>
            <w:r>
              <w:rPr>
                <w:rFonts w:hint="eastAsia"/>
                <w:sz w:val="21"/>
                <w:szCs w:val="21"/>
              </w:rPr>
              <w:t>)</w:t>
            </w:r>
          </w:p>
        </w:tc>
      </w:tr>
      <w:tr w:rsidR="00D43BB2" w:rsidRPr="00C949E4" w14:paraId="57DB298B" w14:textId="77777777" w:rsidTr="00B25B88">
        <w:trPr>
          <w:trHeight w:val="304"/>
        </w:trPr>
        <w:tc>
          <w:tcPr>
            <w:tcW w:w="1837" w:type="dxa"/>
          </w:tcPr>
          <w:p w14:paraId="65E2EE4B" w14:textId="52A9AC75" w:rsidR="00D43BB2" w:rsidRPr="00C949E4" w:rsidRDefault="00D43BB2" w:rsidP="00D43BB2">
            <w:pPr>
              <w:overflowPunct w:val="0"/>
              <w:rPr>
                <w:rFonts w:ascii="宋体" w:hAnsi="宋体" w:cs="宋体" w:hint="eastAsia"/>
                <w:spacing w:val="-4"/>
                <w:sz w:val="21"/>
                <w:szCs w:val="21"/>
              </w:rPr>
            </w:pPr>
            <w:r>
              <w:rPr>
                <w:rFonts w:ascii="宋体" w:hAnsi="宋体" w:cs="宋体" w:hint="eastAsia"/>
                <w:spacing w:val="-4"/>
                <w:sz w:val="21"/>
                <w:szCs w:val="21"/>
              </w:rPr>
              <w:t>控制变量</w:t>
            </w:r>
          </w:p>
        </w:tc>
        <w:tc>
          <w:tcPr>
            <w:tcW w:w="1404" w:type="dxa"/>
          </w:tcPr>
          <w:p w14:paraId="4DDC9926" w14:textId="3AFA7FFF" w:rsidR="00D43BB2" w:rsidRPr="00C949E4" w:rsidRDefault="00D43BB2" w:rsidP="00D43BB2">
            <w:pPr>
              <w:overflowPunct w:val="0"/>
              <w:rPr>
                <w:sz w:val="21"/>
                <w:szCs w:val="21"/>
              </w:rPr>
            </w:pPr>
            <w:r>
              <w:rPr>
                <w:rFonts w:hint="eastAsia"/>
                <w:sz w:val="21"/>
                <w:szCs w:val="21"/>
              </w:rPr>
              <w:t>是</w:t>
            </w:r>
          </w:p>
        </w:tc>
        <w:tc>
          <w:tcPr>
            <w:tcW w:w="1249" w:type="dxa"/>
          </w:tcPr>
          <w:p w14:paraId="22EC21D8" w14:textId="4F9A224D" w:rsidR="00D43BB2" w:rsidRPr="00C949E4" w:rsidRDefault="00D43BB2" w:rsidP="00D43BB2">
            <w:pPr>
              <w:overflowPunct w:val="0"/>
              <w:rPr>
                <w:sz w:val="21"/>
                <w:szCs w:val="21"/>
              </w:rPr>
            </w:pPr>
            <w:r>
              <w:rPr>
                <w:rFonts w:hint="eastAsia"/>
                <w:sz w:val="21"/>
                <w:szCs w:val="21"/>
              </w:rPr>
              <w:t>否</w:t>
            </w:r>
          </w:p>
        </w:tc>
      </w:tr>
      <w:tr w:rsidR="00D43BB2" w:rsidRPr="00C949E4" w14:paraId="0B5FA756" w14:textId="77777777" w:rsidTr="00B25B88">
        <w:trPr>
          <w:trHeight w:val="310"/>
        </w:trPr>
        <w:tc>
          <w:tcPr>
            <w:tcW w:w="1837" w:type="dxa"/>
          </w:tcPr>
          <w:p w14:paraId="1B02E18D" w14:textId="77777777" w:rsidR="00D43BB2" w:rsidRPr="00C949E4" w:rsidRDefault="00D43BB2" w:rsidP="00D43BB2">
            <w:pPr>
              <w:overflowPunct w:val="0"/>
              <w:rPr>
                <w:rFonts w:eastAsia="Times New Roman"/>
                <w:spacing w:val="-4"/>
                <w:sz w:val="21"/>
                <w:szCs w:val="21"/>
              </w:rPr>
            </w:pPr>
            <w:r w:rsidRPr="00C949E4">
              <w:rPr>
                <w:rFonts w:ascii="宋体" w:hAnsi="宋体" w:cs="宋体" w:hint="eastAsia"/>
                <w:spacing w:val="-4"/>
                <w:sz w:val="21"/>
                <w:szCs w:val="21"/>
              </w:rPr>
              <w:t>时间固定效应</w:t>
            </w:r>
          </w:p>
        </w:tc>
        <w:tc>
          <w:tcPr>
            <w:tcW w:w="1404" w:type="dxa"/>
          </w:tcPr>
          <w:p w14:paraId="5893A0D5" w14:textId="77777777" w:rsidR="00D43BB2" w:rsidRPr="00C949E4" w:rsidRDefault="00D43BB2" w:rsidP="00D43BB2">
            <w:pPr>
              <w:overflowPunct w:val="0"/>
              <w:rPr>
                <w:sz w:val="21"/>
                <w:szCs w:val="21"/>
              </w:rPr>
            </w:pPr>
            <w:r w:rsidRPr="00C949E4">
              <w:rPr>
                <w:rFonts w:hint="eastAsia"/>
                <w:sz w:val="21"/>
                <w:szCs w:val="21"/>
              </w:rPr>
              <w:t>是</w:t>
            </w:r>
          </w:p>
        </w:tc>
        <w:tc>
          <w:tcPr>
            <w:tcW w:w="1249" w:type="dxa"/>
          </w:tcPr>
          <w:p w14:paraId="328DF794" w14:textId="77777777" w:rsidR="00D43BB2" w:rsidRPr="00C949E4" w:rsidRDefault="00D43BB2" w:rsidP="00D43BB2">
            <w:pPr>
              <w:overflowPunct w:val="0"/>
              <w:rPr>
                <w:sz w:val="21"/>
                <w:szCs w:val="21"/>
              </w:rPr>
            </w:pPr>
            <w:r w:rsidRPr="00C949E4">
              <w:rPr>
                <w:rFonts w:hint="eastAsia"/>
                <w:sz w:val="21"/>
                <w:szCs w:val="21"/>
              </w:rPr>
              <w:t>是</w:t>
            </w:r>
          </w:p>
        </w:tc>
      </w:tr>
      <w:tr w:rsidR="00D43BB2" w:rsidRPr="00C949E4" w14:paraId="2CFF31CC" w14:textId="77777777" w:rsidTr="00B25B88">
        <w:trPr>
          <w:trHeight w:val="310"/>
        </w:trPr>
        <w:tc>
          <w:tcPr>
            <w:tcW w:w="1837" w:type="dxa"/>
          </w:tcPr>
          <w:p w14:paraId="6FA3350D" w14:textId="77777777" w:rsidR="00D43BB2" w:rsidRPr="00C949E4" w:rsidRDefault="00D43BB2" w:rsidP="00D43BB2">
            <w:pPr>
              <w:overflowPunct w:val="0"/>
              <w:rPr>
                <w:rFonts w:ascii="宋体" w:hAnsi="宋体" w:cs="宋体" w:hint="eastAsia"/>
                <w:spacing w:val="-4"/>
                <w:sz w:val="21"/>
                <w:szCs w:val="21"/>
              </w:rPr>
            </w:pPr>
            <w:commentRangeStart w:id="163"/>
            <w:commentRangeStart w:id="164"/>
            <w:r w:rsidRPr="00C949E4">
              <w:rPr>
                <w:rFonts w:ascii="宋体" w:hAnsi="宋体" w:cs="宋体" w:hint="eastAsia"/>
                <w:spacing w:val="-4"/>
                <w:sz w:val="21"/>
                <w:szCs w:val="21"/>
              </w:rPr>
              <w:t>行业固定效应</w:t>
            </w:r>
          </w:p>
        </w:tc>
        <w:tc>
          <w:tcPr>
            <w:tcW w:w="1404" w:type="dxa"/>
          </w:tcPr>
          <w:p w14:paraId="6337375F" w14:textId="77777777" w:rsidR="00D43BB2" w:rsidRPr="00C949E4" w:rsidRDefault="00D43BB2" w:rsidP="00D43BB2">
            <w:pPr>
              <w:overflowPunct w:val="0"/>
              <w:rPr>
                <w:sz w:val="21"/>
                <w:szCs w:val="21"/>
              </w:rPr>
            </w:pPr>
            <w:r w:rsidRPr="00C949E4">
              <w:rPr>
                <w:rFonts w:hint="eastAsia"/>
                <w:sz w:val="21"/>
                <w:szCs w:val="21"/>
              </w:rPr>
              <w:t>是</w:t>
            </w:r>
          </w:p>
        </w:tc>
        <w:tc>
          <w:tcPr>
            <w:tcW w:w="1249" w:type="dxa"/>
          </w:tcPr>
          <w:p w14:paraId="585416E5" w14:textId="77777777" w:rsidR="00D43BB2" w:rsidRPr="00C949E4" w:rsidRDefault="00D43BB2" w:rsidP="00D43BB2">
            <w:pPr>
              <w:overflowPunct w:val="0"/>
              <w:rPr>
                <w:sz w:val="21"/>
                <w:szCs w:val="21"/>
              </w:rPr>
            </w:pPr>
            <w:r w:rsidRPr="00C949E4">
              <w:rPr>
                <w:rFonts w:hint="eastAsia"/>
                <w:sz w:val="21"/>
                <w:szCs w:val="21"/>
              </w:rPr>
              <w:t>是</w:t>
            </w:r>
            <w:commentRangeEnd w:id="163"/>
            <w:r w:rsidR="00BA7E69">
              <w:rPr>
                <w:rStyle w:val="affa"/>
                <w:kern w:val="2"/>
              </w:rPr>
              <w:commentReference w:id="163"/>
            </w:r>
            <w:r w:rsidR="00C01290">
              <w:rPr>
                <w:rStyle w:val="affa"/>
                <w:kern w:val="2"/>
              </w:rPr>
              <w:commentReference w:id="164"/>
            </w:r>
          </w:p>
        </w:tc>
      </w:tr>
    </w:tbl>
    <w:commentRangeEnd w:id="164"/>
    <w:p w14:paraId="71303AD7" w14:textId="051D5332" w:rsidR="001D5C48" w:rsidRPr="001D5C48" w:rsidRDefault="001D5C48" w:rsidP="001D5C48">
      <w:pPr>
        <w:rPr>
          <w:ins w:id="165" w:author="生 卢" w:date="2025-07-26T15:53:00Z" w16du:dateUtc="2025-07-26T07:53:00Z"/>
          <w:rFonts w:ascii="宋体" w:eastAsia="宋体" w:hAnsi="宋体" w:cs="Times New Roman"/>
          <w:bCs/>
          <w:kern w:val="0"/>
          <w:sz w:val="21"/>
          <w:szCs w:val="21"/>
          <w14:ligatures w14:val="none"/>
          <w:rPrChange w:id="166" w:author="生 卢" w:date="2025-07-26T15:53:00Z" w16du:dateUtc="2025-07-26T07:53:00Z">
            <w:rPr>
              <w:ins w:id="167" w:author="生 卢" w:date="2025-07-26T15:53:00Z" w16du:dateUtc="2025-07-26T07:53:00Z"/>
              <w:rFonts w:ascii="Times New Roman" w:eastAsia="黑体" w:hAnsi="Times New Roman" w:cs="Times New Roman"/>
              <w:b/>
              <w:kern w:val="0"/>
              <w:sz w:val="21"/>
              <w:szCs w:val="21"/>
              <w14:ligatures w14:val="none"/>
            </w:rPr>
          </w:rPrChange>
        </w:rPr>
        <w:pPrChange w:id="168" w:author="生 卢" w:date="2025-07-26T15:55:00Z" w16du:dateUtc="2025-07-26T07:55:00Z">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pPr>
        </w:pPrChange>
      </w:pPr>
      <w:ins w:id="169" w:author="生 卢" w:date="2025-07-26T15:53:00Z" w16du:dateUtc="2025-07-26T07:53:00Z">
        <w:r>
          <w:rPr>
            <w:rFonts w:ascii="宋体" w:eastAsia="宋体" w:hAnsi="宋体" w:cs="Times New Roman" w:hint="eastAsia"/>
            <w:bCs/>
            <w:kern w:val="0"/>
            <w:sz w:val="21"/>
            <w:szCs w:val="21"/>
            <w14:ligatures w14:val="none"/>
          </w:rPr>
          <w:t>为验证</w:t>
        </w:r>
      </w:ins>
      <w:ins w:id="170" w:author="生 卢" w:date="2025-07-26T15:54:00Z" w16du:dateUtc="2025-07-26T07:54:00Z">
        <w:r>
          <w:rPr>
            <w:rFonts w:ascii="宋体" w:eastAsia="宋体" w:hAnsi="宋体" w:cs="Times New Roman" w:hint="eastAsia"/>
            <w:bCs/>
            <w:kern w:val="0"/>
            <w:sz w:val="21"/>
            <w:szCs w:val="21"/>
            <w14:ligatures w14:val="none"/>
          </w:rPr>
          <w:t>大语言模型测度的新闻情绪是否</w:t>
        </w:r>
      </w:ins>
      <w:ins w:id="171" w:author="生 卢" w:date="2025-07-26T15:55:00Z" w16du:dateUtc="2025-07-26T07:55:00Z">
        <w:r w:rsidRPr="001D5C48">
          <w:rPr>
            <w:rFonts w:ascii="宋体" w:eastAsia="宋体" w:hAnsi="宋体" w:cs="Times New Roman" w:hint="eastAsia"/>
            <w:bCs/>
            <w:kern w:val="0"/>
            <w:sz w:val="21"/>
            <w:szCs w:val="21"/>
            <w14:ligatures w14:val="none"/>
          </w:rPr>
          <w:t>捕获了传统方法遗漏的信息增量</w:t>
        </w:r>
        <w:r>
          <w:rPr>
            <w:rFonts w:ascii="宋体" w:eastAsia="宋体" w:hAnsi="宋体" w:cs="Times New Roman" w:hint="eastAsia"/>
            <w:bCs/>
            <w:kern w:val="0"/>
            <w:sz w:val="21"/>
            <w:szCs w:val="21"/>
            <w14:ligatures w14:val="none"/>
          </w:rPr>
          <w:t>，本文通过将姜富伟金融词典情绪分数</w:t>
        </w:r>
      </w:ins>
      <w:ins w:id="172" w:author="生 卢" w:date="2025-07-26T15:56:00Z" w16du:dateUtc="2025-07-26T07:56:00Z">
        <w:r>
          <w:rPr>
            <w:rFonts w:ascii="宋体" w:eastAsia="宋体" w:hAnsi="宋体" w:cs="Times New Roman" w:hint="eastAsia"/>
            <w:bCs/>
            <w:kern w:val="0"/>
            <w:sz w:val="21"/>
            <w:szCs w:val="21"/>
            <w14:ligatures w14:val="none"/>
          </w:rPr>
          <w:t>作为</w:t>
        </w:r>
      </w:ins>
      <w:ins w:id="173" w:author="生 卢" w:date="2025-07-26T15:55:00Z" w16du:dateUtc="2025-07-26T07:55:00Z">
        <w:r w:rsidRPr="001D5C48">
          <w:rPr>
            <w:rFonts w:ascii="宋体" w:eastAsia="宋体" w:hAnsi="宋体" w:cs="Times New Roman" w:hint="eastAsia"/>
            <w:bCs/>
            <w:kern w:val="0"/>
            <w:sz w:val="21"/>
            <w:szCs w:val="21"/>
            <w14:ligatures w14:val="none"/>
          </w:rPr>
          <w:t>控制变量，以检验</w:t>
        </w:r>
      </w:ins>
      <w:ins w:id="174" w:author="生 卢" w:date="2025-07-26T15:56:00Z" w16du:dateUtc="2025-07-26T07:56:00Z">
        <w:r>
          <w:rPr>
            <w:rFonts w:ascii="宋体" w:eastAsia="宋体" w:hAnsi="宋体" w:cs="Times New Roman" w:hint="eastAsia"/>
            <w:bCs/>
            <w:kern w:val="0"/>
            <w:sz w:val="21"/>
            <w:szCs w:val="21"/>
            <w14:ligatures w14:val="none"/>
          </w:rPr>
          <w:t>大语言模型</w:t>
        </w:r>
      </w:ins>
      <w:ins w:id="175" w:author="生 卢" w:date="2025-07-26T15:55:00Z" w16du:dateUtc="2025-07-26T07:55:00Z">
        <w:r w:rsidRPr="001D5C48">
          <w:rPr>
            <w:rFonts w:ascii="宋体" w:eastAsia="宋体" w:hAnsi="宋体" w:cs="Times New Roman" w:hint="eastAsia"/>
            <w:bCs/>
            <w:kern w:val="0"/>
            <w:sz w:val="21"/>
            <w:szCs w:val="21"/>
            <w14:ligatures w14:val="none"/>
          </w:rPr>
          <w:t>情绪</w:t>
        </w:r>
      </w:ins>
      <w:ins w:id="176" w:author="生 卢" w:date="2025-07-26T15:56:00Z" w16du:dateUtc="2025-07-26T07:56:00Z">
        <w:r>
          <w:rPr>
            <w:rFonts w:ascii="宋体" w:eastAsia="宋体" w:hAnsi="宋体" w:cs="Times New Roman" w:hint="eastAsia"/>
            <w:bCs/>
            <w:kern w:val="0"/>
            <w:sz w:val="21"/>
            <w:szCs w:val="21"/>
            <w14:ligatures w14:val="none"/>
          </w:rPr>
          <w:t>分数</w:t>
        </w:r>
      </w:ins>
      <w:ins w:id="177" w:author="生 卢" w:date="2025-07-26T15:55:00Z" w16du:dateUtc="2025-07-26T07:55:00Z">
        <w:r w:rsidRPr="001D5C48">
          <w:rPr>
            <w:rFonts w:ascii="宋体" w:eastAsia="宋体" w:hAnsi="宋体" w:cs="Times New Roman" w:hint="eastAsia"/>
            <w:bCs/>
            <w:kern w:val="0"/>
            <w:sz w:val="21"/>
            <w:szCs w:val="21"/>
            <w14:ligatures w14:val="none"/>
          </w:rPr>
          <w:t>是否还能在“旧指标已被考虑”的情况下带来额外解释力。</w:t>
        </w:r>
      </w:ins>
      <w:ins w:id="178" w:author="生 卢" w:date="2025-07-26T15:56:00Z" w16du:dateUtc="2025-07-26T07:56:00Z">
        <w:r>
          <w:rPr>
            <w:rFonts w:ascii="宋体" w:eastAsia="宋体" w:hAnsi="宋体" w:cs="Times New Roman" w:hint="eastAsia"/>
            <w:bCs/>
            <w:kern w:val="0"/>
            <w:sz w:val="21"/>
            <w:szCs w:val="21"/>
            <w14:ligatures w14:val="none"/>
          </w:rPr>
          <w:t>回归结果表明，</w:t>
        </w:r>
        <w:r w:rsidRPr="001D5C48">
          <w:rPr>
            <w:rFonts w:ascii="宋体" w:eastAsia="宋体" w:hAnsi="宋体" w:cs="Times New Roman" w:hint="eastAsia"/>
            <w:bCs/>
            <w:kern w:val="0"/>
            <w:sz w:val="21"/>
            <w:szCs w:val="21"/>
            <w14:ligatures w14:val="none"/>
          </w:rPr>
          <w:t>在将金融情绪词典</w:t>
        </w:r>
        <w:r>
          <w:rPr>
            <w:rFonts w:ascii="宋体" w:eastAsia="宋体" w:hAnsi="宋体" w:cs="Times New Roman" w:hint="eastAsia"/>
            <w:bCs/>
            <w:kern w:val="0"/>
            <w:sz w:val="21"/>
            <w:szCs w:val="21"/>
            <w14:ligatures w14:val="none"/>
          </w:rPr>
          <w:t>分数</w:t>
        </w:r>
        <w:r w:rsidRPr="001D5C48">
          <w:rPr>
            <w:rFonts w:ascii="宋体" w:eastAsia="宋体" w:hAnsi="宋体" w:cs="Times New Roman" w:hint="eastAsia"/>
            <w:bCs/>
            <w:kern w:val="0"/>
            <w:sz w:val="21"/>
            <w:szCs w:val="21"/>
            <w14:ligatures w14:val="none"/>
          </w:rPr>
          <w:t>作为控制变量纳入模型后，</w:t>
        </w:r>
      </w:ins>
      <m:oMath>
        <m:r>
          <w:ins w:id="179" w:author="生 卢" w:date="2025-07-26T15:57:00Z" w16du:dateUtc="2025-07-26T07:57:00Z">
            <w:rPr>
              <w:rFonts w:ascii="Cambria Math" w:eastAsia="宋体" w:hAnsi="Cambria Math" w:cs="Times New Roman"/>
              <w:kern w:val="0"/>
              <w:sz w:val="21"/>
              <w:szCs w:val="21"/>
              <w14:ligatures w14:val="none"/>
            </w:rPr>
            <m:t>sentiment</m:t>
          </w:ins>
        </m:r>
      </m:oMath>
      <w:ins w:id="180" w:author="生 卢" w:date="2025-07-26T15:56:00Z" w16du:dateUtc="2025-07-26T07:56:00Z">
        <w:r w:rsidRPr="001D5C48">
          <w:rPr>
            <w:rFonts w:ascii="宋体" w:eastAsia="宋体" w:hAnsi="宋体" w:cs="Times New Roman" w:hint="eastAsia"/>
            <w:bCs/>
            <w:kern w:val="0"/>
            <w:sz w:val="21"/>
            <w:szCs w:val="21"/>
            <w14:ligatures w14:val="none"/>
          </w:rPr>
          <w:t xml:space="preserve">系数为 </w:t>
        </w:r>
      </w:ins>
      <w:ins w:id="181" w:author="生 卢" w:date="2025-07-26T15:57:00Z" w16du:dateUtc="2025-07-26T07:57:00Z">
        <w:r w:rsidRPr="001D5C48">
          <w:rPr>
            <w:rFonts w:ascii="宋体" w:eastAsia="宋体" w:hAnsi="宋体" w:cs="Times New Roman" w:hint="eastAsia"/>
            <w:bCs/>
            <w:kern w:val="0"/>
            <w:sz w:val="21"/>
            <w:szCs w:val="21"/>
            <w14:ligatures w14:val="none"/>
          </w:rPr>
          <w:t>0.0329</w:t>
        </w:r>
      </w:ins>
      <w:ins w:id="182" w:author="生 卢" w:date="2025-07-26T15:56:00Z" w16du:dateUtc="2025-07-26T07:56:00Z">
        <w:r w:rsidRPr="001D5C48">
          <w:rPr>
            <w:rFonts w:ascii="宋体" w:eastAsia="宋体" w:hAnsi="宋体" w:cs="Times New Roman" w:hint="eastAsia"/>
            <w:bCs/>
            <w:kern w:val="0"/>
            <w:sz w:val="21"/>
            <w:szCs w:val="21"/>
            <w14:ligatures w14:val="none"/>
          </w:rPr>
          <w:t>（p</w:t>
        </w:r>
      </w:ins>
      <w:ins w:id="183" w:author="生 卢" w:date="2025-07-26T15:58:00Z" w16du:dateUtc="2025-07-26T07:58:00Z">
        <w:r>
          <w:rPr>
            <w:rFonts w:ascii="宋体" w:eastAsia="宋体" w:hAnsi="宋体" w:cs="Times New Roman" w:hint="eastAsia"/>
            <w:bCs/>
            <w:kern w:val="0"/>
            <w:sz w:val="21"/>
            <w:szCs w:val="21"/>
            <w14:ligatures w14:val="none"/>
          </w:rPr>
          <w:t>=</w:t>
        </w:r>
        <w:r w:rsidRPr="001D5C48">
          <w:rPr>
            <w:rFonts w:ascii="宋体" w:eastAsia="宋体" w:hAnsi="宋体" w:cs="Times New Roman" w:hint="eastAsia"/>
            <w:bCs/>
            <w:kern w:val="0"/>
            <w:sz w:val="21"/>
            <w:szCs w:val="21"/>
            <w14:ligatures w14:val="none"/>
          </w:rPr>
          <w:t>0.006</w:t>
        </w:r>
      </w:ins>
      <w:ins w:id="184" w:author="生 卢" w:date="2025-07-26T15:56:00Z" w16du:dateUtc="2025-07-26T07:56:00Z">
        <w:r w:rsidRPr="001D5C48">
          <w:rPr>
            <w:rFonts w:ascii="宋体" w:eastAsia="宋体" w:hAnsi="宋体" w:cs="Times New Roman" w:hint="eastAsia"/>
            <w:bCs/>
            <w:kern w:val="0"/>
            <w:sz w:val="21"/>
            <w:szCs w:val="21"/>
            <w14:ligatures w14:val="none"/>
          </w:rPr>
          <w:t>）</w:t>
        </w:r>
      </w:ins>
      <w:ins w:id="185" w:author="生 卢" w:date="2025-07-26T15:58:00Z" w16du:dateUtc="2025-07-26T07:58:00Z">
        <w:r>
          <w:rPr>
            <w:rFonts w:ascii="宋体" w:eastAsia="宋体" w:hAnsi="宋体" w:cs="Times New Roman" w:hint="eastAsia"/>
            <w:bCs/>
            <w:kern w:val="0"/>
            <w:sz w:val="21"/>
            <w:szCs w:val="21"/>
            <w14:ligatures w14:val="none"/>
          </w:rPr>
          <w:t>,</w:t>
        </w:r>
      </w:ins>
      <w:ins w:id="186" w:author="生 卢" w:date="2025-07-26T15:56:00Z" w16du:dateUtc="2025-07-26T07:56:00Z">
        <w:r w:rsidRPr="001D5C48">
          <w:rPr>
            <w:rFonts w:ascii="宋体" w:eastAsia="宋体" w:hAnsi="宋体" w:cs="Times New Roman" w:hint="eastAsia"/>
            <w:bCs/>
            <w:kern w:val="0"/>
            <w:sz w:val="21"/>
            <w:szCs w:val="21"/>
            <w14:ligatures w14:val="none"/>
          </w:rPr>
          <w:t>表明</w:t>
        </w:r>
      </w:ins>
      <w:ins w:id="187" w:author="生 卢" w:date="2025-07-26T15:58:00Z" w16du:dateUtc="2025-07-26T07:58:00Z">
        <w:r>
          <w:rPr>
            <w:rFonts w:ascii="宋体" w:eastAsia="宋体" w:hAnsi="宋体" w:cs="Times New Roman" w:hint="eastAsia"/>
            <w:bCs/>
            <w:kern w:val="0"/>
            <w:sz w:val="21"/>
            <w:szCs w:val="21"/>
            <w14:ligatures w14:val="none"/>
          </w:rPr>
          <w:t>大语言模型</w:t>
        </w:r>
      </w:ins>
      <w:ins w:id="188" w:author="生 卢" w:date="2025-07-26T15:56:00Z" w16du:dateUtc="2025-07-26T07:56:00Z">
        <w:r w:rsidRPr="001D5C48">
          <w:rPr>
            <w:rFonts w:ascii="宋体" w:eastAsia="宋体" w:hAnsi="宋体" w:cs="Times New Roman" w:hint="eastAsia"/>
            <w:bCs/>
            <w:kern w:val="0"/>
            <w:sz w:val="21"/>
            <w:szCs w:val="21"/>
            <w14:ligatures w14:val="none"/>
          </w:rPr>
          <w:t>情绪</w:t>
        </w:r>
      </w:ins>
      <w:ins w:id="189" w:author="生 卢" w:date="2025-07-26T15:58:00Z" w16du:dateUtc="2025-07-26T07:58:00Z">
        <w:r>
          <w:rPr>
            <w:rFonts w:ascii="宋体" w:eastAsia="宋体" w:hAnsi="宋体" w:cs="Times New Roman" w:hint="eastAsia"/>
            <w:bCs/>
            <w:kern w:val="0"/>
            <w:sz w:val="21"/>
            <w:szCs w:val="21"/>
            <w14:ligatures w14:val="none"/>
          </w:rPr>
          <w:t>分数</w:t>
        </w:r>
      </w:ins>
      <w:ins w:id="190" w:author="生 卢" w:date="2025-07-26T15:56:00Z" w16du:dateUtc="2025-07-26T07:56:00Z">
        <w:r w:rsidRPr="001D5C48">
          <w:rPr>
            <w:rFonts w:ascii="宋体" w:eastAsia="宋体" w:hAnsi="宋体" w:cs="Times New Roman" w:hint="eastAsia"/>
            <w:bCs/>
            <w:kern w:val="0"/>
            <w:sz w:val="21"/>
            <w:szCs w:val="21"/>
            <w14:ligatures w14:val="none"/>
          </w:rPr>
          <w:t>提供了传统方法未能捕捉的额外信息。</w:t>
        </w:r>
      </w:ins>
    </w:p>
    <w:p w14:paraId="5732D814" w14:textId="0C95FDA4"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4.</w:t>
      </w:r>
      <w:r w:rsidR="00113DAE">
        <w:rPr>
          <w:rFonts w:ascii="Times New Roman" w:eastAsia="黑体" w:hAnsi="Times New Roman" w:cs="Times New Roman" w:hint="eastAsia"/>
          <w:b/>
          <w:kern w:val="0"/>
          <w:sz w:val="21"/>
          <w:szCs w:val="21"/>
          <w14:ligatures w14:val="none"/>
        </w:rPr>
        <w:t>3</w:t>
      </w:r>
      <w:r w:rsidRPr="001D0093">
        <w:rPr>
          <w:rFonts w:ascii="Times New Roman" w:eastAsia="黑体" w:hAnsi="Times New Roman" w:cs="Times New Roman"/>
          <w:b/>
          <w:kern w:val="0"/>
          <w:sz w:val="21"/>
          <w:szCs w:val="21"/>
          <w14:ligatures w14:val="none"/>
        </w:rPr>
        <w:t xml:space="preserve">  </w:t>
      </w:r>
      <w:r w:rsidR="00A735BA">
        <w:rPr>
          <w:rFonts w:ascii="Times New Roman" w:eastAsia="黑体" w:hAnsi="Times New Roman" w:cs="Times New Roman" w:hint="eastAsia"/>
          <w:b/>
          <w:kern w:val="0"/>
          <w:sz w:val="21"/>
          <w:szCs w:val="21"/>
          <w14:ligatures w14:val="none"/>
        </w:rPr>
        <w:t>机制分析：</w:t>
      </w:r>
      <w:r w:rsidRPr="001D0093">
        <w:rPr>
          <w:rFonts w:ascii="Times New Roman" w:eastAsia="黑体" w:hAnsi="Times New Roman" w:cs="Times New Roman" w:hint="eastAsia"/>
          <w:b/>
          <w:kern w:val="0"/>
          <w:sz w:val="21"/>
          <w:szCs w:val="21"/>
          <w14:ligatures w14:val="none"/>
        </w:rPr>
        <w:t>社交媒体情绪</w:t>
      </w:r>
    </w:p>
    <w:p w14:paraId="54986DBA" w14:textId="3535742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上文的研究结果显示，新闻的情绪与股票累计异常收益率呈正相关，接下来本文探讨财经新闻情绪影响股价的</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。而现有的研究结果表明，社交媒体情绪对股票价格造成直接影响。</w:t>
      </w:r>
      <w:proofErr w:type="gramStart"/>
      <w:r w:rsidRPr="00C949E4">
        <w:rPr>
          <w:rFonts w:ascii="Times New Roman" w:eastAsia="宋体" w:hAnsi="Times New Roman" w:cs="Times New Roman" w:hint="eastAsia"/>
          <w:sz w:val="21"/>
          <w:szCs w:val="21"/>
          <w14:ligatures w14:val="none"/>
        </w:rPr>
        <w:t>段江娇</w:t>
      </w:r>
      <w:proofErr w:type="gramEnd"/>
      <w:r w:rsidRPr="00C949E4">
        <w:rPr>
          <w:rFonts w:ascii="Times New Roman" w:eastAsia="宋体" w:hAnsi="Times New Roman" w:cs="Times New Roman" w:hint="eastAsia"/>
          <w:sz w:val="21"/>
          <w:szCs w:val="21"/>
          <w14:ligatures w14:val="none"/>
        </w:rPr>
        <w:t>等（</w:t>
      </w:r>
      <w:r w:rsidRPr="00C949E4">
        <w:rPr>
          <w:rFonts w:ascii="Times New Roman" w:eastAsia="宋体" w:hAnsi="Times New Roman" w:cs="Times New Roman" w:hint="eastAsia"/>
          <w:sz w:val="21"/>
          <w:szCs w:val="21"/>
          <w14:ligatures w14:val="none"/>
        </w:rPr>
        <w:t>2017</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23"/>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的研究得出，股票收益率会受到论坛情绪的影响，且与当日情绪呈正相关。而张宁等（</w:t>
      </w:r>
      <w:r w:rsidRPr="00C949E4">
        <w:rPr>
          <w:rFonts w:ascii="Times New Roman" w:eastAsia="宋体" w:hAnsi="Times New Roman" w:cs="Times New Roman" w:hint="eastAsia"/>
          <w:sz w:val="21"/>
          <w:szCs w:val="21"/>
          <w14:ligatures w14:val="none"/>
        </w:rPr>
        <w:t>2018</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sz w:val="21"/>
          <w:szCs w:val="21"/>
          <w:vertAlign w:val="superscript"/>
          <w14:ligatures w14:val="none"/>
        </w:rPr>
        <w:endnoteReference w:id="24"/>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则在数据网络股评“发布者</w:t>
      </w:r>
      <w:r w:rsidRPr="00C949E4">
        <w:rPr>
          <w:rFonts w:ascii="Times New Roman" w:eastAsia="宋体" w:hAnsi="Times New Roman" w:cs="Times New Roman" w:hint="eastAsia"/>
          <w:sz w:val="21"/>
          <w:szCs w:val="21"/>
          <w14:ligatures w14:val="none"/>
        </w:rPr>
        <w:t>-</w:t>
      </w:r>
      <w:r w:rsidRPr="00C949E4">
        <w:rPr>
          <w:rFonts w:ascii="Times New Roman" w:eastAsia="宋体" w:hAnsi="Times New Roman" w:cs="Times New Roman" w:hint="eastAsia"/>
          <w:sz w:val="21"/>
          <w:szCs w:val="21"/>
          <w14:ligatures w14:val="none"/>
        </w:rPr>
        <w:t>关注者”的基础上得出投资者情绪倾向指标于上证综合指数的收益率的呈现显著的正相关。根据江艇（</w:t>
      </w:r>
      <w:r w:rsidRPr="00C949E4">
        <w:rPr>
          <w:rFonts w:ascii="Times New Roman" w:eastAsia="宋体" w:hAnsi="Times New Roman" w:cs="Times New Roman" w:hint="eastAsia"/>
          <w:sz w:val="21"/>
          <w:szCs w:val="21"/>
          <w14:ligatures w14:val="none"/>
        </w:rPr>
        <w:t>2022</w:t>
      </w:r>
      <w:r w:rsidRPr="00C949E4">
        <w:rPr>
          <w:rFonts w:ascii="Times New Roman" w:eastAsia="宋体" w:hAnsi="Times New Roman" w:cs="Times New Roman" w:hint="eastAsia"/>
          <w:sz w:val="21"/>
          <w:szCs w:val="21"/>
          <w14:ligatures w14:val="none"/>
        </w:rPr>
        <w:t>）</w:t>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vertAlign w:val="superscript"/>
          <w14:ligatures w14:val="none"/>
        </w:rPr>
        <w:endnoteReference w:id="25"/>
      </w:r>
      <w:r w:rsidR="004B0F06">
        <w:rPr>
          <w:rFonts w:ascii="Times New Roman" w:eastAsia="宋体" w:hAnsi="Times New Roman" w:cs="Times New Roman" w:hint="eastAsia"/>
          <w:sz w:val="21"/>
          <w:szCs w:val="21"/>
          <w:vertAlign w:val="superscript"/>
          <w14:ligatures w14:val="none"/>
        </w:rPr>
        <w:t>]</w:t>
      </w:r>
      <w:r w:rsidRPr="00C949E4">
        <w:rPr>
          <w:rFonts w:ascii="Times New Roman" w:eastAsia="宋体" w:hAnsi="Times New Roman" w:cs="Times New Roman" w:hint="eastAsia"/>
          <w:sz w:val="21"/>
          <w:szCs w:val="21"/>
          <w14:ligatures w14:val="none"/>
        </w:rPr>
        <w:t>，经济学文献在分析</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时，关键是验证解释变量对</w:t>
      </w:r>
      <w:r w:rsidR="00AB3288">
        <w:rPr>
          <w:rFonts w:ascii="Times New Roman" w:eastAsia="宋体" w:hAnsi="Times New Roman" w:cs="Times New Roman" w:hint="eastAsia"/>
          <w:sz w:val="21"/>
          <w:szCs w:val="21"/>
          <w14:ligatures w14:val="none"/>
        </w:rPr>
        <w:t>机制</w:t>
      </w:r>
      <w:r w:rsidRPr="00C949E4">
        <w:rPr>
          <w:rFonts w:ascii="Times New Roman" w:eastAsia="宋体" w:hAnsi="Times New Roman" w:cs="Times New Roman" w:hint="eastAsia"/>
          <w:sz w:val="21"/>
          <w:szCs w:val="21"/>
          <w14:ligatures w14:val="none"/>
        </w:rPr>
        <w:t>（中介变量）的影响。</w:t>
      </w:r>
      <w:r w:rsidR="00AB3288">
        <w:rPr>
          <w:rFonts w:ascii="Times New Roman" w:eastAsia="宋体" w:hAnsi="Times New Roman" w:cs="Times New Roman" w:hint="eastAsia"/>
          <w:sz w:val="21"/>
          <w:szCs w:val="21"/>
          <w14:ligatures w14:val="none"/>
        </w:rPr>
        <w:t>本文通过两步回归进行了机制分析。</w:t>
      </w:r>
    </w:p>
    <w:p w14:paraId="05A496AA" w14:textId="2D907C45" w:rsidR="00C949E4" w:rsidRPr="00C949E4" w:rsidRDefault="00C949E4" w:rsidP="009B2739">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本文的社交媒体情绪主要来自于东方财富股吧评论。东方财富股吧是东方</w:t>
      </w:r>
      <w:proofErr w:type="gramStart"/>
      <w:r w:rsidRPr="00C949E4">
        <w:rPr>
          <w:rFonts w:ascii="Times New Roman" w:eastAsia="宋体" w:hAnsi="Times New Roman" w:cs="Times New Roman" w:hint="eastAsia"/>
          <w:sz w:val="21"/>
          <w:szCs w:val="21"/>
          <w14:ligatures w14:val="none"/>
        </w:rPr>
        <w:t>财富网</w:t>
      </w:r>
      <w:proofErr w:type="gramEnd"/>
      <w:r w:rsidRPr="00C949E4">
        <w:rPr>
          <w:rFonts w:ascii="Times New Roman" w:eastAsia="宋体" w:hAnsi="Times New Roman" w:cs="Times New Roman" w:hint="eastAsia"/>
          <w:sz w:val="21"/>
          <w:szCs w:val="21"/>
          <w14:ligatures w14:val="none"/>
        </w:rPr>
        <w:t>旗下的股票投资交流社区，类似于一个股票论坛，其形式类似于贴吧。投资者可以在其中发表帖子，表达对股市的见解与观点。由于其活跃的用户群体，股吧的言论对市场情绪有一定的影响。就投资者活跃程度而言，越活跃的股吧，往往被认为有更多投资者，当虚假财经新闻发布以后，活跃的投资者对此</w:t>
      </w:r>
      <w:proofErr w:type="gramStart"/>
      <w:r w:rsidRPr="00C949E4">
        <w:rPr>
          <w:rFonts w:ascii="Times New Roman" w:eastAsia="宋体" w:hAnsi="Times New Roman" w:cs="Times New Roman" w:hint="eastAsia"/>
          <w:sz w:val="21"/>
          <w:szCs w:val="21"/>
          <w14:ligatures w14:val="none"/>
        </w:rPr>
        <w:t>作出</w:t>
      </w:r>
      <w:proofErr w:type="gramEnd"/>
      <w:r w:rsidRPr="00C949E4">
        <w:rPr>
          <w:rFonts w:ascii="Times New Roman" w:eastAsia="宋体" w:hAnsi="Times New Roman" w:cs="Times New Roman" w:hint="eastAsia"/>
          <w:sz w:val="21"/>
          <w:szCs w:val="21"/>
          <w14:ligatures w14:val="none"/>
        </w:rPr>
        <w:t>反应，并在股吧评论中得以体现。本文首先测度了</w:t>
      </w:r>
      <w:r w:rsidR="009B2739">
        <w:rPr>
          <w:rFonts w:ascii="Times New Roman" w:eastAsia="宋体" w:hAnsi="Times New Roman" w:cs="Times New Roman" w:hint="eastAsia"/>
          <w:sz w:val="21"/>
          <w:szCs w:val="21"/>
          <w14:ligatures w14:val="none"/>
        </w:rPr>
        <w:t>新闻</w:t>
      </w:r>
      <w:r w:rsidRPr="00C949E4">
        <w:rPr>
          <w:rFonts w:ascii="Times New Roman" w:eastAsia="宋体" w:hAnsi="Times New Roman" w:cs="Times New Roman" w:hint="eastAsia"/>
          <w:sz w:val="21"/>
          <w:szCs w:val="21"/>
          <w14:ligatures w14:val="none"/>
        </w:rPr>
        <w:t>事件窗口期内的每条评论的情绪分数，</w:t>
      </w:r>
      <w:r w:rsidR="009B2739">
        <w:rPr>
          <w:rFonts w:ascii="Times New Roman" w:eastAsia="宋体" w:hAnsi="Times New Roman" w:cs="Times New Roman" w:hint="eastAsia"/>
          <w:sz w:val="21"/>
          <w:szCs w:val="21"/>
          <w14:ligatures w14:val="none"/>
        </w:rPr>
        <w:t>然后得出每个新闻对应的社交媒体情感分数。</w:t>
      </w:r>
      <w:del w:id="191" w:author="生 卢" w:date="2025-07-26T12:47:00Z" w16du:dateUtc="2025-07-26T04:47:00Z">
        <w:r w:rsidR="009B2739" w:rsidDel="00256CEF">
          <w:rPr>
            <w:rFonts w:ascii="Times New Roman" w:eastAsia="宋体" w:hAnsi="Times New Roman" w:cs="Times New Roman" w:hint="eastAsia"/>
            <w:sz w:val="21"/>
            <w:szCs w:val="21"/>
            <w14:ligatures w14:val="none"/>
          </w:rPr>
          <w:delText>通过两步法回归，</w:delText>
        </w:r>
        <w:r w:rsidRPr="00C949E4" w:rsidDel="00256CEF">
          <w:rPr>
            <w:rFonts w:ascii="Times New Roman" w:eastAsia="宋体" w:hAnsi="Times New Roman" w:cs="Times New Roman" w:hint="eastAsia"/>
            <w:sz w:val="21"/>
            <w:szCs w:val="21"/>
            <w14:ligatures w14:val="none"/>
          </w:rPr>
          <w:delText>构建</w:delText>
        </w:r>
        <w:r w:rsidR="009B2739" w:rsidDel="00256CEF">
          <w:rPr>
            <w:rFonts w:ascii="Times New Roman" w:eastAsia="宋体" w:hAnsi="Times New Roman" w:cs="Times New Roman" w:hint="eastAsia"/>
            <w:sz w:val="21"/>
            <w:szCs w:val="21"/>
            <w14:ligatures w14:val="none"/>
          </w:rPr>
          <w:delText>出</w:delText>
        </w:r>
        <w:r w:rsidRPr="00C949E4" w:rsidDel="00256CEF">
          <w:rPr>
            <w:rFonts w:ascii="Times New Roman" w:eastAsia="宋体" w:hAnsi="Times New Roman" w:cs="Times New Roman" w:hint="eastAsia"/>
            <w:sz w:val="21"/>
            <w:szCs w:val="21"/>
            <w14:ligatures w14:val="none"/>
          </w:rPr>
          <w:delText>如下回归方程：</w:delText>
        </w:r>
      </w:del>
    </w:p>
    <w:p w14:paraId="1634A192" w14:textId="51959490" w:rsidR="00C949E4" w:rsidRPr="00C949E4" w:rsidRDefault="00000000"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moveFrom w:id="192" w:author="生 卢" w:date="2025-07-26T11:39:00Z" w16du:dateUtc="2025-07-26T03:39:00Z">
        <w:moveFromRangeStart w:id="193" w:author="生 卢" w:date="2025-07-26T11:39:00Z" w:name="move204422380"/>
        <m:oMathPara>
          <m:oMath>
            <m:eqArr>
              <m:eqArrPr>
                <m:maxDist m:val="1"/>
                <m:ctrlPr>
                  <w:rPr>
                    <w:rFonts w:ascii="Cambria Math" w:eastAsia="宋体" w:hAnsi="Cambria Math" w:cs="Times New Roman"/>
                    <w:i/>
                    <w:sz w:val="21"/>
                    <w:szCs w:val="21"/>
                    <w14:ligatures w14:val="none"/>
                  </w:rPr>
                </m:ctrlPr>
              </m:eqArrPr>
              <m:e>
                <w:moveFrom w:id="194" w:author="生 卢" w:date="2025-07-26T11:39:00Z" w16du:dateUtc="2025-07-26T03:39:00Z">
                  <m:r>
                    <w:rPr>
                      <w:rFonts w:ascii="Cambria Math" w:eastAsia="宋体" w:hAnsi="Cambria Math" w:cs="Times New Roman"/>
                      <w:sz w:val="21"/>
                      <w:szCs w:val="21"/>
                      <w14:ligatures w14:val="none"/>
                    </w:rPr>
                    <m:t>Media=</m:t>
                  </m:r>
                </w:moveFrom>
                <m:sSub>
                  <m:sSubPr>
                    <m:ctrlPr>
                      <w:rPr>
                        <w:rFonts w:ascii="Cambria Math" w:eastAsia="宋体" w:hAnsi="Cambria Math" w:cs="Times New Roman"/>
                        <w:i/>
                        <w:sz w:val="21"/>
                        <w:szCs w:val="21"/>
                        <w14:ligatures w14:val="none"/>
                      </w:rPr>
                    </m:ctrlPr>
                  </m:sSubPr>
                  <m:e>
                    <w:moveFrom w:id="195" w:author="生 卢" w:date="2025-07-26T11:39:00Z" w16du:dateUtc="2025-07-26T03:39:00Z">
                      <m:r>
                        <w:rPr>
                          <w:rFonts w:ascii="Cambria Math" w:eastAsia="宋体" w:hAnsi="Cambria Math" w:cs="Times New Roman"/>
                          <w:sz w:val="21"/>
                          <w:szCs w:val="21"/>
                          <w14:ligatures w14:val="none"/>
                        </w:rPr>
                        <m:t>λ</m:t>
                      </m:r>
                    </w:moveFrom>
                  </m:e>
                  <m:sub>
                    <w:moveFrom w:id="196" w:author="生 卢" w:date="2025-07-26T11:39:00Z" w16du:dateUtc="2025-07-26T03:39:00Z">
                      <m:r>
                        <w:rPr>
                          <w:rFonts w:ascii="Cambria Math" w:eastAsia="宋体" w:hAnsi="Cambria Math" w:cs="Times New Roman"/>
                          <w:sz w:val="21"/>
                          <w:szCs w:val="21"/>
                          <w14:ligatures w14:val="none"/>
                        </w:rPr>
                        <m:t>0</m:t>
                      </m:r>
                    </w:moveFrom>
                  </m:sub>
                </m:sSub>
                <w:moveFrom w:id="197" w:author="生 卢" w:date="2025-07-26T11:39:00Z" w16du:dateUtc="2025-07-26T03:39:00Z">
                  <m:r>
                    <w:rPr>
                      <w:rFonts w:ascii="Cambria Math" w:eastAsia="宋体" w:hAnsi="Cambria Math" w:cs="Times New Roman"/>
                      <w:sz w:val="21"/>
                      <w:szCs w:val="21"/>
                      <w14:ligatures w14:val="none"/>
                    </w:rPr>
                    <m:t>+</m:t>
                  </m:r>
                </w:moveFrom>
                <m:sSub>
                  <m:sSubPr>
                    <m:ctrlPr>
                      <w:rPr>
                        <w:rFonts w:ascii="Cambria Math" w:eastAsia="宋体" w:hAnsi="Cambria Math" w:cs="Times New Roman"/>
                        <w:i/>
                        <w:sz w:val="21"/>
                        <w:szCs w:val="21"/>
                        <w14:ligatures w14:val="none"/>
                      </w:rPr>
                    </m:ctrlPr>
                  </m:sSubPr>
                  <m:e>
                    <w:moveFrom w:id="198" w:author="生 卢" w:date="2025-07-26T11:39:00Z" w16du:dateUtc="2025-07-26T03:39:00Z">
                      <m:r>
                        <w:rPr>
                          <w:rFonts w:ascii="Cambria Math" w:eastAsia="宋体" w:hAnsi="Cambria Math" w:cs="Times New Roman"/>
                          <w:sz w:val="21"/>
                          <w:szCs w:val="21"/>
                          <w14:ligatures w14:val="none"/>
                        </w:rPr>
                        <m:t>λ</m:t>
                      </m:r>
                    </w:moveFrom>
                  </m:e>
                  <m:sub>
                    <w:moveFrom w:id="199" w:author="生 卢" w:date="2025-07-26T11:39:00Z" w16du:dateUtc="2025-07-26T03:39:00Z">
                      <m:r>
                        <w:rPr>
                          <w:rFonts w:ascii="Cambria Math" w:eastAsia="宋体" w:hAnsi="Cambria Math" w:cs="Times New Roman"/>
                          <w:sz w:val="21"/>
                          <w:szCs w:val="21"/>
                          <w14:ligatures w14:val="none"/>
                        </w:rPr>
                        <m:t>1</m:t>
                      </m:r>
                    </w:moveFrom>
                  </m:sub>
                </m:sSub>
                <w:moveFrom w:id="200" w:author="生 卢" w:date="2025-07-26T11:39:00Z" w16du:dateUtc="2025-07-26T03:39:00Z">
                  <m:r>
                    <w:rPr>
                      <w:rFonts w:ascii="Cambria Math" w:eastAsia="宋体" w:hAnsi="Cambria Math" w:cs="Times New Roman"/>
                      <w:sz w:val="21"/>
                      <w:szCs w:val="21"/>
                      <w14:ligatures w14:val="none"/>
                    </w:rPr>
                    <m:t>Sentiment+</m:t>
                  </m:r>
                </w:moveFrom>
                <m:sSub>
                  <m:sSubPr>
                    <m:ctrlPr>
                      <w:rPr>
                        <w:rFonts w:ascii="Cambria Math" w:eastAsia="宋体" w:hAnsi="Cambria Math" w:cs="Times New Roman"/>
                        <w:i/>
                        <w:sz w:val="21"/>
                        <w:szCs w:val="21"/>
                        <w14:ligatures w14:val="none"/>
                      </w:rPr>
                    </m:ctrlPr>
                  </m:sSubPr>
                  <m:e>
                    <m:sSub>
                      <m:sSubPr>
                        <m:ctrlPr>
                          <w:rPr>
                            <w:rFonts w:ascii="Cambria Math" w:eastAsia="宋体" w:hAnsi="Cambria Math" w:cs="Times New Roman"/>
                            <w:i/>
                            <w:sz w:val="21"/>
                            <w:szCs w:val="21"/>
                            <w14:ligatures w14:val="none"/>
                          </w:rPr>
                        </m:ctrlPr>
                      </m:sSubPr>
                      <m:e>
                        <w:moveFrom w:id="201" w:author="生 卢" w:date="2025-07-26T11:39:00Z" w16du:dateUtc="2025-07-26T03:39:00Z">
                          <m:r>
                            <w:rPr>
                              <w:rFonts w:ascii="Cambria Math" w:eastAsia="宋体" w:hAnsi="Cambria Math" w:cs="Times New Roman"/>
                              <w:sz w:val="21"/>
                              <w:szCs w:val="21"/>
                              <w14:ligatures w14:val="none"/>
                            </w:rPr>
                            <m:t>λ</m:t>
                          </m:r>
                        </w:moveFrom>
                      </m:e>
                      <m:sub>
                        <w:moveFrom w:id="202" w:author="生 卢" w:date="2025-07-26T11:39:00Z" w16du:dateUtc="2025-07-26T03:39:00Z">
                          <m:r>
                            <w:rPr>
                              <w:rFonts w:ascii="Cambria Math" w:eastAsia="宋体" w:hAnsi="Cambria Math" w:cs="Times New Roman"/>
                              <w:sz w:val="21"/>
                              <w:szCs w:val="21"/>
                              <w14:ligatures w14:val="none"/>
                            </w:rPr>
                            <m:t>2</m:t>
                          </m:r>
                        </w:moveFrom>
                      </m:sub>
                    </m:sSub>
                    <w:moveFrom w:id="203" w:author="生 卢" w:date="2025-07-26T11:39:00Z" w16du:dateUtc="2025-07-26T03:39:00Z">
                      <m:r>
                        <w:rPr>
                          <w:rFonts w:ascii="Cambria Math" w:eastAsia="宋体" w:hAnsi="Cambria Math" w:cs="Times New Roman"/>
                          <w:sz w:val="21"/>
                          <w:szCs w:val="21"/>
                          <w14:ligatures w14:val="none"/>
                        </w:rPr>
                        <m:t>X+ϵ</m:t>
                      </m:r>
                    </w:moveFrom>
                  </m:e>
                  <m:sub>
                    <w:moveFrom w:id="204" w:author="生 卢" w:date="2025-07-26T11:39:00Z" w16du:dateUtc="2025-07-26T03:39:00Z">
                      <m:r>
                        <w:rPr>
                          <w:rFonts w:ascii="Cambria Math" w:eastAsia="宋体" w:hAnsi="Cambria Math" w:cs="Times New Roman"/>
                          <w:sz w:val="21"/>
                          <w:szCs w:val="21"/>
                          <w14:ligatures w14:val="none"/>
                        </w:rPr>
                        <m:t>M</m:t>
                      </m:r>
                    </w:moveFrom>
                  </m:sub>
                </m:sSub>
                <w:moveFrom w:id="205" w:author="生 卢" w:date="2025-07-26T11:39:00Z" w16du:dateUtc="2025-07-26T03:39:00Z">
                  <m:r>
                    <w:rPr>
                      <w:rFonts w:ascii="Cambria Math" w:eastAsia="宋体" w:hAnsi="Cambria Math" w:cs="Times New Roman"/>
                      <w:sz w:val="21"/>
                      <w:szCs w:val="21"/>
                      <w14:ligatures w14:val="none"/>
                    </w:rPr>
                    <m:t>#</m:t>
                  </m:r>
                </w:moveFrom>
                <m:d>
                  <m:dPr>
                    <m:ctrlPr>
                      <w:rPr>
                        <w:rFonts w:ascii="Cambria Math" w:eastAsia="宋体" w:hAnsi="Cambria Math" w:cs="Times New Roman"/>
                        <w:i/>
                        <w:sz w:val="21"/>
                        <w:szCs w:val="21"/>
                        <w14:ligatures w14:val="none"/>
                      </w:rPr>
                    </m:ctrlPr>
                  </m:dPr>
                  <m:e>
                    <w:moveFrom w:id="206" w:author="生 卢" w:date="2025-07-26T11:39:00Z" w16du:dateUtc="2025-07-26T03:39:00Z">
                      <m:r>
                        <w:rPr>
                          <w:rFonts w:ascii="Cambria Math" w:eastAsia="宋体" w:hAnsi="Cambria Math" w:cs="Times New Roman"/>
                          <w:sz w:val="21"/>
                          <w:szCs w:val="21"/>
                          <w14:ligatures w14:val="none"/>
                        </w:rPr>
                        <m:t>7</m:t>
                      </m:r>
                    </w:moveFrom>
                  </m:e>
                </m:d>
                <w:moveFrom w:id="207" w:author="生 卢" w:date="2025-07-26T11:39:00Z" w16du:dateUtc="2025-07-26T03:39:00Z"/>
              </m:e>
            </m:eqArr>
          </m:oMath>
        </m:oMathPara>
        <w:moveFromRangeEnd w:id="193"/>
      </w:moveFrom>
    </w:p>
    <w:p w14:paraId="3A2B4720" w14:textId="57F50F83" w:rsidR="009B2739" w:rsidRDefault="00C949E4" w:rsidP="00615681">
      <w:pPr>
        <w:tabs>
          <w:tab w:val="left" w:pos="861"/>
        </w:tabs>
        <w:overflowPunct w:val="0"/>
        <w:autoSpaceDE w:val="0"/>
        <w:autoSpaceDN w:val="0"/>
        <w:spacing w:before="1" w:after="0" w:line="240" w:lineRule="auto"/>
        <w:ind w:left="-1" w:right="65" w:firstLineChars="200" w:firstLine="420"/>
        <w:rPr>
          <w:rFonts w:ascii="Times New Roman" w:eastAsia="宋体" w:hAnsi="Times New Roman" w:cs="Times New Roman"/>
          <w:sz w:val="21"/>
          <w:szCs w:val="21"/>
          <w14:ligatures w14:val="none"/>
        </w:rPr>
      </w:pPr>
      <w:del w:id="208" w:author="生 卢" w:date="2025-07-26T12:47:00Z" w16du:dateUtc="2025-07-26T04:47:00Z">
        <w:r w:rsidRPr="00C949E4" w:rsidDel="00256CEF">
          <w:rPr>
            <w:rFonts w:ascii="Times New Roman" w:eastAsia="宋体" w:hAnsi="Times New Roman" w:cs="Times New Roman" w:hint="eastAsia"/>
            <w:sz w:val="21"/>
            <w:szCs w:val="21"/>
            <w14:ligatures w14:val="none"/>
          </w:rPr>
          <w:delText>此式子表明了处理变量财经新闻情绪对社交媒体情绪的影响。</w:delText>
        </w:r>
      </w:del>
    </w:p>
    <w:p w14:paraId="2920433F" w14:textId="21C17666" w:rsidR="009B2739" w:rsidRPr="009B2739" w:rsidRDefault="00000000" w:rsidP="00615681">
      <w:pPr>
        <w:tabs>
          <w:tab w:val="left" w:pos="861"/>
        </w:tabs>
        <w:overflowPunct w:val="0"/>
        <w:autoSpaceDE w:val="0"/>
        <w:autoSpaceDN w:val="0"/>
        <w:spacing w:before="1" w:after="0" w:line="240" w:lineRule="auto"/>
        <w:ind w:left="-1" w:right="65" w:firstLineChars="200" w:firstLine="420"/>
        <w:rPr>
          <w:rFonts w:ascii="Times New Roman" w:eastAsia="宋体" w:hAnsi="Times New Roman" w:cs="Times New Roman"/>
          <w:sz w:val="21"/>
          <w:szCs w:val="21"/>
          <w14:ligatures w14:val="none"/>
        </w:rPr>
      </w:pPr>
      <w:moveFrom w:id="209" w:author="生 卢" w:date="2025-07-26T12:48:00Z" w16du:dateUtc="2025-07-26T04:48:00Z">
        <w:moveFromRangeStart w:id="210" w:author="生 卢" w:date="2025-07-26T12:48:00Z" w:name="move204426521"/>
        <m:oMathPara>
          <m:oMath>
            <m:eqArr>
              <m:eqArrPr>
                <m:maxDist m:val="1"/>
                <m:ctrlPr>
                  <w:rPr>
                    <w:rFonts w:ascii="Cambria Math" w:eastAsia="宋体" w:hAnsi="Cambria Math" w:cs="Times New Roman"/>
                    <w:i/>
                    <w:sz w:val="21"/>
                    <w:szCs w:val="21"/>
                    <w14:ligatures w14:val="none"/>
                  </w:rPr>
                </m:ctrlPr>
              </m:eqArrPr>
              <m:e>
                <w:moveFrom w:id="211" w:author="生 卢" w:date="2025-07-26T12:48:00Z" w16du:dateUtc="2025-07-26T04:48:00Z">
                  <m:r>
                    <w:rPr>
                      <w:rFonts w:ascii="Cambria Math" w:eastAsia="宋体" w:hAnsi="Cambria Math" w:cs="Times New Roman"/>
                      <w:sz w:val="21"/>
                      <w:szCs w:val="21"/>
                      <w14:ligatures w14:val="none"/>
                    </w:rPr>
                    <m:t>CAR=</m:t>
                  </m:r>
                </w:moveFrom>
                <m:sSub>
                  <m:sSubPr>
                    <m:ctrlPr>
                      <w:rPr>
                        <w:rFonts w:ascii="Cambria Math" w:eastAsia="宋体" w:hAnsi="Cambria Math" w:cs="Times New Roman"/>
                        <w:i/>
                        <w:sz w:val="21"/>
                        <w:szCs w:val="21"/>
                        <w14:ligatures w14:val="none"/>
                      </w:rPr>
                    </m:ctrlPr>
                  </m:sSubPr>
                  <m:e>
                    <w:moveFrom w:id="212" w:author="生 卢" w:date="2025-07-26T12:48:00Z" w16du:dateUtc="2025-07-26T04:48:00Z">
                      <m:r>
                        <w:rPr>
                          <w:rFonts w:ascii="Cambria Math" w:eastAsia="宋体" w:hAnsi="Cambria Math" w:cs="Times New Roman"/>
                          <w:sz w:val="21"/>
                          <w:szCs w:val="21"/>
                          <w14:ligatures w14:val="none"/>
                        </w:rPr>
                        <m:t>β</m:t>
                      </m:r>
                    </w:moveFrom>
                  </m:e>
                  <m:sub>
                    <w:moveFrom w:id="213" w:author="生 卢" w:date="2025-07-26T12:48:00Z" w16du:dateUtc="2025-07-26T04:48:00Z">
                      <m:r>
                        <w:rPr>
                          <w:rFonts w:ascii="Cambria Math" w:eastAsia="宋体" w:hAnsi="Cambria Math" w:cs="Times New Roman"/>
                          <w:sz w:val="21"/>
                          <w:szCs w:val="21"/>
                          <w14:ligatures w14:val="none"/>
                        </w:rPr>
                        <m:t>0</m:t>
                      </m:r>
                    </w:moveFrom>
                  </m:sub>
                </m:sSub>
                <w:moveFrom w:id="214" w:author="生 卢" w:date="2025-07-26T12:48:00Z" w16du:dateUtc="2025-07-26T04:48:00Z">
                  <m:r>
                    <w:rPr>
                      <w:rFonts w:ascii="Cambria Math" w:eastAsia="宋体" w:hAnsi="Cambria Math" w:cs="Times New Roman"/>
                      <w:sz w:val="21"/>
                      <w:szCs w:val="21"/>
                      <w14:ligatures w14:val="none"/>
                    </w:rPr>
                    <m:t>+</m:t>
                  </m:r>
                </w:moveFrom>
                <m:sSub>
                  <m:sSubPr>
                    <m:ctrlPr>
                      <w:rPr>
                        <w:rFonts w:ascii="Cambria Math" w:eastAsia="宋体" w:hAnsi="Cambria Math" w:cs="Times New Roman"/>
                        <w:i/>
                        <w:sz w:val="21"/>
                        <w:szCs w:val="21"/>
                        <w14:ligatures w14:val="none"/>
                      </w:rPr>
                    </m:ctrlPr>
                  </m:sSubPr>
                  <m:e>
                    <w:moveFrom w:id="215" w:author="生 卢" w:date="2025-07-26T12:48:00Z" w16du:dateUtc="2025-07-26T04:48:00Z">
                      <m:r>
                        <w:rPr>
                          <w:rFonts w:ascii="Cambria Math" w:eastAsia="宋体" w:hAnsi="Cambria Math" w:cs="Times New Roman"/>
                          <w:sz w:val="21"/>
                          <w:szCs w:val="21"/>
                          <w14:ligatures w14:val="none"/>
                        </w:rPr>
                        <m:t>β</m:t>
                      </m:r>
                    </w:moveFrom>
                  </m:e>
                  <m:sub>
                    <w:moveFrom w:id="216" w:author="生 卢" w:date="2025-07-26T12:48:00Z" w16du:dateUtc="2025-07-26T04:48:00Z">
                      <m:r>
                        <w:rPr>
                          <w:rFonts w:ascii="Cambria Math" w:eastAsia="宋体" w:hAnsi="Cambria Math" w:cs="Times New Roman"/>
                          <w:sz w:val="21"/>
                          <w:szCs w:val="21"/>
                          <w14:ligatures w14:val="none"/>
                        </w:rPr>
                        <m:t>1</m:t>
                      </m:r>
                    </w:moveFrom>
                  </m:sub>
                </m:sSub>
                <w:moveFrom w:id="217" w:author="生 卢" w:date="2025-07-26T12:48:00Z" w16du:dateUtc="2025-07-26T04:48:00Z">
                  <m:r>
                    <w:rPr>
                      <w:rFonts w:ascii="Cambria Math" w:eastAsia="宋体" w:hAnsi="Cambria Math" w:cs="Times New Roman"/>
                      <w:sz w:val="21"/>
                      <w:szCs w:val="21"/>
                      <w14:ligatures w14:val="none"/>
                    </w:rPr>
                    <m:t>media+</m:t>
                  </m:r>
                </w:moveFrom>
                <m:sSub>
                  <m:sSubPr>
                    <m:ctrlPr>
                      <w:rPr>
                        <w:rFonts w:ascii="Cambria Math" w:eastAsia="宋体" w:hAnsi="Cambria Math" w:cs="Times New Roman"/>
                        <w:i/>
                        <w:sz w:val="21"/>
                        <w:szCs w:val="21"/>
                        <w14:ligatures w14:val="none"/>
                      </w:rPr>
                    </m:ctrlPr>
                  </m:sSubPr>
                  <m:e>
                    <w:moveFrom w:id="218" w:author="生 卢" w:date="2025-07-26T12:48:00Z" w16du:dateUtc="2025-07-26T04:48:00Z">
                      <m:r>
                        <w:rPr>
                          <w:rFonts w:ascii="Cambria Math" w:eastAsia="宋体" w:hAnsi="Cambria Math" w:cs="Times New Roman"/>
                          <w:sz w:val="21"/>
                          <w:szCs w:val="21"/>
                          <w14:ligatures w14:val="none"/>
                        </w:rPr>
                        <m:t>β</m:t>
                      </m:r>
                    </w:moveFrom>
                  </m:e>
                  <m:sub>
                    <w:moveFrom w:id="219" w:author="生 卢" w:date="2025-07-26T12:48:00Z" w16du:dateUtc="2025-07-26T04:48:00Z">
                      <m:r>
                        <w:rPr>
                          <w:rFonts w:ascii="Cambria Math" w:eastAsia="宋体" w:hAnsi="Cambria Math" w:cs="Times New Roman"/>
                          <w:sz w:val="21"/>
                          <w:szCs w:val="21"/>
                          <w14:ligatures w14:val="none"/>
                        </w:rPr>
                        <m:t>3</m:t>
                      </m:r>
                    </w:moveFrom>
                  </m:sub>
                </m:sSub>
                <w:moveFrom w:id="220" w:author="生 卢" w:date="2025-07-26T12:48:00Z" w16du:dateUtc="2025-07-26T04:48:00Z">
                  <m:r>
                    <w:rPr>
                      <w:rFonts w:ascii="Cambria Math" w:eastAsia="宋体" w:hAnsi="Cambria Math" w:cs="Times New Roman"/>
                      <w:sz w:val="21"/>
                      <w:szCs w:val="21"/>
                      <w14:ligatures w14:val="none"/>
                    </w:rPr>
                    <m:t>X+ϵ#</m:t>
                  </m:r>
                </w:moveFrom>
                <m:d>
                  <m:dPr>
                    <m:ctrlPr>
                      <w:rPr>
                        <w:rFonts w:ascii="Cambria Math" w:eastAsia="宋体" w:hAnsi="Cambria Math" w:cs="Times New Roman"/>
                        <w:i/>
                        <w:sz w:val="21"/>
                        <w:szCs w:val="21"/>
                        <w14:ligatures w14:val="none"/>
                      </w:rPr>
                    </m:ctrlPr>
                  </m:dPr>
                  <m:e>
                    <w:moveFrom w:id="221" w:author="生 卢" w:date="2025-07-26T12:48:00Z" w16du:dateUtc="2025-07-26T04:48:00Z">
                      <m:r>
                        <w:rPr>
                          <w:rFonts w:ascii="Cambria Math" w:eastAsia="宋体" w:hAnsi="Cambria Math" w:cs="Times New Roman"/>
                          <w:sz w:val="21"/>
                          <w:szCs w:val="21"/>
                          <w14:ligatures w14:val="none"/>
                        </w:rPr>
                        <m:t>8</m:t>
                      </m:r>
                    </w:moveFrom>
                  </m:e>
                </m:d>
                <w:moveFrom w:id="222" w:author="生 卢" w:date="2025-07-26T12:48:00Z" w16du:dateUtc="2025-07-26T04:48:00Z"/>
              </m:e>
            </m:eqArr>
          </m:oMath>
        </m:oMathPara>
        <w:moveFromRangeEnd w:id="210"/>
      </w:moveFrom>
    </w:p>
    <w:p w14:paraId="585E15BD" w14:textId="038D52F9" w:rsidR="001D0093" w:rsidRDefault="009B2739" w:rsidP="009B2739">
      <w:pPr>
        <w:tabs>
          <w:tab w:val="left" w:pos="861"/>
        </w:tabs>
        <w:overflowPunct w:val="0"/>
        <w:autoSpaceDE w:val="0"/>
        <w:autoSpaceDN w:val="0"/>
        <w:spacing w:before="1" w:after="0" w:line="240" w:lineRule="auto"/>
        <w:ind w:left="-1" w:right="65" w:firstLineChars="200" w:firstLine="420"/>
        <w:rPr>
          <w:rFonts w:ascii="Times New Roman" w:eastAsia="宋体" w:hAnsi="Times New Roman" w:cs="Times New Roman"/>
          <w:sz w:val="21"/>
          <w:szCs w:val="21"/>
          <w14:ligatures w14:val="none"/>
        </w:rPr>
      </w:pPr>
      <w:moveFromRangeStart w:id="223" w:author="生 卢" w:date="2025-07-26T12:49:00Z" w:name="move204426558"/>
      <w:moveFrom w:id="224" w:author="生 卢" w:date="2025-07-26T12:49:00Z" w16du:dateUtc="2025-07-26T04:49:00Z">
        <w:r w:rsidDel="00256CEF">
          <w:rPr>
            <w:rFonts w:ascii="Times New Roman" w:eastAsia="宋体" w:hAnsi="Times New Roman" w:cs="Times New Roman" w:hint="eastAsia"/>
            <w:sz w:val="21"/>
            <w:szCs w:val="21"/>
            <w14:ligatures w14:val="none"/>
          </w:rPr>
          <w:t>此式表明了社交媒体情绪对股价累计异常收益率的影响。</w:t>
        </w:r>
      </w:moveFrom>
      <w:moveFromRangeEnd w:id="223"/>
      <w:r>
        <w:rPr>
          <w:rFonts w:ascii="Times New Roman" w:eastAsia="宋体" w:hAnsi="Times New Roman" w:cs="Times New Roman" w:hint="eastAsia"/>
          <w:sz w:val="21"/>
          <w:szCs w:val="21"/>
          <w14:ligatures w14:val="none"/>
        </w:rPr>
        <w:t>上述回归</w:t>
      </w:r>
      <w:r w:rsidR="00C949E4" w:rsidRPr="00C949E4">
        <w:rPr>
          <w:rFonts w:ascii="Times New Roman" w:eastAsia="宋体" w:hAnsi="Times New Roman" w:cs="Times New Roman" w:hint="eastAsia"/>
          <w:sz w:val="21"/>
          <w:szCs w:val="21"/>
          <w14:ligatures w14:val="none"/>
        </w:rPr>
        <w:t>得出的估计系数如表</w:t>
      </w:r>
      <w:r>
        <w:rPr>
          <w:rFonts w:ascii="Times New Roman" w:eastAsia="宋体" w:hAnsi="Times New Roman" w:cs="Times New Roman" w:hint="eastAsia"/>
          <w:sz w:val="21"/>
          <w:szCs w:val="21"/>
          <w14:ligatures w14:val="none"/>
        </w:rPr>
        <w:t>4</w:t>
      </w:r>
      <w:r w:rsidR="00C949E4" w:rsidRPr="00C949E4">
        <w:rPr>
          <w:rFonts w:ascii="Times New Roman" w:eastAsia="宋体" w:hAnsi="Times New Roman" w:cs="Times New Roman" w:hint="eastAsia"/>
          <w:sz w:val="21"/>
          <w:szCs w:val="21"/>
          <w14:ligatures w14:val="none"/>
        </w:rPr>
        <w:t>所示。</w:t>
      </w:r>
    </w:p>
    <w:p w14:paraId="6FFED288" w14:textId="1DDFAE29" w:rsidR="00607DE9" w:rsidRPr="00C949E4" w:rsidRDefault="00607DE9" w:rsidP="00C01290">
      <w:pPr>
        <w:tabs>
          <w:tab w:val="left" w:pos="861"/>
        </w:tabs>
        <w:overflowPunct w:val="0"/>
        <w:autoSpaceDE w:val="0"/>
        <w:autoSpaceDN w:val="0"/>
        <w:spacing w:before="1" w:after="0" w:line="240" w:lineRule="auto"/>
        <w:ind w:left="-1" w:right="65" w:firstLineChars="200" w:firstLine="360"/>
        <w:jc w:val="center"/>
        <w:rPr>
          <w:rFonts w:ascii="Times New Roman" w:eastAsia="宋体" w:hAnsi="Times New Roman" w:cs="Times New Roman"/>
          <w:sz w:val="21"/>
          <w:szCs w:val="21"/>
          <w14:ligatures w14:val="none"/>
        </w:rPr>
      </w:pPr>
      <w:r>
        <w:rPr>
          <w:rFonts w:hint="eastAsia"/>
          <w:sz w:val="18"/>
          <w:szCs w:val="18"/>
        </w:rPr>
        <w:t>表4 机制分析</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89"/>
        <w:gridCol w:w="205"/>
        <w:gridCol w:w="1284"/>
        <w:gridCol w:w="103"/>
        <w:gridCol w:w="1387"/>
      </w:tblGrid>
      <w:tr w:rsidR="00607DE9" w:rsidRPr="00C949E4" w14:paraId="61DBC49E" w14:textId="77777777" w:rsidTr="00A2009E">
        <w:trPr>
          <w:trHeight w:val="315"/>
        </w:trPr>
        <w:tc>
          <w:tcPr>
            <w:tcW w:w="1489" w:type="dxa"/>
            <w:vMerge w:val="restart"/>
            <w:tcBorders>
              <w:top w:val="single" w:sz="4" w:space="0" w:color="auto"/>
            </w:tcBorders>
          </w:tcPr>
          <w:p w14:paraId="143FD0DF" w14:textId="323A11C5" w:rsidR="00607DE9" w:rsidRPr="00C949E4" w:rsidRDefault="00607DE9" w:rsidP="00607DE9">
            <w:pPr>
              <w:tabs>
                <w:tab w:val="left" w:pos="861"/>
              </w:tabs>
              <w:overflowPunct w:val="0"/>
              <w:autoSpaceDE w:val="0"/>
              <w:autoSpaceDN w:val="0"/>
              <w:spacing w:before="1"/>
              <w:ind w:right="65"/>
              <w:jc w:val="center"/>
              <w:rPr>
                <w:sz w:val="18"/>
                <w:szCs w:val="18"/>
              </w:rPr>
            </w:pPr>
            <w:r>
              <w:rPr>
                <w:rFonts w:hint="eastAsia"/>
                <w:sz w:val="18"/>
                <w:szCs w:val="18"/>
              </w:rPr>
              <w:t>变量</w:t>
            </w:r>
          </w:p>
        </w:tc>
        <w:tc>
          <w:tcPr>
            <w:tcW w:w="1489" w:type="dxa"/>
            <w:gridSpan w:val="2"/>
            <w:tcBorders>
              <w:top w:val="single" w:sz="4" w:space="0" w:color="auto"/>
            </w:tcBorders>
          </w:tcPr>
          <w:p w14:paraId="6F3CB23B" w14:textId="15E10D18" w:rsidR="00607DE9" w:rsidRPr="00C949E4" w:rsidRDefault="00607DE9" w:rsidP="00607DE9">
            <w:pPr>
              <w:tabs>
                <w:tab w:val="left" w:pos="861"/>
              </w:tabs>
              <w:overflowPunct w:val="0"/>
              <w:autoSpaceDE w:val="0"/>
              <w:autoSpaceDN w:val="0"/>
              <w:spacing w:before="1"/>
              <w:ind w:right="65"/>
              <w:jc w:val="center"/>
              <w:rPr>
                <w:sz w:val="18"/>
                <w:szCs w:val="18"/>
              </w:rPr>
            </w:pPr>
            <m:oMathPara>
              <m:oMath>
                <m:r>
                  <w:rPr>
                    <w:rFonts w:ascii="Cambria Math" w:hAnsi="Cambria Math" w:hint="eastAsia"/>
                    <w:sz w:val="18"/>
                    <w:szCs w:val="18"/>
                  </w:rPr>
                  <m:t>Media</m:t>
                </m:r>
              </m:oMath>
            </m:oMathPara>
          </w:p>
        </w:tc>
        <w:tc>
          <w:tcPr>
            <w:tcW w:w="1490" w:type="dxa"/>
            <w:gridSpan w:val="2"/>
            <w:tcBorders>
              <w:top w:val="single" w:sz="4" w:space="0" w:color="auto"/>
            </w:tcBorders>
          </w:tcPr>
          <w:p w14:paraId="423E0F3F" w14:textId="75BFFDA0" w:rsidR="00607DE9" w:rsidRPr="00C949E4" w:rsidRDefault="00607DE9" w:rsidP="00607DE9">
            <w:pPr>
              <w:tabs>
                <w:tab w:val="left" w:pos="861"/>
              </w:tabs>
              <w:overflowPunct w:val="0"/>
              <w:autoSpaceDE w:val="0"/>
              <w:autoSpaceDN w:val="0"/>
              <w:spacing w:before="1"/>
              <w:ind w:right="65"/>
              <w:jc w:val="center"/>
              <w:rPr>
                <w:sz w:val="18"/>
                <w:szCs w:val="18"/>
              </w:rPr>
            </w:pPr>
            <m:oMathPara>
              <m:oMath>
                <m:r>
                  <w:rPr>
                    <w:rFonts w:ascii="Cambria Math" w:hAnsi="Cambria Math"/>
                    <w:sz w:val="18"/>
                    <w:szCs w:val="18"/>
                  </w:rPr>
                  <m:t>CAR</m:t>
                </m:r>
              </m:oMath>
            </m:oMathPara>
          </w:p>
        </w:tc>
      </w:tr>
      <w:tr w:rsidR="00607DE9" w:rsidRPr="00C949E4" w14:paraId="2C8BD799" w14:textId="77777777" w:rsidTr="00184440">
        <w:trPr>
          <w:trHeight w:val="315"/>
        </w:trPr>
        <w:tc>
          <w:tcPr>
            <w:tcW w:w="1489" w:type="dxa"/>
            <w:vMerge/>
          </w:tcPr>
          <w:p w14:paraId="2052D6D1" w14:textId="77777777" w:rsidR="00607DE9" w:rsidRDefault="00607DE9" w:rsidP="00607DE9">
            <w:pPr>
              <w:tabs>
                <w:tab w:val="left" w:pos="861"/>
              </w:tabs>
              <w:overflowPunct w:val="0"/>
              <w:autoSpaceDE w:val="0"/>
              <w:autoSpaceDN w:val="0"/>
              <w:spacing w:before="1"/>
              <w:ind w:right="65"/>
              <w:jc w:val="center"/>
              <w:rPr>
                <w:sz w:val="18"/>
                <w:szCs w:val="18"/>
              </w:rPr>
            </w:pPr>
          </w:p>
        </w:tc>
        <w:tc>
          <w:tcPr>
            <w:tcW w:w="1489" w:type="dxa"/>
            <w:gridSpan w:val="2"/>
            <w:tcBorders>
              <w:top w:val="single" w:sz="4" w:space="0" w:color="auto"/>
            </w:tcBorders>
          </w:tcPr>
          <w:p w14:paraId="2507DAEE" w14:textId="0D7BE449" w:rsidR="00607DE9" w:rsidRDefault="00607DE9" w:rsidP="00607DE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1</w:t>
            </w:r>
            <w:r>
              <w:rPr>
                <w:rFonts w:hint="eastAsia"/>
                <w:sz w:val="18"/>
                <w:szCs w:val="18"/>
              </w:rPr>
              <w:t>）</w:t>
            </w:r>
          </w:p>
        </w:tc>
        <w:tc>
          <w:tcPr>
            <w:tcW w:w="1490" w:type="dxa"/>
            <w:gridSpan w:val="2"/>
            <w:tcBorders>
              <w:top w:val="single" w:sz="4" w:space="0" w:color="auto"/>
            </w:tcBorders>
          </w:tcPr>
          <w:p w14:paraId="52CD6440" w14:textId="284F7DCE" w:rsidR="00607DE9" w:rsidRDefault="00607DE9" w:rsidP="00607DE9">
            <w:pPr>
              <w:tabs>
                <w:tab w:val="left" w:pos="861"/>
              </w:tabs>
              <w:overflowPunct w:val="0"/>
              <w:autoSpaceDE w:val="0"/>
              <w:autoSpaceDN w:val="0"/>
              <w:spacing w:before="1"/>
              <w:ind w:right="65"/>
              <w:jc w:val="center"/>
              <w:rPr>
                <w:sz w:val="18"/>
                <w:szCs w:val="18"/>
              </w:rPr>
            </w:pPr>
            <w:r>
              <w:rPr>
                <w:rFonts w:hint="eastAsia"/>
                <w:sz w:val="18"/>
                <w:szCs w:val="18"/>
              </w:rPr>
              <w:t>（</w:t>
            </w:r>
            <w:r>
              <w:rPr>
                <w:rFonts w:hint="eastAsia"/>
                <w:sz w:val="18"/>
                <w:szCs w:val="18"/>
              </w:rPr>
              <w:t>2</w:t>
            </w:r>
            <w:r>
              <w:rPr>
                <w:rFonts w:hint="eastAsia"/>
                <w:sz w:val="18"/>
                <w:szCs w:val="18"/>
              </w:rPr>
              <w:t>）</w:t>
            </w:r>
          </w:p>
        </w:tc>
      </w:tr>
      <w:tr w:rsidR="00607DE9" w:rsidRPr="00C949E4" w14:paraId="372B6ABA" w14:textId="77777777" w:rsidTr="00FF17C0">
        <w:trPr>
          <w:trHeight w:val="630"/>
        </w:trPr>
        <w:tc>
          <w:tcPr>
            <w:tcW w:w="1694" w:type="dxa"/>
            <w:gridSpan w:val="2"/>
          </w:tcPr>
          <w:p w14:paraId="0B3259E0" w14:textId="77777777" w:rsidR="00607DE9" w:rsidRPr="00FF17C0" w:rsidRDefault="00607DE9" w:rsidP="00607DE9">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m:oMathPara>
              <m:oMath>
                <m:r>
                  <w:rPr>
                    <w:rFonts w:ascii="Cambria Math" w:hAnsi="Cambria Math"/>
                    <w:sz w:val="18"/>
                    <w:szCs w:val="18"/>
                  </w:rPr>
                  <m:t>sentiment</m:t>
                </m:r>
              </m:oMath>
            </m:oMathPara>
          </w:p>
          <w:p w14:paraId="5E5387A5" w14:textId="41FC7C4F" w:rsidR="00607DE9" w:rsidRPr="00FF17C0" w:rsidRDefault="00607DE9" w:rsidP="00607DE9">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w:p>
        </w:tc>
        <w:tc>
          <w:tcPr>
            <w:tcW w:w="1387" w:type="dxa"/>
            <w:gridSpan w:val="2"/>
          </w:tcPr>
          <w:p w14:paraId="252DD75C" w14:textId="77777777" w:rsidR="00607DE9"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0.0890***</w:t>
            </w:r>
          </w:p>
          <w:p w14:paraId="4587A0A7" w14:textId="6FB44AE0"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w:t>
            </w:r>
            <w:r w:rsidRPr="00FF17C0">
              <w:rPr>
                <w:rFonts w:hint="eastAsia"/>
                <w:sz w:val="18"/>
                <w:szCs w:val="18"/>
              </w:rPr>
              <w:t>0.013</w:t>
            </w:r>
            <w:r>
              <w:rPr>
                <w:rFonts w:hint="eastAsia"/>
                <w:sz w:val="18"/>
                <w:szCs w:val="18"/>
              </w:rPr>
              <w:t>)</w:t>
            </w:r>
          </w:p>
        </w:tc>
        <w:tc>
          <w:tcPr>
            <w:tcW w:w="1387" w:type="dxa"/>
          </w:tcPr>
          <w:p w14:paraId="31A2372C" w14:textId="4477C022" w:rsidR="00607DE9" w:rsidRPr="00C949E4" w:rsidRDefault="00607DE9" w:rsidP="00607DE9">
            <w:pPr>
              <w:tabs>
                <w:tab w:val="left" w:pos="861"/>
              </w:tabs>
              <w:overflowPunct w:val="0"/>
              <w:autoSpaceDE w:val="0"/>
              <w:autoSpaceDN w:val="0"/>
              <w:spacing w:before="1"/>
              <w:ind w:right="65"/>
              <w:rPr>
                <w:sz w:val="18"/>
                <w:szCs w:val="18"/>
              </w:rPr>
            </w:pPr>
          </w:p>
        </w:tc>
      </w:tr>
      <w:tr w:rsidR="00607DE9" w:rsidRPr="00C949E4" w14:paraId="2E9A0CCC" w14:textId="77777777" w:rsidTr="00FF17C0">
        <w:trPr>
          <w:trHeight w:val="630"/>
        </w:trPr>
        <w:tc>
          <w:tcPr>
            <w:tcW w:w="1694" w:type="dxa"/>
            <w:gridSpan w:val="2"/>
          </w:tcPr>
          <w:p w14:paraId="2B938ABE" w14:textId="547FC8EB" w:rsidR="00607DE9" w:rsidRDefault="00607DE9" w:rsidP="00607DE9">
            <w:pPr>
              <w:tabs>
                <w:tab w:val="left" w:pos="861"/>
              </w:tabs>
              <w:overflowPunct w:val="0"/>
              <w:autoSpaceDE w:val="0"/>
              <w:autoSpaceDN w:val="0"/>
              <w:spacing w:before="1"/>
              <w:ind w:right="65"/>
              <w:rPr>
                <w:rFonts w:ascii="等线" w:eastAsia="等线" w:hAnsi="等线" w:hint="eastAsia"/>
                <w:sz w:val="18"/>
                <w:szCs w:val="18"/>
              </w:rPr>
            </w:pPr>
            <m:oMathPara>
              <m:oMath>
                <m:r>
                  <w:rPr>
                    <w:rFonts w:ascii="Cambria Math" w:eastAsia="等线" w:hAnsi="Cambria Math" w:hint="eastAsia"/>
                    <w:sz w:val="18"/>
                    <w:szCs w:val="18"/>
                  </w:rPr>
                  <m:t>media</m:t>
                </m:r>
              </m:oMath>
            </m:oMathPara>
          </w:p>
        </w:tc>
        <w:tc>
          <w:tcPr>
            <w:tcW w:w="1387" w:type="dxa"/>
            <w:gridSpan w:val="2"/>
          </w:tcPr>
          <w:p w14:paraId="563E6FFE" w14:textId="77777777" w:rsidR="00607DE9" w:rsidRPr="00C949E4" w:rsidRDefault="00607DE9" w:rsidP="00607DE9">
            <w:pPr>
              <w:tabs>
                <w:tab w:val="left" w:pos="861"/>
              </w:tabs>
              <w:overflowPunct w:val="0"/>
              <w:autoSpaceDE w:val="0"/>
              <w:autoSpaceDN w:val="0"/>
              <w:spacing w:before="1"/>
              <w:ind w:right="65"/>
              <w:rPr>
                <w:sz w:val="18"/>
                <w:szCs w:val="18"/>
              </w:rPr>
            </w:pPr>
          </w:p>
        </w:tc>
        <w:tc>
          <w:tcPr>
            <w:tcW w:w="1387" w:type="dxa"/>
          </w:tcPr>
          <w:p w14:paraId="08698085" w14:textId="77777777" w:rsidR="00607DE9" w:rsidRDefault="00607DE9" w:rsidP="00607DE9">
            <w:pPr>
              <w:tabs>
                <w:tab w:val="left" w:pos="861"/>
              </w:tabs>
              <w:overflowPunct w:val="0"/>
              <w:autoSpaceDE w:val="0"/>
              <w:autoSpaceDN w:val="0"/>
              <w:spacing w:before="1"/>
              <w:ind w:right="65"/>
              <w:rPr>
                <w:sz w:val="18"/>
                <w:szCs w:val="18"/>
              </w:rPr>
            </w:pPr>
            <w:r w:rsidRPr="00EE1115">
              <w:rPr>
                <w:rFonts w:hint="eastAsia"/>
                <w:sz w:val="18"/>
                <w:szCs w:val="18"/>
              </w:rPr>
              <w:t>0.1917</w:t>
            </w:r>
            <w:r>
              <w:rPr>
                <w:rFonts w:hint="eastAsia"/>
                <w:sz w:val="18"/>
                <w:szCs w:val="18"/>
              </w:rPr>
              <w:t>***</w:t>
            </w:r>
          </w:p>
          <w:p w14:paraId="345B535E" w14:textId="23F450A2"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w:t>
            </w:r>
            <w:r w:rsidRPr="00EE1115">
              <w:rPr>
                <w:rFonts w:hint="eastAsia"/>
                <w:sz w:val="18"/>
                <w:szCs w:val="18"/>
              </w:rPr>
              <w:t>0.028</w:t>
            </w:r>
            <w:r>
              <w:rPr>
                <w:rFonts w:hint="eastAsia"/>
                <w:sz w:val="18"/>
                <w:szCs w:val="18"/>
              </w:rPr>
              <w:t>）</w:t>
            </w:r>
          </w:p>
        </w:tc>
      </w:tr>
      <w:tr w:rsidR="00607DE9" w:rsidRPr="00C949E4" w14:paraId="070E32D7" w14:textId="77777777" w:rsidTr="00FF17C0">
        <w:trPr>
          <w:trHeight w:val="315"/>
        </w:trPr>
        <w:tc>
          <w:tcPr>
            <w:tcW w:w="1694" w:type="dxa"/>
            <w:gridSpan w:val="2"/>
          </w:tcPr>
          <w:p w14:paraId="70251EBF" w14:textId="7FC92054"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gridSpan w:val="2"/>
          </w:tcPr>
          <w:p w14:paraId="5B197986" w14:textId="2303A0F6"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78E512C6" w14:textId="0BB355A3" w:rsidR="00607DE9" w:rsidRPr="00C949E4" w:rsidRDefault="00607DE9" w:rsidP="00607DE9">
            <w:pPr>
              <w:tabs>
                <w:tab w:val="left" w:pos="861"/>
              </w:tabs>
              <w:overflowPunct w:val="0"/>
              <w:autoSpaceDE w:val="0"/>
              <w:autoSpaceDN w:val="0"/>
              <w:spacing w:before="1"/>
              <w:ind w:right="65"/>
              <w:rPr>
                <w:sz w:val="18"/>
                <w:szCs w:val="18"/>
              </w:rPr>
            </w:pPr>
            <w:r>
              <w:rPr>
                <w:rFonts w:hint="eastAsia"/>
                <w:sz w:val="18"/>
                <w:szCs w:val="18"/>
              </w:rPr>
              <w:t>是</w:t>
            </w:r>
          </w:p>
        </w:tc>
      </w:tr>
      <w:tr w:rsidR="00607DE9" w:rsidRPr="00C949E4" w14:paraId="3C46C357" w14:textId="77777777" w:rsidTr="00FF17C0">
        <w:trPr>
          <w:trHeight w:val="315"/>
        </w:trPr>
        <w:tc>
          <w:tcPr>
            <w:tcW w:w="1694" w:type="dxa"/>
            <w:gridSpan w:val="2"/>
          </w:tcPr>
          <w:p w14:paraId="7843E8FE"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gridSpan w:val="2"/>
          </w:tcPr>
          <w:p w14:paraId="604E5FAB"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0A1AAC0A"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607DE9" w:rsidRPr="00C949E4" w14:paraId="13B9AAF7" w14:textId="77777777" w:rsidTr="00FF17C0">
        <w:trPr>
          <w:trHeight w:val="315"/>
        </w:trPr>
        <w:tc>
          <w:tcPr>
            <w:tcW w:w="1694" w:type="dxa"/>
            <w:gridSpan w:val="2"/>
          </w:tcPr>
          <w:p w14:paraId="01C0B3EE"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gridSpan w:val="2"/>
          </w:tcPr>
          <w:p w14:paraId="58C36456"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55A0C530" w14:textId="77777777" w:rsidR="00607DE9" w:rsidRPr="00C949E4" w:rsidRDefault="00607DE9" w:rsidP="00607DE9">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44D2BE31" w14:textId="192C33E4" w:rsidR="00C949E4" w:rsidRDefault="002A22F9" w:rsidP="00113DAE">
      <w:pPr>
        <w:overflowPunct w:val="0"/>
        <w:spacing w:after="0" w:line="240" w:lineRule="auto"/>
        <w:jc w:val="both"/>
        <w:rPr>
          <w:rFonts w:ascii="宋体" w:eastAsia="宋体" w:hAnsi="宋体" w:cs="Times New Roman" w:hint="eastAsia"/>
          <w:sz w:val="21"/>
          <w:szCs w:val="21"/>
          <w14:ligatures w14:val="none"/>
        </w:rPr>
      </w:pPr>
      <w:r w:rsidRPr="002A22F9">
        <w:rPr>
          <w:rFonts w:ascii="宋体" w:eastAsia="宋体" w:hAnsi="宋体" w:cs="Times New Roman" w:hint="eastAsia"/>
          <w:sz w:val="21"/>
          <w:szCs w:val="21"/>
          <w14:ligatures w14:val="none"/>
        </w:rPr>
        <w:t>回归结果</w:t>
      </w:r>
      <w:r w:rsidRPr="002A22F9">
        <w:rPr>
          <w:rFonts w:ascii="宋体" w:eastAsia="宋体" w:hAnsi="宋体" w:cs="Times New Roman"/>
          <w:sz w:val="21"/>
          <w:szCs w:val="21"/>
          <w14:ligatures w14:val="none"/>
        </w:rPr>
        <w:t>表明，新闻文本情绪对社交媒体情绪均值具有显著正向影响：Sentiment 的回归系数为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说明新闻报道越偏向乐观，股吧评论的整体情绪均值就越高，投资者在舆论场中以相同方向做出即时回应。在控制财务指标、行业固定效应和年份固定效应后，社交媒体情绪均值又显著正向影响短期累计异常收益率，其系数为</w:t>
      </w:r>
      <w:r>
        <w:rPr>
          <w:rFonts w:ascii="Times New Roman" w:eastAsia="宋体" w:hAnsi="Times New Roman" w:cs="Times New Roman" w:hint="eastAsia"/>
          <w:sz w:val="21"/>
          <w:szCs w:val="21"/>
          <w14:ligatures w14:val="none"/>
        </w:rPr>
        <w:t>正</w:t>
      </w:r>
      <w:r w:rsidRPr="002A22F9">
        <w:rPr>
          <w:rFonts w:ascii="宋体" w:eastAsia="宋体" w:hAnsi="宋体" w:cs="Times New Roman"/>
          <w:sz w:val="21"/>
          <w:szCs w:val="21"/>
          <w14:ligatures w14:val="none"/>
        </w:rPr>
        <w:t>，表明投资者情绪越偏多，事件窗口内的股价表现越好。两步回归均显著且方向一致，符合 Baron</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&amp;</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Kenny 因果链检验要求，支持本文提出的</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H</w:t>
      </w:r>
      <w:r>
        <w:rPr>
          <w:rFonts w:ascii="宋体" w:eastAsia="宋体" w:hAnsi="宋体" w:cs="Times New Roman" w:hint="eastAsia"/>
          <w:sz w:val="21"/>
          <w:szCs w:val="21"/>
          <w14:ligatures w14:val="none"/>
        </w:rPr>
        <w:t>2，即</w:t>
      </w:r>
      <w:r w:rsidRPr="002A22F9">
        <w:rPr>
          <w:rFonts w:ascii="宋体" w:eastAsia="宋体" w:hAnsi="宋体" w:cs="Times New Roman"/>
          <w:sz w:val="21"/>
          <w:szCs w:val="21"/>
          <w14:ligatures w14:val="none"/>
        </w:rPr>
        <w:t>财经新闻情绪首先通过塑造投资者在股吧中的整体情绪取向，再经由这一舆论偏向传递至市场价格，构成“新闻情绪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社交媒体情绪</w:t>
      </w:r>
      <w:r w:rsidRPr="002A22F9">
        <w:rPr>
          <w:rFonts w:ascii="Times New Roman" w:eastAsia="宋体" w:hAnsi="Times New Roman" w:cs="Times New Roman"/>
          <w:sz w:val="21"/>
          <w:szCs w:val="21"/>
          <w14:ligatures w14:val="none"/>
        </w:rPr>
        <w:t> </w:t>
      </w:r>
      <w:r w:rsidRPr="002A22F9">
        <w:rPr>
          <w:rFonts w:ascii="宋体" w:eastAsia="宋体" w:hAnsi="宋体" w:cs="宋体" w:hint="eastAsia"/>
          <w:sz w:val="21"/>
          <w:szCs w:val="21"/>
          <w14:ligatures w14:val="none"/>
        </w:rPr>
        <w:t>→</w:t>
      </w:r>
      <w:r w:rsidRPr="002A22F9">
        <w:rPr>
          <w:rFonts w:ascii="Times New Roman" w:eastAsia="宋体" w:hAnsi="Times New Roman" w:cs="Times New Roman"/>
          <w:sz w:val="21"/>
          <w:szCs w:val="21"/>
          <w14:ligatures w14:val="none"/>
        </w:rPr>
        <w:t> </w:t>
      </w:r>
      <w:r w:rsidRPr="002A22F9">
        <w:rPr>
          <w:rFonts w:ascii="宋体" w:eastAsia="宋体" w:hAnsi="宋体" w:cs="Times New Roman"/>
          <w:sz w:val="21"/>
          <w:szCs w:val="21"/>
          <w14:ligatures w14:val="none"/>
        </w:rPr>
        <w:t>股价”的有效传导机制。</w:t>
      </w:r>
    </w:p>
    <w:p w14:paraId="7C52AE30" w14:textId="0AF157E9" w:rsidR="001A7D4D"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sidRPr="00C949E4">
        <w:rPr>
          <w:rFonts w:ascii="Times New Roman" w:eastAsia="黑体" w:hAnsi="Times New Roman" w:cs="Times New Roman" w:hint="eastAsia"/>
          <w:kern w:val="0"/>
          <w:sz w:val="28"/>
          <w:szCs w:val="28"/>
          <w14:ligatures w14:val="none"/>
        </w:rPr>
        <w:t xml:space="preserve">5 </w:t>
      </w:r>
      <w:r w:rsidRPr="00C949E4">
        <w:rPr>
          <w:rFonts w:ascii="Times New Roman" w:eastAsia="黑体" w:hAnsi="Times New Roman" w:cs="Times New Roman" w:hint="eastAsia"/>
          <w:kern w:val="0"/>
          <w:sz w:val="28"/>
          <w:szCs w:val="28"/>
          <w14:ligatures w14:val="none"/>
        </w:rPr>
        <w:t>异质性分析</w:t>
      </w:r>
    </w:p>
    <w:p w14:paraId="7BB5011C" w14:textId="6BCDDF3F" w:rsidR="001A7D4D" w:rsidRPr="001D0093" w:rsidRDefault="001A7D4D" w:rsidP="001A7D4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Pr>
          <w:rFonts w:ascii="Times New Roman" w:eastAsia="黑体" w:hAnsi="Times New Roman" w:cs="Times New Roman" w:hint="eastAsia"/>
          <w:b/>
          <w:kern w:val="0"/>
          <w:sz w:val="21"/>
          <w:szCs w:val="21"/>
          <w14:ligatures w14:val="none"/>
        </w:rPr>
        <w:t>5.1</w:t>
      </w:r>
      <w:r w:rsidRPr="001D0093">
        <w:rPr>
          <w:rFonts w:ascii="Times New Roman" w:eastAsia="黑体" w:hAnsi="Times New Roman" w:cs="Times New Roman"/>
          <w:b/>
          <w:kern w:val="0"/>
          <w:sz w:val="21"/>
          <w:szCs w:val="21"/>
          <w14:ligatures w14:val="none"/>
        </w:rPr>
        <w:t xml:space="preserve">  </w:t>
      </w:r>
      <w:r>
        <w:rPr>
          <w:rFonts w:ascii="Times New Roman" w:eastAsia="黑体" w:hAnsi="Times New Roman" w:cs="Times New Roman" w:hint="eastAsia"/>
          <w:b/>
          <w:kern w:val="0"/>
          <w:sz w:val="21"/>
          <w:szCs w:val="21"/>
          <w14:ligatures w14:val="none"/>
        </w:rPr>
        <w:t>调节效应分析</w:t>
      </w:r>
    </w:p>
    <w:p w14:paraId="69F88C4D" w14:textId="77777777" w:rsidR="001A7D4D" w:rsidRPr="00C949E4" w:rsidRDefault="001A7D4D" w:rsidP="001A7D4D">
      <w:pPr>
        <w:tabs>
          <w:tab w:val="left" w:pos="357"/>
        </w:tabs>
        <w:overflowPunct w:val="0"/>
        <w:spacing w:after="0" w:line="240" w:lineRule="auto"/>
        <w:jc w:val="both"/>
        <w:rPr>
          <w:rFonts w:ascii="宋体" w:eastAsia="宋体" w:hAnsi="宋体" w:cs="Times New Roman" w:hint="eastAsia"/>
          <w:sz w:val="21"/>
          <w:szCs w:val="21"/>
          <w14:ligatures w14:val="none"/>
        </w:rPr>
      </w:pPr>
      <w:r w:rsidRPr="00C949E4">
        <w:rPr>
          <w:rFonts w:ascii="宋体" w:eastAsia="宋体" w:hAnsi="宋体" w:cs="Times New Roman"/>
          <w:sz w:val="21"/>
          <w:szCs w:val="21"/>
          <w14:ligatures w14:val="none"/>
        </w:rPr>
        <w:tab/>
      </w:r>
      <w:r w:rsidRPr="00C949E4">
        <w:rPr>
          <w:rFonts w:ascii="宋体" w:eastAsia="宋体" w:hAnsi="宋体" w:cs="Times New Roman" w:hint="eastAsia"/>
          <w:sz w:val="21"/>
          <w:szCs w:val="21"/>
          <w14:ligatures w14:val="none"/>
        </w:rPr>
        <w:t>上面的研究已经表明，虚假财经新闻较之于真实财经新闻对股价异常收益率的影响更为显著。由于上文的估计是由双重差分得出的，并不包含新闻文本</w:t>
      </w:r>
      <w:r>
        <w:rPr>
          <w:rFonts w:ascii="宋体" w:eastAsia="宋体" w:hAnsi="宋体" w:cs="Times New Roman" w:hint="eastAsia"/>
          <w:sz w:val="21"/>
          <w:szCs w:val="21"/>
          <w14:ligatures w14:val="none"/>
        </w:rPr>
        <w:t>情感</w:t>
      </w:r>
      <w:r w:rsidRPr="00C949E4">
        <w:rPr>
          <w:rFonts w:ascii="宋体" w:eastAsia="宋体" w:hAnsi="宋体" w:cs="Times New Roman" w:hint="eastAsia"/>
          <w:sz w:val="21"/>
          <w:szCs w:val="21"/>
          <w14:ligatures w14:val="none"/>
        </w:rPr>
        <w:t>，因此本文基于基准回归，加入真假性作为调节变量。由于调节变量为虚拟变量，根据江艇（2022），构建如下模型：</w:t>
      </w:r>
    </w:p>
    <w:p w14:paraId="7F2B4CFF" w14:textId="77777777" w:rsidR="001A7D4D" w:rsidRPr="00FF17C0" w:rsidRDefault="00000000" w:rsidP="001A7D4D">
      <w:pPr>
        <w:tabs>
          <w:tab w:val="left" w:pos="357"/>
        </w:tabs>
        <w:overflowPunct w:val="0"/>
        <w:spacing w:after="0" w:line="240" w:lineRule="auto"/>
        <w:jc w:val="both"/>
        <w:rPr>
          <w:rFonts w:ascii="宋体" w:eastAsia="宋体" w:hAnsi="宋体" w:cs="Times New Roman" w:hint="eastAsia"/>
          <w:sz w:val="18"/>
          <w:szCs w:val="20"/>
          <w14:ligatures w14:val="none"/>
        </w:rPr>
      </w:pPr>
      <m:oMathPara>
        <m:oMath>
          <m:eqArr>
            <m:eqArrPr>
              <m:maxDist m:val="1"/>
              <m:ctrlPr>
                <w:rPr>
                  <w:rFonts w:ascii="Cambria Math" w:eastAsia="宋体" w:hAnsi="Cambria Math" w:cs="Times New Roman"/>
                  <w:iCs/>
                  <w:sz w:val="18"/>
                  <w:szCs w:val="20"/>
                  <w14:ligatures w14:val="none"/>
                </w:rPr>
              </m:ctrlPr>
            </m:eqArrPr>
            <m:e>
              <m:r>
                <w:rPr>
                  <w:rFonts w:ascii="Cambria Math" w:eastAsia="宋体" w:hAnsi="Cambria Math" w:cs="Times New Roman"/>
                  <w:sz w:val="18"/>
                  <w:szCs w:val="20"/>
                  <w14:ligatures w14:val="none"/>
                </w:rPr>
                <m:t>CAR=</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0</m:t>
                  </m:r>
                </m:sub>
              </m:sSub>
              <m:r>
                <w:rPr>
                  <w:rFonts w:ascii="Cambria Math" w:eastAsia="宋体" w:hAnsi="Cambria Math" w:cs="Times New Roman"/>
                  <w:sz w:val="18"/>
                  <w:szCs w:val="20"/>
                  <w14:ligatures w14:val="none"/>
                </w:rPr>
                <m: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1</m:t>
                  </m:r>
                </m:sub>
              </m:sSub>
              <m:r>
                <w:rPr>
                  <w:rFonts w:ascii="Cambria Math" w:eastAsia="宋体" w:hAnsi="Cambria Math" w:cs="Times New Roman"/>
                  <w:sz w:val="18"/>
                  <w:szCs w:val="20"/>
                  <w14:ligatures w14:val="none"/>
                </w:rPr>
                <m:t>sentiment+</m:t>
              </m:r>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2</m:t>
                  </m:r>
                </m:sub>
              </m:sSub>
              <m:r>
                <w:rPr>
                  <w:rFonts w:ascii="Cambria Math" w:eastAsia="宋体" w:hAnsi="Cambria Math" w:cs="Times New Roman"/>
                  <w:sz w:val="18"/>
                  <w:szCs w:val="20"/>
                  <w14:ligatures w14:val="none"/>
                </w:rPr>
                <m:t>sentiment×truth+</m:t>
              </m:r>
              <m:ctrlPr>
                <w:rPr>
                  <w:rFonts w:ascii="Cambria Math" w:eastAsia="Cambria Math" w:hAnsi="Cambria Math" w:cs="Cambria Math"/>
                  <w:i/>
                  <w:iCs/>
                  <w:sz w:val="18"/>
                  <w:szCs w:val="20"/>
                  <w14:ligatures w14:val="none"/>
                </w:rPr>
              </m:ctrlPr>
            </m:e>
            <m:e>
              <m:sSub>
                <m:sSubPr>
                  <m:ctrlPr>
                    <w:rPr>
                      <w:rFonts w:ascii="Cambria Math" w:eastAsia="宋体" w:hAnsi="Cambria Math" w:cs="Times New Roman"/>
                      <w:i/>
                      <w:sz w:val="18"/>
                      <w:szCs w:val="20"/>
                      <w14:ligatures w14:val="none"/>
                    </w:rPr>
                  </m:ctrlPr>
                </m:sSubPr>
                <m:e>
                  <m:r>
                    <w:rPr>
                      <w:rFonts w:ascii="Cambria Math" w:eastAsia="宋体" w:hAnsi="Cambria Math" w:cs="Times New Roman"/>
                      <w:sz w:val="18"/>
                      <w:szCs w:val="20"/>
                      <w14:ligatures w14:val="none"/>
                    </w:rPr>
                    <m:t>γ</m:t>
                  </m:r>
                </m:e>
                <m:sub>
                  <m:r>
                    <w:rPr>
                      <w:rFonts w:ascii="Cambria Math" w:eastAsia="宋体" w:hAnsi="Cambria Math" w:cs="Times New Roman"/>
                      <w:sz w:val="18"/>
                      <w:szCs w:val="20"/>
                      <w14:ligatures w14:val="none"/>
                    </w:rPr>
                    <m:t>3</m:t>
                  </m:r>
                </m:sub>
              </m:sSub>
              <m:d>
                <m:dPr>
                  <m:ctrlPr>
                    <w:rPr>
                      <w:rFonts w:ascii="Cambria Math" w:eastAsia="宋体" w:hAnsi="Cambria Math" w:cs="Times New Roman"/>
                      <w:i/>
                      <w:sz w:val="18"/>
                      <w:szCs w:val="20"/>
                      <w14:ligatures w14:val="none"/>
                    </w:rPr>
                  </m:ctrlPr>
                </m:dPr>
                <m:e>
                  <m:r>
                    <w:rPr>
                      <w:rFonts w:ascii="Cambria Math" w:eastAsia="宋体" w:hAnsi="Cambria Math" w:cs="Times New Roman"/>
                      <w:sz w:val="18"/>
                      <w:szCs w:val="20"/>
                      <w14:ligatures w14:val="none"/>
                    </w:rPr>
                    <m:t>1-truth</m:t>
                  </m:r>
                </m:e>
              </m:d>
              <m:r>
                <w:rPr>
                  <w:rFonts w:ascii="Cambria Math" w:eastAsia="宋体" w:hAnsi="Cambria Math" w:cs="Times New Roman"/>
                  <w:sz w:val="18"/>
                  <w:szCs w:val="20"/>
                  <w14:ligatures w14:val="none"/>
                </w:rPr>
                <m:t>×sentiment+ϵ#</m:t>
              </m:r>
              <m:d>
                <m:dPr>
                  <m:ctrlPr>
                    <w:rPr>
                      <w:rFonts w:ascii="Cambria Math" w:eastAsia="宋体" w:hAnsi="Cambria Math" w:cs="Times New Roman"/>
                      <w:iCs/>
                      <w:sz w:val="18"/>
                      <w:szCs w:val="20"/>
                      <w14:ligatures w14:val="none"/>
                    </w:rPr>
                  </m:ctrlPr>
                </m:dPr>
                <m:e>
                  <m:r>
                    <m:rPr>
                      <m:sty m:val="p"/>
                    </m:rPr>
                    <w:rPr>
                      <w:rFonts w:ascii="Cambria Math" w:eastAsia="宋体" w:hAnsi="Cambria Math" w:cs="Times New Roman"/>
                      <w:sz w:val="18"/>
                      <w:szCs w:val="20"/>
                      <w14:ligatures w14:val="none"/>
                    </w:rPr>
                    <m:t>8</m:t>
                  </m:r>
                </m:e>
              </m:d>
              <m:ctrlPr>
                <w:rPr>
                  <w:rFonts w:ascii="Cambria Math" w:eastAsia="宋体" w:hAnsi="Cambria Math" w:cs="Times New Roman"/>
                  <w:i/>
                  <w:sz w:val="18"/>
                  <w:szCs w:val="20"/>
                  <w14:ligatures w14:val="none"/>
                </w:rPr>
              </m:ctrlPr>
            </m:e>
          </m:eqArr>
        </m:oMath>
      </m:oMathPara>
    </w:p>
    <w:p w14:paraId="3B35C979" w14:textId="77777777" w:rsidR="001A7D4D" w:rsidRDefault="001A7D4D" w:rsidP="001A7D4D">
      <w:pPr>
        <w:tabs>
          <w:tab w:val="left" w:pos="357"/>
        </w:tabs>
        <w:overflowPunct w:val="0"/>
        <w:spacing w:after="0" w:line="240" w:lineRule="auto"/>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其中</w:t>
      </w:r>
      <w:r>
        <w:rPr>
          <w:rFonts w:ascii="宋体" w:eastAsia="宋体" w:hAnsi="宋体" w:cs="Times New Roman" w:hint="eastAsia"/>
          <w:sz w:val="21"/>
          <w:szCs w:val="21"/>
          <w14:ligatures w14:val="none"/>
        </w:rPr>
        <w:t>，</w:t>
      </w:r>
      <w:r w:rsidRPr="00C949E4">
        <w:rPr>
          <w:rFonts w:ascii="宋体" w:eastAsia="宋体" w:hAnsi="宋体" w:cs="Times New Roman" w:hint="eastAsia"/>
          <w:sz w:val="21"/>
          <w:szCs w:val="21"/>
          <w14:ligatures w14:val="none"/>
        </w:rPr>
        <w:t>表示新闻文本情绪，D表示真假性，</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2</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γ</m:t>
            </m:r>
          </m:e>
          <m:sub>
            <m:r>
              <w:rPr>
                <w:rFonts w:ascii="Cambria Math" w:eastAsia="宋体" w:hAnsi="Cambria Math" w:cs="Times New Roman"/>
                <w:sz w:val="21"/>
                <w:szCs w:val="21"/>
                <w14:ligatures w14:val="none"/>
              </w:rPr>
              <m:t>3</m:t>
            </m:r>
          </m:sub>
        </m:sSub>
      </m:oMath>
      <w:r w:rsidRPr="00C949E4">
        <w:rPr>
          <w:rFonts w:ascii="宋体" w:eastAsia="宋体" w:hAnsi="宋体" w:cs="Times New Roman" w:hint="eastAsia"/>
          <w:sz w:val="21"/>
          <w:szCs w:val="21"/>
          <w14:ligatures w14:val="none"/>
        </w:rPr>
        <w:t>显示了两个组的因果效应。同样地，为验证财经新闻的真伪性是否存在对社交媒体情绪在影响上差异，也构建类似的方程。上述回归所得结果如表7：</w:t>
      </w:r>
    </w:p>
    <w:tbl>
      <w:tblPr>
        <w:tblStyle w:val="aff4"/>
        <w:tblpPr w:leftFromText="180" w:rightFromText="180" w:vertAnchor="text" w:horzAnchor="margin" w:tblpXSpec="right" w:tblpY="80"/>
        <w:tblW w:w="4546"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423"/>
        <w:gridCol w:w="1422"/>
      </w:tblGrid>
      <w:tr w:rsidR="001A7D4D" w:rsidRPr="00C949E4" w14:paraId="38CCDE17" w14:textId="77777777" w:rsidTr="009C78B0">
        <w:trPr>
          <w:trHeight w:val="307"/>
        </w:trPr>
        <w:tc>
          <w:tcPr>
            <w:tcW w:w="4546" w:type="dxa"/>
            <w:gridSpan w:val="3"/>
            <w:tcBorders>
              <w:top w:val="single" w:sz="4" w:space="0" w:color="auto"/>
              <w:bottom w:val="single" w:sz="4" w:space="0" w:color="auto"/>
            </w:tcBorders>
          </w:tcPr>
          <w:p w14:paraId="197F0418" w14:textId="77777777" w:rsidR="001A7D4D" w:rsidRPr="00C949E4" w:rsidRDefault="001A7D4D" w:rsidP="009C78B0">
            <w:pPr>
              <w:tabs>
                <w:tab w:val="left" w:pos="357"/>
              </w:tabs>
              <w:overflowPunct w:val="0"/>
              <w:jc w:val="center"/>
              <w:rPr>
                <w:rFonts w:ascii="宋体" w:hAnsi="宋体" w:hint="eastAsia"/>
                <w:iCs/>
                <w:sz w:val="21"/>
                <w:szCs w:val="21"/>
              </w:rPr>
            </w:pPr>
            <w:r w:rsidRPr="00C949E4">
              <w:rPr>
                <w:rFonts w:ascii="宋体" w:hAnsi="宋体" w:hint="eastAsia"/>
                <w:iCs/>
                <w:sz w:val="21"/>
                <w:szCs w:val="21"/>
              </w:rPr>
              <w:t>表</w:t>
            </w:r>
            <w:r>
              <w:rPr>
                <w:rFonts w:ascii="宋体" w:hAnsi="宋体" w:hint="eastAsia"/>
                <w:iCs/>
                <w:sz w:val="21"/>
                <w:szCs w:val="21"/>
              </w:rPr>
              <w:t>5</w:t>
            </w:r>
            <w:r w:rsidRPr="00C949E4">
              <w:rPr>
                <w:rFonts w:ascii="宋体" w:hAnsi="宋体" w:hint="eastAsia"/>
                <w:iCs/>
                <w:sz w:val="21"/>
                <w:szCs w:val="21"/>
              </w:rPr>
              <w:t xml:space="preserve"> 真假财经新闻与情绪</w:t>
            </w:r>
          </w:p>
        </w:tc>
      </w:tr>
      <w:tr w:rsidR="001A7D4D" w:rsidRPr="00C949E4" w14:paraId="04C101C0" w14:textId="77777777" w:rsidTr="009C78B0">
        <w:trPr>
          <w:trHeight w:val="313"/>
        </w:trPr>
        <w:tc>
          <w:tcPr>
            <w:tcW w:w="1701" w:type="dxa"/>
            <w:tcBorders>
              <w:top w:val="single" w:sz="4" w:space="0" w:color="auto"/>
              <w:bottom w:val="single" w:sz="4" w:space="0" w:color="auto"/>
            </w:tcBorders>
          </w:tcPr>
          <w:p w14:paraId="2670FC3D" w14:textId="77777777" w:rsidR="001A7D4D" w:rsidRPr="00C949E4" w:rsidRDefault="001A7D4D" w:rsidP="009C78B0">
            <w:pPr>
              <w:tabs>
                <w:tab w:val="left" w:pos="357"/>
              </w:tabs>
              <w:overflowPunct w:val="0"/>
              <w:jc w:val="center"/>
              <w:rPr>
                <w:rFonts w:ascii="宋体" w:hAnsi="宋体" w:hint="eastAsia"/>
                <w:iCs/>
                <w:sz w:val="21"/>
                <w:szCs w:val="21"/>
              </w:rPr>
            </w:pPr>
            <w:r w:rsidRPr="00C949E4">
              <w:rPr>
                <w:rFonts w:ascii="宋体" w:hAnsi="宋体" w:hint="eastAsia"/>
                <w:iCs/>
                <w:sz w:val="21"/>
                <w:szCs w:val="21"/>
              </w:rPr>
              <w:t>变量</w:t>
            </w:r>
          </w:p>
        </w:tc>
        <w:tc>
          <w:tcPr>
            <w:tcW w:w="1423" w:type="dxa"/>
            <w:tcBorders>
              <w:top w:val="single" w:sz="4" w:space="0" w:color="auto"/>
              <w:bottom w:val="single" w:sz="4" w:space="0" w:color="auto"/>
            </w:tcBorders>
          </w:tcPr>
          <w:p w14:paraId="57896881"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CAR</w:t>
            </w:r>
          </w:p>
        </w:tc>
        <w:tc>
          <w:tcPr>
            <w:tcW w:w="1422" w:type="dxa"/>
            <w:tcBorders>
              <w:top w:val="single" w:sz="4" w:space="0" w:color="auto"/>
              <w:bottom w:val="single" w:sz="4" w:space="0" w:color="auto"/>
            </w:tcBorders>
          </w:tcPr>
          <w:p w14:paraId="4D7B0D7B"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M</w:t>
            </w:r>
            <w:r>
              <w:rPr>
                <w:rFonts w:ascii="宋体" w:hAnsi="宋体" w:hint="eastAsia"/>
                <w:iCs/>
                <w:sz w:val="21"/>
                <w:szCs w:val="21"/>
              </w:rPr>
              <w:t>edia</w:t>
            </w:r>
          </w:p>
        </w:tc>
      </w:tr>
      <w:tr w:rsidR="001A7D4D" w:rsidRPr="00C949E4" w14:paraId="77C54ECB" w14:textId="77777777" w:rsidTr="009C78B0">
        <w:trPr>
          <w:trHeight w:val="620"/>
        </w:trPr>
        <w:tc>
          <w:tcPr>
            <w:tcW w:w="1701" w:type="dxa"/>
            <w:tcBorders>
              <w:top w:val="single" w:sz="4" w:space="0" w:color="auto"/>
            </w:tcBorders>
          </w:tcPr>
          <w:p w14:paraId="7B6CE2F6" w14:textId="77777777" w:rsidR="001A7D4D" w:rsidRPr="00C949E4" w:rsidRDefault="001A7D4D" w:rsidP="009C78B0">
            <w:pPr>
              <w:tabs>
                <w:tab w:val="left" w:pos="357"/>
              </w:tabs>
              <w:overflowPunct w:val="0"/>
              <w:jc w:val="center"/>
              <w:rPr>
                <w:rFonts w:ascii="宋体" w:hAnsi="宋体" w:hint="eastAsia"/>
                <w:iCs/>
                <w:sz w:val="21"/>
                <w:szCs w:val="21"/>
              </w:rPr>
            </w:pPr>
            <m:oMathPara>
              <m:oMath>
                <m:r>
                  <w:rPr>
                    <w:rFonts w:ascii="Cambria Math" w:hAnsi="Cambria Math"/>
                    <w:sz w:val="21"/>
                    <w:szCs w:val="21"/>
                  </w:rPr>
                  <m:t>sentiment</m:t>
                </m:r>
              </m:oMath>
            </m:oMathPara>
          </w:p>
        </w:tc>
        <w:tc>
          <w:tcPr>
            <w:tcW w:w="1423" w:type="dxa"/>
            <w:tcBorders>
              <w:top w:val="single" w:sz="4" w:space="0" w:color="auto"/>
            </w:tcBorders>
          </w:tcPr>
          <w:p w14:paraId="1B4BEAC2" w14:textId="77777777" w:rsidR="001A7D4D" w:rsidRDefault="001A7D4D" w:rsidP="009C78B0">
            <w:pPr>
              <w:tabs>
                <w:tab w:val="left" w:pos="357"/>
              </w:tabs>
              <w:overflowPunct w:val="0"/>
              <w:rPr>
                <w:iCs/>
                <w:sz w:val="21"/>
                <w:szCs w:val="21"/>
              </w:rPr>
            </w:pPr>
            <w:r w:rsidRPr="00CD2084">
              <w:rPr>
                <w:iCs/>
                <w:sz w:val="21"/>
                <w:szCs w:val="21"/>
              </w:rPr>
              <w:t>0.0269***</w:t>
            </w:r>
          </w:p>
          <w:p w14:paraId="4A79E3D3"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0.007</w:t>
            </w:r>
            <w:r>
              <w:rPr>
                <w:rFonts w:hint="eastAsia"/>
                <w:iCs/>
                <w:sz w:val="21"/>
                <w:szCs w:val="21"/>
              </w:rPr>
              <w:t>)</w:t>
            </w:r>
          </w:p>
        </w:tc>
        <w:tc>
          <w:tcPr>
            <w:tcW w:w="1422" w:type="dxa"/>
            <w:tcBorders>
              <w:top w:val="single" w:sz="4" w:space="0" w:color="auto"/>
            </w:tcBorders>
          </w:tcPr>
          <w:p w14:paraId="4125FD34" w14:textId="77777777" w:rsidR="001A7D4D" w:rsidRPr="00CD2084" w:rsidRDefault="001A7D4D" w:rsidP="009C78B0">
            <w:pPr>
              <w:tabs>
                <w:tab w:val="left" w:pos="357"/>
              </w:tabs>
              <w:overflowPunct w:val="0"/>
              <w:rPr>
                <w:iCs/>
                <w:sz w:val="21"/>
                <w:szCs w:val="21"/>
              </w:rPr>
            </w:pPr>
            <w:r w:rsidRPr="00CD2084">
              <w:rPr>
                <w:iCs/>
                <w:sz w:val="21"/>
                <w:szCs w:val="21"/>
              </w:rPr>
              <w:t>0.0594***</w:t>
            </w:r>
          </w:p>
          <w:p w14:paraId="696F8EC7" w14:textId="77777777" w:rsidR="001A7D4D" w:rsidRPr="00CD2084" w:rsidRDefault="001A7D4D" w:rsidP="009C78B0">
            <w:pPr>
              <w:tabs>
                <w:tab w:val="left" w:pos="357"/>
              </w:tabs>
              <w:overflowPunct w:val="0"/>
              <w:rPr>
                <w:iCs/>
                <w:sz w:val="21"/>
                <w:szCs w:val="21"/>
              </w:rPr>
            </w:pPr>
            <w:r w:rsidRPr="00CD2084">
              <w:rPr>
                <w:iCs/>
                <w:sz w:val="21"/>
                <w:szCs w:val="21"/>
              </w:rPr>
              <w:t>(0.009)</w:t>
            </w:r>
          </w:p>
        </w:tc>
      </w:tr>
      <w:tr w:rsidR="001A7D4D" w:rsidRPr="00C949E4" w14:paraId="5ECFCF09" w14:textId="77777777" w:rsidTr="009C78B0">
        <w:trPr>
          <w:trHeight w:val="626"/>
        </w:trPr>
        <w:tc>
          <w:tcPr>
            <w:tcW w:w="1701" w:type="dxa"/>
          </w:tcPr>
          <w:p w14:paraId="676CAE2A" w14:textId="77777777" w:rsidR="001A7D4D" w:rsidRPr="00C949E4" w:rsidRDefault="001A7D4D" w:rsidP="009C78B0">
            <w:pPr>
              <w:tabs>
                <w:tab w:val="left" w:pos="357"/>
              </w:tabs>
              <w:overflowPunct w:val="0"/>
              <w:jc w:val="center"/>
              <w:rPr>
                <w:rFonts w:ascii="宋体" w:hAnsi="宋体" w:hint="eastAsia"/>
                <w:iCs/>
                <w:sz w:val="21"/>
                <w:szCs w:val="21"/>
              </w:rPr>
            </w:pPr>
            <m:oMathPara>
              <m:oMath>
                <m:r>
                  <w:rPr>
                    <w:rFonts w:ascii="Cambria Math" w:hAnsi="Cambria Math"/>
                    <w:sz w:val="21"/>
                    <w:szCs w:val="21"/>
                  </w:rPr>
                  <m:t>sentiment×truth</m:t>
                </m:r>
              </m:oMath>
            </m:oMathPara>
          </w:p>
        </w:tc>
        <w:tc>
          <w:tcPr>
            <w:tcW w:w="1423" w:type="dxa"/>
          </w:tcPr>
          <w:p w14:paraId="4F627B2A" w14:textId="77777777" w:rsidR="001A7D4D" w:rsidRDefault="001A7D4D" w:rsidP="009C78B0">
            <w:pPr>
              <w:tabs>
                <w:tab w:val="left" w:pos="357"/>
              </w:tabs>
              <w:overflowPunct w:val="0"/>
              <w:rPr>
                <w:iCs/>
                <w:sz w:val="21"/>
                <w:szCs w:val="21"/>
              </w:rPr>
            </w:pPr>
            <w:r w:rsidRPr="00CD2084">
              <w:rPr>
                <w:iCs/>
                <w:sz w:val="21"/>
                <w:szCs w:val="21"/>
              </w:rPr>
              <w:t>0.098</w:t>
            </w:r>
          </w:p>
          <w:p w14:paraId="101BE868"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0.012</w:t>
            </w:r>
            <w:r>
              <w:rPr>
                <w:rFonts w:hint="eastAsia"/>
                <w:iCs/>
                <w:sz w:val="21"/>
                <w:szCs w:val="21"/>
              </w:rPr>
              <w:t>)</w:t>
            </w:r>
          </w:p>
        </w:tc>
        <w:tc>
          <w:tcPr>
            <w:tcW w:w="1422" w:type="dxa"/>
          </w:tcPr>
          <w:p w14:paraId="19AF91B6" w14:textId="77777777" w:rsidR="001A7D4D" w:rsidRDefault="001A7D4D" w:rsidP="009C78B0">
            <w:pPr>
              <w:tabs>
                <w:tab w:val="left" w:pos="357"/>
              </w:tabs>
              <w:overflowPunct w:val="0"/>
              <w:rPr>
                <w:iCs/>
                <w:sz w:val="21"/>
                <w:szCs w:val="21"/>
              </w:rPr>
            </w:pPr>
            <w:r w:rsidRPr="00CD2084">
              <w:rPr>
                <w:iCs/>
                <w:sz w:val="21"/>
                <w:szCs w:val="21"/>
              </w:rPr>
              <w:t>0.0294*</w:t>
            </w:r>
          </w:p>
          <w:p w14:paraId="7F75A1DE" w14:textId="77777777" w:rsidR="001A7D4D" w:rsidRPr="00CD2084" w:rsidRDefault="001A7D4D" w:rsidP="009C78B0">
            <w:pPr>
              <w:tabs>
                <w:tab w:val="left" w:pos="357"/>
              </w:tabs>
              <w:overflowPunct w:val="0"/>
              <w:rPr>
                <w:iCs/>
                <w:sz w:val="21"/>
                <w:szCs w:val="21"/>
              </w:rPr>
            </w:pPr>
            <w:r>
              <w:rPr>
                <w:rFonts w:hint="eastAsia"/>
                <w:iCs/>
                <w:sz w:val="21"/>
                <w:szCs w:val="21"/>
              </w:rPr>
              <w:t>(</w:t>
            </w:r>
            <w:r w:rsidRPr="00CD2084">
              <w:rPr>
                <w:rFonts w:hint="eastAsia"/>
                <w:iCs/>
                <w:sz w:val="21"/>
                <w:szCs w:val="21"/>
              </w:rPr>
              <w:t>0.016</w:t>
            </w:r>
            <w:r>
              <w:rPr>
                <w:rFonts w:hint="eastAsia"/>
                <w:iCs/>
                <w:sz w:val="21"/>
                <w:szCs w:val="21"/>
              </w:rPr>
              <w:t>)</w:t>
            </w:r>
          </w:p>
        </w:tc>
      </w:tr>
      <w:tr w:rsidR="001A7D4D" w:rsidRPr="00C949E4" w14:paraId="108A74A1" w14:textId="77777777" w:rsidTr="009C78B0">
        <w:trPr>
          <w:trHeight w:val="934"/>
        </w:trPr>
        <w:tc>
          <w:tcPr>
            <w:tcW w:w="1701" w:type="dxa"/>
          </w:tcPr>
          <w:p w14:paraId="6546832E" w14:textId="77777777" w:rsidR="001A7D4D" w:rsidRPr="00C949E4" w:rsidRDefault="00000000" w:rsidP="009C78B0">
            <w:pPr>
              <w:tabs>
                <w:tab w:val="left" w:pos="357"/>
              </w:tabs>
              <w:overflowPunct w:val="0"/>
              <w:jc w:val="center"/>
              <w:rPr>
                <w:rFonts w:ascii="宋体" w:hAnsi="宋体" w:hint="eastAsia"/>
                <w:iCs/>
                <w:sz w:val="21"/>
                <w:szCs w:val="21"/>
              </w:rPr>
            </w:pPr>
            <m:oMathPara>
              <m:oMath>
                <m:d>
                  <m:dPr>
                    <m:ctrlPr>
                      <w:rPr>
                        <w:rFonts w:ascii="Cambria Math" w:hAnsi="Cambria Math"/>
                        <w:i/>
                        <w:iCs/>
                        <w:sz w:val="21"/>
                        <w:szCs w:val="21"/>
                      </w:rPr>
                    </m:ctrlPr>
                  </m:dPr>
                  <m:e>
                    <m:r>
                      <w:rPr>
                        <w:rFonts w:ascii="Cambria Math" w:hAnsi="Cambria Math"/>
                        <w:sz w:val="21"/>
                        <w:szCs w:val="21"/>
                      </w:rPr>
                      <m:t>1-truth</m:t>
                    </m:r>
                  </m:e>
                </m:d>
                <m:r>
                  <w:rPr>
                    <w:rFonts w:ascii="Cambria Math" w:hAnsi="Cambria Math"/>
                    <w:sz w:val="21"/>
                    <w:szCs w:val="21"/>
                  </w:rPr>
                  <m:t>×sentiment</m:t>
                </m:r>
              </m:oMath>
            </m:oMathPara>
          </w:p>
        </w:tc>
        <w:tc>
          <w:tcPr>
            <w:tcW w:w="1423" w:type="dxa"/>
          </w:tcPr>
          <w:p w14:paraId="5D235FAA" w14:textId="77777777" w:rsidR="001A7D4D" w:rsidRDefault="001A7D4D" w:rsidP="009C78B0">
            <w:pPr>
              <w:tabs>
                <w:tab w:val="left" w:pos="357"/>
              </w:tabs>
              <w:overflowPunct w:val="0"/>
              <w:rPr>
                <w:iCs/>
                <w:sz w:val="21"/>
                <w:szCs w:val="21"/>
              </w:rPr>
            </w:pPr>
            <w:r w:rsidRPr="00CD2084">
              <w:rPr>
                <w:iCs/>
                <w:sz w:val="21"/>
                <w:szCs w:val="21"/>
              </w:rPr>
              <w:t>0.0170</w:t>
            </w:r>
          </w:p>
          <w:p w14:paraId="3119E270"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0.014</w:t>
            </w:r>
            <w:r>
              <w:rPr>
                <w:rFonts w:hint="eastAsia"/>
                <w:iCs/>
                <w:sz w:val="21"/>
                <w:szCs w:val="21"/>
              </w:rPr>
              <w:t>)</w:t>
            </w:r>
          </w:p>
        </w:tc>
        <w:tc>
          <w:tcPr>
            <w:tcW w:w="1422" w:type="dxa"/>
          </w:tcPr>
          <w:p w14:paraId="4910A8D2" w14:textId="77777777" w:rsidR="001A7D4D" w:rsidRDefault="001A7D4D" w:rsidP="009C78B0">
            <w:pPr>
              <w:tabs>
                <w:tab w:val="left" w:pos="357"/>
              </w:tabs>
              <w:overflowPunct w:val="0"/>
              <w:rPr>
                <w:iCs/>
                <w:sz w:val="21"/>
                <w:szCs w:val="21"/>
              </w:rPr>
            </w:pPr>
            <w:r w:rsidRPr="00CD2084">
              <w:rPr>
                <w:iCs/>
                <w:sz w:val="21"/>
                <w:szCs w:val="21"/>
              </w:rPr>
              <w:t>0.0301</w:t>
            </w:r>
          </w:p>
          <w:p w14:paraId="1F295ABB" w14:textId="77777777" w:rsidR="001A7D4D" w:rsidRPr="00CD2084" w:rsidRDefault="001A7D4D" w:rsidP="009C78B0">
            <w:pPr>
              <w:tabs>
                <w:tab w:val="left" w:pos="357"/>
              </w:tabs>
              <w:overflowPunct w:val="0"/>
              <w:rPr>
                <w:iCs/>
                <w:sz w:val="21"/>
                <w:szCs w:val="21"/>
              </w:rPr>
            </w:pPr>
            <w:r>
              <w:rPr>
                <w:rFonts w:hint="eastAsia"/>
                <w:iCs/>
                <w:sz w:val="21"/>
                <w:szCs w:val="21"/>
              </w:rPr>
              <w:t>(</w:t>
            </w:r>
            <w:r w:rsidRPr="00B93FDE">
              <w:rPr>
                <w:rFonts w:hint="eastAsia"/>
                <w:iCs/>
                <w:sz w:val="21"/>
                <w:szCs w:val="21"/>
              </w:rPr>
              <w:t>0.019</w:t>
            </w:r>
            <w:r>
              <w:rPr>
                <w:rFonts w:hint="eastAsia"/>
                <w:iCs/>
                <w:sz w:val="21"/>
                <w:szCs w:val="21"/>
              </w:rPr>
              <w:t>)</w:t>
            </w:r>
          </w:p>
        </w:tc>
      </w:tr>
      <w:tr w:rsidR="001A7D4D" w:rsidRPr="00C949E4" w14:paraId="3B02B608" w14:textId="77777777" w:rsidTr="009C78B0">
        <w:trPr>
          <w:trHeight w:val="313"/>
        </w:trPr>
        <w:tc>
          <w:tcPr>
            <w:tcW w:w="1701" w:type="dxa"/>
          </w:tcPr>
          <w:p w14:paraId="027B5970"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控制变量</w:t>
            </w:r>
          </w:p>
        </w:tc>
        <w:tc>
          <w:tcPr>
            <w:tcW w:w="1423" w:type="dxa"/>
          </w:tcPr>
          <w:p w14:paraId="5122BC7B"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422" w:type="dxa"/>
          </w:tcPr>
          <w:p w14:paraId="3CA5ADA0"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r w:rsidR="001A7D4D" w:rsidRPr="00C949E4" w14:paraId="458670BD" w14:textId="77777777" w:rsidTr="009C78B0">
        <w:trPr>
          <w:trHeight w:val="313"/>
        </w:trPr>
        <w:tc>
          <w:tcPr>
            <w:tcW w:w="1701" w:type="dxa"/>
          </w:tcPr>
          <w:p w14:paraId="720E21C0"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行业固定效应</w:t>
            </w:r>
          </w:p>
        </w:tc>
        <w:tc>
          <w:tcPr>
            <w:tcW w:w="1423" w:type="dxa"/>
          </w:tcPr>
          <w:p w14:paraId="2331C294"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422" w:type="dxa"/>
          </w:tcPr>
          <w:p w14:paraId="47027D1C"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r w:rsidR="001A7D4D" w:rsidRPr="00C949E4" w14:paraId="6C3E1730" w14:textId="77777777" w:rsidTr="009C78B0">
        <w:trPr>
          <w:trHeight w:val="307"/>
        </w:trPr>
        <w:tc>
          <w:tcPr>
            <w:tcW w:w="1701" w:type="dxa"/>
          </w:tcPr>
          <w:p w14:paraId="519FED22"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年份固定效应</w:t>
            </w:r>
          </w:p>
        </w:tc>
        <w:tc>
          <w:tcPr>
            <w:tcW w:w="1423" w:type="dxa"/>
          </w:tcPr>
          <w:p w14:paraId="7F590F75"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c>
          <w:tcPr>
            <w:tcW w:w="1422" w:type="dxa"/>
          </w:tcPr>
          <w:p w14:paraId="16B3011B" w14:textId="77777777" w:rsidR="001A7D4D" w:rsidRPr="00C949E4" w:rsidRDefault="001A7D4D" w:rsidP="009C78B0">
            <w:pPr>
              <w:tabs>
                <w:tab w:val="left" w:pos="357"/>
              </w:tabs>
              <w:overflowPunct w:val="0"/>
              <w:rPr>
                <w:rFonts w:ascii="宋体" w:hAnsi="宋体" w:hint="eastAsia"/>
                <w:iCs/>
                <w:sz w:val="21"/>
                <w:szCs w:val="21"/>
              </w:rPr>
            </w:pPr>
            <w:r w:rsidRPr="00C949E4">
              <w:rPr>
                <w:rFonts w:ascii="宋体" w:hAnsi="宋体" w:hint="eastAsia"/>
                <w:iCs/>
                <w:sz w:val="21"/>
                <w:szCs w:val="21"/>
              </w:rPr>
              <w:t>是</w:t>
            </w:r>
          </w:p>
        </w:tc>
      </w:tr>
    </w:tbl>
    <w:p w14:paraId="250C76FD" w14:textId="77777777" w:rsidR="001A7D4D" w:rsidRPr="00C949E4" w:rsidRDefault="001A7D4D" w:rsidP="001A7D4D">
      <w:pPr>
        <w:tabs>
          <w:tab w:val="left" w:pos="357"/>
        </w:tabs>
        <w:overflowPunct w:val="0"/>
        <w:spacing w:after="0" w:line="240" w:lineRule="auto"/>
        <w:jc w:val="both"/>
        <w:rPr>
          <w:rFonts w:ascii="宋体" w:eastAsia="宋体" w:hAnsi="宋体" w:cs="Times New Roman" w:hint="eastAsia"/>
          <w:sz w:val="21"/>
          <w:szCs w:val="21"/>
          <w14:ligatures w14:val="none"/>
        </w:rPr>
      </w:pPr>
    </w:p>
    <w:p w14:paraId="6A3D86C6" w14:textId="6E6BF920" w:rsidR="001A7D4D" w:rsidRDefault="001A7D4D" w:rsidP="001A7D4D">
      <w:pPr>
        <w:tabs>
          <w:tab w:val="left" w:pos="357"/>
        </w:tabs>
        <w:overflowPunct w:val="0"/>
        <w:spacing w:after="0" w:line="240" w:lineRule="auto"/>
        <w:ind w:firstLineChars="200" w:firstLine="420"/>
        <w:jc w:val="both"/>
        <w:rPr>
          <w:rFonts w:ascii="宋体" w:eastAsia="宋体" w:hAnsi="宋体" w:cs="Times New Roman" w:hint="eastAsia"/>
          <w:iCs/>
          <w:sz w:val="21"/>
          <w:szCs w:val="21"/>
          <w14:ligatures w14:val="none"/>
        </w:rPr>
      </w:pPr>
      <w:r w:rsidRPr="00C949E4">
        <w:rPr>
          <w:rFonts w:ascii="宋体" w:eastAsia="宋体" w:hAnsi="宋体" w:cs="Times New Roman" w:hint="eastAsia"/>
          <w:iCs/>
          <w:sz w:val="21"/>
          <w:szCs w:val="21"/>
          <w14:ligatures w14:val="none"/>
        </w:rPr>
        <w:t>回归结果表明，对于财经新闻情绪对股价累计异常收益率的影响而言，不同真假的财经新闻不具有显著的差异，说明财经新闻文本的真假</w:t>
      </w:r>
      <w:proofErr w:type="gramStart"/>
      <w:r w:rsidRPr="00C949E4">
        <w:rPr>
          <w:rFonts w:ascii="宋体" w:eastAsia="宋体" w:hAnsi="宋体" w:cs="Times New Roman" w:hint="eastAsia"/>
          <w:iCs/>
          <w:sz w:val="21"/>
          <w:szCs w:val="21"/>
          <w14:ligatures w14:val="none"/>
        </w:rPr>
        <w:t>性不会</w:t>
      </w:r>
      <w:proofErr w:type="gramEnd"/>
      <w:r w:rsidRPr="00C949E4">
        <w:rPr>
          <w:rFonts w:ascii="宋体" w:eastAsia="宋体" w:hAnsi="宋体" w:cs="Times New Roman" w:hint="eastAsia"/>
          <w:iCs/>
          <w:sz w:val="21"/>
          <w:szCs w:val="21"/>
          <w14:ligatures w14:val="none"/>
        </w:rPr>
        <w:t>从财经新闻文本的情绪上反映，而是通过其他</w:t>
      </w:r>
      <w:r w:rsidR="00AB3288">
        <w:rPr>
          <w:rFonts w:ascii="宋体" w:eastAsia="宋体" w:hAnsi="宋体" w:cs="Times New Roman" w:hint="eastAsia"/>
          <w:iCs/>
          <w:sz w:val="21"/>
          <w:szCs w:val="21"/>
          <w14:ligatures w14:val="none"/>
        </w:rPr>
        <w:t>机制</w:t>
      </w:r>
      <w:r w:rsidRPr="00C949E4">
        <w:rPr>
          <w:rFonts w:ascii="宋体" w:eastAsia="宋体" w:hAnsi="宋体" w:cs="Times New Roman" w:hint="eastAsia"/>
          <w:iCs/>
          <w:sz w:val="21"/>
          <w:szCs w:val="21"/>
          <w14:ligatures w14:val="none"/>
        </w:rPr>
        <w:t>影响股价。进一步检验表明，对于不</w:t>
      </w:r>
      <w:proofErr w:type="gramStart"/>
      <w:r w:rsidRPr="00C949E4">
        <w:rPr>
          <w:rFonts w:ascii="宋体" w:eastAsia="宋体" w:hAnsi="宋体" w:cs="Times New Roman" w:hint="eastAsia"/>
          <w:iCs/>
          <w:sz w:val="21"/>
          <w:szCs w:val="21"/>
          <w14:ligatures w14:val="none"/>
        </w:rPr>
        <w:t>存在组</w:t>
      </w:r>
      <w:proofErr w:type="gramEnd"/>
      <w:r w:rsidRPr="00C949E4">
        <w:rPr>
          <w:rFonts w:ascii="宋体" w:eastAsia="宋体" w:hAnsi="宋体" w:cs="Times New Roman" w:hint="eastAsia"/>
          <w:iCs/>
          <w:sz w:val="21"/>
          <w:szCs w:val="21"/>
          <w14:ligatures w14:val="none"/>
        </w:rPr>
        <w:t>间差异</w:t>
      </w:r>
      <w:r>
        <w:rPr>
          <w:rFonts w:ascii="宋体" w:eastAsia="宋体" w:hAnsi="宋体" w:cs="Times New Roman" w:hint="eastAsia"/>
          <w:iCs/>
          <w:sz w:val="21"/>
          <w:szCs w:val="21"/>
          <w14:ligatures w14:val="none"/>
        </w:rPr>
        <w:t>假设，</w:t>
      </w:r>
      <w:r w:rsidRPr="00C949E4">
        <w:rPr>
          <w:rFonts w:ascii="宋体" w:eastAsia="宋体" w:hAnsi="宋体" w:cs="Times New Roman" w:hint="eastAsia"/>
          <w:iCs/>
          <w:sz w:val="21"/>
          <w:szCs w:val="21"/>
          <w14:ligatures w14:val="none"/>
        </w:rPr>
        <w:t>所得的P值为</w:t>
      </w:r>
      <w:r>
        <w:rPr>
          <w:rFonts w:ascii="宋体" w:eastAsia="宋体" w:hAnsi="宋体" w:cs="Times New Roman" w:hint="eastAsia"/>
          <w:iCs/>
          <w:sz w:val="21"/>
          <w:szCs w:val="21"/>
          <w14:ligatures w14:val="none"/>
        </w:rPr>
        <w:t>大于</w:t>
      </w:r>
      <w:r w:rsidRPr="00C949E4">
        <w:rPr>
          <w:rFonts w:ascii="宋体" w:eastAsia="宋体" w:hAnsi="宋体" w:cs="Times New Roman" w:hint="eastAsia"/>
          <w:iCs/>
          <w:sz w:val="21"/>
          <w:szCs w:val="21"/>
          <w14:ligatures w14:val="none"/>
        </w:rPr>
        <w:t>0.1,说明不能拒绝原假设，即不能认为真假性不同的财经新闻的文本情绪在对股价异常收益率上存在差异。而对社交媒体的回归则表明，真实新闻</w:t>
      </w:r>
      <w:proofErr w:type="gramStart"/>
      <w:r w:rsidRPr="00C949E4">
        <w:rPr>
          <w:rFonts w:ascii="宋体" w:eastAsia="宋体" w:hAnsi="宋体" w:cs="Times New Roman" w:hint="eastAsia"/>
          <w:iCs/>
          <w:sz w:val="21"/>
          <w:szCs w:val="21"/>
          <w14:ligatures w14:val="none"/>
        </w:rPr>
        <w:t>下估计</w:t>
      </w:r>
      <w:proofErr w:type="gramEnd"/>
      <w:r w:rsidRPr="00C949E4">
        <w:rPr>
          <w:rFonts w:ascii="宋体" w:eastAsia="宋体" w:hAnsi="宋体" w:cs="Times New Roman" w:hint="eastAsia"/>
          <w:iCs/>
          <w:sz w:val="21"/>
          <w:szCs w:val="21"/>
          <w14:ligatures w14:val="none"/>
        </w:rPr>
        <w:t>系数显著为正，但虚假新闻下系数不显著。同样地，原假设不</w:t>
      </w:r>
      <w:proofErr w:type="gramStart"/>
      <w:r w:rsidRPr="00C949E4">
        <w:rPr>
          <w:rFonts w:ascii="宋体" w:eastAsia="宋体" w:hAnsi="宋体" w:cs="Times New Roman" w:hint="eastAsia"/>
          <w:iCs/>
          <w:sz w:val="21"/>
          <w:szCs w:val="21"/>
          <w14:ligatures w14:val="none"/>
        </w:rPr>
        <w:t>存在组</w:t>
      </w:r>
      <w:proofErr w:type="gramEnd"/>
      <w:r w:rsidRPr="00C949E4">
        <w:rPr>
          <w:rFonts w:ascii="宋体" w:eastAsia="宋体" w:hAnsi="宋体" w:cs="Times New Roman" w:hint="eastAsia"/>
          <w:iCs/>
          <w:sz w:val="21"/>
          <w:szCs w:val="21"/>
          <w14:ligatures w14:val="none"/>
        </w:rPr>
        <w:t>间差异的P值为</w:t>
      </w:r>
      <w:r>
        <w:rPr>
          <w:rFonts w:ascii="宋体" w:eastAsia="宋体" w:hAnsi="宋体" w:cs="Times New Roman" w:hint="eastAsia"/>
          <w:iCs/>
          <w:sz w:val="21"/>
          <w:szCs w:val="21"/>
          <w14:ligatures w14:val="none"/>
        </w:rPr>
        <w:t>大于</w:t>
      </w:r>
      <w:r w:rsidRPr="00C949E4">
        <w:rPr>
          <w:rFonts w:ascii="宋体" w:eastAsia="宋体" w:hAnsi="宋体" w:cs="Times New Roman" w:hint="eastAsia"/>
          <w:iCs/>
          <w:sz w:val="21"/>
          <w:szCs w:val="21"/>
          <w14:ligatures w14:val="none"/>
        </w:rPr>
        <w:t>0.1，因此也不能认为</w:t>
      </w:r>
      <w:proofErr w:type="gramStart"/>
      <w:r w:rsidRPr="00C949E4">
        <w:rPr>
          <w:rFonts w:ascii="宋体" w:eastAsia="宋体" w:hAnsi="宋体" w:cs="Times New Roman" w:hint="eastAsia"/>
          <w:iCs/>
          <w:sz w:val="21"/>
          <w:szCs w:val="21"/>
          <w14:ligatures w14:val="none"/>
        </w:rPr>
        <w:t>存在组</w:t>
      </w:r>
      <w:proofErr w:type="gramEnd"/>
      <w:r w:rsidRPr="00C949E4">
        <w:rPr>
          <w:rFonts w:ascii="宋体" w:eastAsia="宋体" w:hAnsi="宋体" w:cs="Times New Roman" w:hint="eastAsia"/>
          <w:iCs/>
          <w:sz w:val="21"/>
          <w:szCs w:val="21"/>
          <w14:ligatures w14:val="none"/>
        </w:rPr>
        <w:t>间差异。</w:t>
      </w:r>
      <w:r>
        <w:rPr>
          <w:rFonts w:ascii="宋体" w:eastAsia="宋体" w:hAnsi="宋体" w:cs="Times New Roman" w:hint="eastAsia"/>
          <w:iCs/>
          <w:sz w:val="21"/>
          <w:szCs w:val="21"/>
          <w14:ligatures w14:val="none"/>
        </w:rPr>
        <w:t>进一步分析显示，对于回归(9),将</w:t>
      </w:r>
    </w:p>
    <w:p w14:paraId="556842FA" w14:textId="77777777" w:rsidR="001A7D4D" w:rsidRPr="002B5D4E" w:rsidRDefault="00000000" w:rsidP="001A7D4D">
      <w:pPr>
        <w:tabs>
          <w:tab w:val="left" w:pos="357"/>
        </w:tabs>
        <w:overflowPunct w:val="0"/>
        <w:spacing w:after="0" w:line="240" w:lineRule="auto"/>
        <w:ind w:firstLineChars="200" w:firstLine="420"/>
        <w:jc w:val="both"/>
        <w:rPr>
          <w:rFonts w:ascii="宋体" w:eastAsia="宋体" w:hAnsi="宋体" w:cs="Times New Roman" w:hint="eastAsia"/>
          <w:iCs/>
          <w:sz w:val="21"/>
          <w:szCs w:val="21"/>
          <w14:ligatures w14:val="none"/>
        </w:rPr>
      </w:pPr>
      <m:oMathPara>
        <m:oMathParaPr>
          <m:jc m:val="center"/>
        </m:oMathParaPr>
        <m:oMath>
          <m:eqArr>
            <m:eqArrPr>
              <m:maxDist m:val="1"/>
              <m:ctrlPr>
                <w:rPr>
                  <w:rFonts w:ascii="Cambria Math" w:eastAsia="宋体" w:hAnsi="Cambria Math" w:cs="Times New Roman"/>
                  <w:i/>
                  <w:iCs/>
                  <w:sz w:val="21"/>
                  <w:szCs w:val="21"/>
                  <w14:ligatures w14:val="none"/>
                </w:rPr>
              </m:ctrlPr>
            </m:eqArrPr>
            <m:e>
              <m:r>
                <w:rPr>
                  <w:rFonts w:ascii="Cambria Math" w:eastAsia="宋体" w:hAnsi="Cambria Math" w:cs="Times New Roman"/>
                  <w:sz w:val="21"/>
                  <w:szCs w:val="21"/>
                  <w14:ligatures w14:val="none"/>
                </w:rPr>
                <m:t>sentiment=</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1</m:t>
                  </m:r>
                </m:sub>
              </m:sSub>
              <m:r>
                <w:rPr>
                  <w:rFonts w:ascii="Cambria Math" w:eastAsia="宋体" w:hAnsi="Cambria Math" w:cs="Times New Roman"/>
                  <w:sz w:val="21"/>
                  <w:szCs w:val="21"/>
                  <w14:ligatures w14:val="none"/>
                </w:rPr>
                <m:t>truth+</m:t>
              </m:r>
              <m:sSub>
                <m:sSubPr>
                  <m:ctrlPr>
                    <w:rPr>
                      <w:rFonts w:ascii="Cambria Math" w:eastAsia="宋体" w:hAnsi="Cambria Math" w:cs="Times New Roman"/>
                      <w:i/>
                      <w:iCs/>
                      <w:sz w:val="21"/>
                      <w:szCs w:val="21"/>
                      <w14:ligatures w14:val="none"/>
                    </w:rPr>
                  </m:ctrlPr>
                </m:sSubPr>
                <m:e>
                  <m:r>
                    <w:rPr>
                      <w:rFonts w:ascii="Cambria Math" w:eastAsia="宋体" w:hAnsi="Cambria Math" w:cs="Times New Roman"/>
                      <w:sz w:val="21"/>
                      <w:szCs w:val="21"/>
                      <w14:ligatures w14:val="none"/>
                    </w:rPr>
                    <m:t>α</m:t>
                  </m:r>
                </m:e>
                <m:sub>
                  <m:r>
                    <w:rPr>
                      <w:rFonts w:ascii="Cambria Math" w:eastAsia="宋体" w:hAnsi="Cambria Math" w:cs="Times New Roman"/>
                      <w:sz w:val="21"/>
                      <w:szCs w:val="21"/>
                      <w14:ligatures w14:val="none"/>
                    </w:rPr>
                    <m:t>3</m:t>
                  </m:r>
                </m:sub>
              </m:sSub>
              <m:r>
                <w:rPr>
                  <w:rFonts w:ascii="Cambria Math" w:eastAsia="宋体" w:hAnsi="Cambria Math" w:cs="Times New Roman"/>
                  <w:sz w:val="21"/>
                  <w:szCs w:val="21"/>
                  <w14:ligatures w14:val="none"/>
                </w:rPr>
                <m:t>X+ϵ#</m:t>
              </m:r>
              <m:d>
                <m:dPr>
                  <m:ctrlPr>
                    <w:rPr>
                      <w:rFonts w:ascii="Cambria Math" w:eastAsia="宋体" w:hAnsi="Cambria Math" w:cs="Times New Roman"/>
                      <w:i/>
                      <w:iCs/>
                      <w:sz w:val="21"/>
                      <w:szCs w:val="21"/>
                      <w14:ligatures w14:val="none"/>
                    </w:rPr>
                  </m:ctrlPr>
                </m:dPr>
                <m:e>
                  <m:r>
                    <w:rPr>
                      <w:rFonts w:ascii="Cambria Math" w:eastAsia="宋体" w:hAnsi="Cambria Math" w:cs="Times New Roman"/>
                      <w:sz w:val="21"/>
                      <w:szCs w:val="21"/>
                      <w14:ligatures w14:val="none"/>
                    </w:rPr>
                    <m:t>9</m:t>
                  </m:r>
                </m:e>
              </m:d>
            </m:e>
          </m:eqArr>
        </m:oMath>
      </m:oMathPara>
    </w:p>
    <w:p w14:paraId="1BDE63FD" w14:textId="77777777" w:rsidR="001A7D4D" w:rsidRDefault="001A7D4D" w:rsidP="001A7D4D">
      <w:pPr>
        <w:tabs>
          <w:tab w:val="left" w:pos="357"/>
        </w:tabs>
        <w:overflowPunct w:val="0"/>
        <w:spacing w:after="0" w:line="240" w:lineRule="auto"/>
        <w:jc w:val="both"/>
        <w:rPr>
          <w:rFonts w:ascii="宋体" w:eastAsia="宋体" w:hAnsi="宋体" w:cs="Times New Roman" w:hint="eastAsia"/>
          <w:iCs/>
          <w:sz w:val="21"/>
          <w:szCs w:val="21"/>
          <w14:ligatures w14:val="none"/>
        </w:rPr>
      </w:pPr>
      <w:r>
        <w:rPr>
          <w:rFonts w:ascii="宋体" w:eastAsia="宋体" w:hAnsi="宋体" w:cs="Times New Roman" w:hint="eastAsia"/>
          <w:iCs/>
          <w:sz w:val="21"/>
          <w:szCs w:val="21"/>
          <w14:ligatures w14:val="none"/>
        </w:rPr>
        <w:t>新闻文本情绪作为被解释变量，新闻真假性作为解释变量，所得的结果如表8所示：</w:t>
      </w:r>
    </w:p>
    <w:tbl>
      <w:tblPr>
        <w:tblStyle w:val="aff4"/>
        <w:tblW w:w="4468" w:type="dxa"/>
        <w:tblInd w:w="-1"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4"/>
        <w:gridCol w:w="1387"/>
        <w:gridCol w:w="1387"/>
      </w:tblGrid>
      <w:tr w:rsidR="001A7D4D" w:rsidRPr="00C949E4" w14:paraId="6E8ABF9B" w14:textId="77777777" w:rsidTr="009C78B0">
        <w:trPr>
          <w:trHeight w:val="315"/>
        </w:trPr>
        <w:tc>
          <w:tcPr>
            <w:tcW w:w="4468" w:type="dxa"/>
            <w:gridSpan w:val="3"/>
            <w:tcBorders>
              <w:top w:val="single" w:sz="4" w:space="0" w:color="auto"/>
            </w:tcBorders>
          </w:tcPr>
          <w:p w14:paraId="3DAE9B5B" w14:textId="77777777" w:rsidR="001A7D4D" w:rsidRPr="00C949E4" w:rsidRDefault="001A7D4D" w:rsidP="009C78B0">
            <w:pPr>
              <w:tabs>
                <w:tab w:val="left" w:pos="861"/>
              </w:tabs>
              <w:overflowPunct w:val="0"/>
              <w:autoSpaceDE w:val="0"/>
              <w:autoSpaceDN w:val="0"/>
              <w:spacing w:before="1"/>
              <w:ind w:right="65"/>
              <w:jc w:val="center"/>
              <w:rPr>
                <w:sz w:val="18"/>
                <w:szCs w:val="18"/>
              </w:rPr>
            </w:pPr>
            <w:r>
              <w:rPr>
                <w:rFonts w:hint="eastAsia"/>
                <w:sz w:val="18"/>
                <w:szCs w:val="18"/>
              </w:rPr>
              <w:t>表</w:t>
            </w:r>
            <w:r>
              <w:rPr>
                <w:rFonts w:hint="eastAsia"/>
                <w:sz w:val="18"/>
                <w:szCs w:val="18"/>
              </w:rPr>
              <w:t xml:space="preserve">6 </w:t>
            </w:r>
            <w:r>
              <w:rPr>
                <w:rFonts w:hint="eastAsia"/>
                <w:sz w:val="18"/>
                <w:szCs w:val="18"/>
              </w:rPr>
              <w:t>新闻真假性对新闻文本情绪的影响</w:t>
            </w:r>
          </w:p>
        </w:tc>
      </w:tr>
      <w:tr w:rsidR="001A7D4D" w:rsidRPr="00C949E4" w14:paraId="54F12ABD" w14:textId="77777777" w:rsidTr="009C78B0">
        <w:trPr>
          <w:trHeight w:val="309"/>
        </w:trPr>
        <w:tc>
          <w:tcPr>
            <w:tcW w:w="1694" w:type="dxa"/>
            <w:tcBorders>
              <w:top w:val="single" w:sz="4" w:space="0" w:color="auto"/>
            </w:tcBorders>
          </w:tcPr>
          <w:p w14:paraId="5BE59D6F"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变量</w:t>
            </w:r>
          </w:p>
        </w:tc>
        <w:tc>
          <w:tcPr>
            <w:tcW w:w="1387" w:type="dxa"/>
            <w:tcBorders>
              <w:top w:val="single" w:sz="4" w:space="0" w:color="auto"/>
            </w:tcBorders>
          </w:tcPr>
          <w:p w14:paraId="12D59C8B"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(1)</w:t>
            </w:r>
          </w:p>
        </w:tc>
        <w:tc>
          <w:tcPr>
            <w:tcW w:w="1387" w:type="dxa"/>
            <w:tcBorders>
              <w:top w:val="single" w:sz="4" w:space="0" w:color="auto"/>
            </w:tcBorders>
          </w:tcPr>
          <w:p w14:paraId="27E34595"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(2)</w:t>
            </w:r>
          </w:p>
        </w:tc>
      </w:tr>
      <w:tr w:rsidR="001A7D4D" w:rsidRPr="00C949E4" w14:paraId="4DA07E83" w14:textId="77777777" w:rsidTr="009C78B0">
        <w:trPr>
          <w:trHeight w:val="630"/>
        </w:trPr>
        <w:tc>
          <w:tcPr>
            <w:tcW w:w="1694" w:type="dxa"/>
          </w:tcPr>
          <w:p w14:paraId="430164AF" w14:textId="77777777" w:rsidR="001A7D4D" w:rsidRPr="00FF17C0" w:rsidRDefault="001A7D4D" w:rsidP="009C78B0">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m:oMathPara>
              <m:oMath>
                <m:r>
                  <w:rPr>
                    <w:rFonts w:ascii="Cambria Math" w:hAnsi="Cambria Math"/>
                    <w:sz w:val="18"/>
                    <w:szCs w:val="18"/>
                  </w:rPr>
                  <m:t>truth</m:t>
                </m:r>
              </m:oMath>
            </m:oMathPara>
          </w:p>
          <w:p w14:paraId="2780671E" w14:textId="77777777" w:rsidR="001A7D4D" w:rsidRPr="00FF17C0" w:rsidRDefault="001A7D4D" w:rsidP="009C78B0">
            <w:pPr>
              <w:tabs>
                <w:tab w:val="left" w:pos="861"/>
              </w:tabs>
              <w:overflowPunct w:val="0"/>
              <w:autoSpaceDE w:val="0"/>
              <w:autoSpaceDN w:val="0"/>
              <w:spacing w:before="1"/>
              <w:ind w:right="65"/>
              <w:rPr>
                <w:rFonts w:asciiTheme="minorHAnsi" w:eastAsiaTheme="minorEastAsia" w:hAnsiTheme="minorHAnsi" w:cstheme="minorBidi" w:hint="eastAsia"/>
                <w:sz w:val="18"/>
                <w:szCs w:val="18"/>
              </w:rPr>
            </w:pPr>
          </w:p>
        </w:tc>
        <w:tc>
          <w:tcPr>
            <w:tcW w:w="1387" w:type="dxa"/>
          </w:tcPr>
          <w:p w14:paraId="04009FB3" w14:textId="77777777" w:rsidR="001A7D4D" w:rsidRDefault="001A7D4D" w:rsidP="009C78B0">
            <w:pPr>
              <w:tabs>
                <w:tab w:val="left" w:pos="861"/>
              </w:tabs>
              <w:overflowPunct w:val="0"/>
              <w:autoSpaceDE w:val="0"/>
              <w:autoSpaceDN w:val="0"/>
              <w:spacing w:before="1"/>
              <w:ind w:right="65"/>
              <w:rPr>
                <w:sz w:val="18"/>
                <w:szCs w:val="18"/>
              </w:rPr>
            </w:pPr>
            <w:r w:rsidRPr="00816C4A">
              <w:rPr>
                <w:rFonts w:hint="eastAsia"/>
                <w:sz w:val="18"/>
                <w:szCs w:val="18"/>
              </w:rPr>
              <w:t>-0.5305</w:t>
            </w:r>
            <w:r w:rsidRPr="00C949E4">
              <w:rPr>
                <w:rFonts w:hint="eastAsia"/>
                <w:sz w:val="18"/>
                <w:szCs w:val="18"/>
              </w:rPr>
              <w:t>***</w:t>
            </w:r>
          </w:p>
          <w:p w14:paraId="26FB598A"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816C4A">
              <w:rPr>
                <w:rFonts w:hint="eastAsia"/>
                <w:sz w:val="18"/>
                <w:szCs w:val="18"/>
              </w:rPr>
              <w:t>0.029</w:t>
            </w:r>
            <w:r>
              <w:rPr>
                <w:rFonts w:hint="eastAsia"/>
                <w:sz w:val="18"/>
                <w:szCs w:val="18"/>
              </w:rPr>
              <w:t>)</w:t>
            </w:r>
          </w:p>
        </w:tc>
        <w:tc>
          <w:tcPr>
            <w:tcW w:w="1387" w:type="dxa"/>
          </w:tcPr>
          <w:p w14:paraId="13A6CFDD" w14:textId="77777777" w:rsidR="001A7D4D" w:rsidRDefault="001A7D4D" w:rsidP="009C78B0">
            <w:pPr>
              <w:tabs>
                <w:tab w:val="left" w:pos="861"/>
              </w:tabs>
              <w:overflowPunct w:val="0"/>
              <w:autoSpaceDE w:val="0"/>
              <w:autoSpaceDN w:val="0"/>
              <w:spacing w:before="1"/>
              <w:ind w:right="65"/>
              <w:rPr>
                <w:sz w:val="18"/>
                <w:szCs w:val="18"/>
              </w:rPr>
            </w:pPr>
            <w:r w:rsidRPr="00615681">
              <w:rPr>
                <w:rFonts w:hint="eastAsia"/>
                <w:sz w:val="18"/>
                <w:szCs w:val="18"/>
              </w:rPr>
              <w:t>-0.5313</w:t>
            </w:r>
            <w:r>
              <w:rPr>
                <w:rFonts w:hint="eastAsia"/>
                <w:sz w:val="18"/>
                <w:szCs w:val="18"/>
              </w:rPr>
              <w:t>***</w:t>
            </w:r>
            <w:r w:rsidRPr="00615681">
              <w:rPr>
                <w:rFonts w:hint="eastAsia"/>
                <w:sz w:val="18"/>
                <w:szCs w:val="18"/>
              </w:rPr>
              <w:t xml:space="preserve">  </w:t>
            </w:r>
          </w:p>
          <w:p w14:paraId="018104C4"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w:t>
            </w:r>
            <w:r w:rsidRPr="00615681">
              <w:rPr>
                <w:rFonts w:hint="eastAsia"/>
                <w:sz w:val="18"/>
                <w:szCs w:val="18"/>
              </w:rPr>
              <w:t>0.028</w:t>
            </w:r>
            <w:r>
              <w:rPr>
                <w:rFonts w:hint="eastAsia"/>
                <w:sz w:val="18"/>
                <w:szCs w:val="18"/>
              </w:rPr>
              <w:t>)</w:t>
            </w:r>
          </w:p>
        </w:tc>
      </w:tr>
      <w:tr w:rsidR="001A7D4D" w:rsidRPr="00C949E4" w14:paraId="4E9673CE" w14:textId="77777777" w:rsidTr="009C78B0">
        <w:trPr>
          <w:trHeight w:val="315"/>
        </w:trPr>
        <w:tc>
          <w:tcPr>
            <w:tcW w:w="1694" w:type="dxa"/>
          </w:tcPr>
          <w:p w14:paraId="461C47D2"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控制变量</w:t>
            </w:r>
          </w:p>
        </w:tc>
        <w:tc>
          <w:tcPr>
            <w:tcW w:w="1387" w:type="dxa"/>
          </w:tcPr>
          <w:p w14:paraId="45FC2765"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是</w:t>
            </w:r>
          </w:p>
        </w:tc>
        <w:tc>
          <w:tcPr>
            <w:tcW w:w="1387" w:type="dxa"/>
          </w:tcPr>
          <w:p w14:paraId="75801AF1" w14:textId="77777777" w:rsidR="001A7D4D" w:rsidRPr="00C949E4" w:rsidRDefault="001A7D4D" w:rsidP="009C78B0">
            <w:pPr>
              <w:tabs>
                <w:tab w:val="left" w:pos="861"/>
              </w:tabs>
              <w:overflowPunct w:val="0"/>
              <w:autoSpaceDE w:val="0"/>
              <w:autoSpaceDN w:val="0"/>
              <w:spacing w:before="1"/>
              <w:ind w:right="65"/>
              <w:rPr>
                <w:sz w:val="18"/>
                <w:szCs w:val="18"/>
              </w:rPr>
            </w:pPr>
            <w:r>
              <w:rPr>
                <w:rFonts w:hint="eastAsia"/>
                <w:sz w:val="18"/>
                <w:szCs w:val="18"/>
              </w:rPr>
              <w:t>否</w:t>
            </w:r>
          </w:p>
        </w:tc>
      </w:tr>
      <w:tr w:rsidR="001A7D4D" w:rsidRPr="00C949E4" w14:paraId="2BFAE5C7" w14:textId="77777777" w:rsidTr="009C78B0">
        <w:trPr>
          <w:trHeight w:val="315"/>
        </w:trPr>
        <w:tc>
          <w:tcPr>
            <w:tcW w:w="1694" w:type="dxa"/>
          </w:tcPr>
          <w:p w14:paraId="7CE5812C"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行业固定效应</w:t>
            </w:r>
          </w:p>
        </w:tc>
        <w:tc>
          <w:tcPr>
            <w:tcW w:w="1387" w:type="dxa"/>
          </w:tcPr>
          <w:p w14:paraId="0B995EF0"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15DBCAAC"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r>
      <w:tr w:rsidR="001A7D4D" w:rsidRPr="00C949E4" w14:paraId="64B011DF" w14:textId="77777777" w:rsidTr="009C78B0">
        <w:trPr>
          <w:trHeight w:val="315"/>
        </w:trPr>
        <w:tc>
          <w:tcPr>
            <w:tcW w:w="1694" w:type="dxa"/>
          </w:tcPr>
          <w:p w14:paraId="534DCD19"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时间固定效应</w:t>
            </w:r>
          </w:p>
        </w:tc>
        <w:tc>
          <w:tcPr>
            <w:tcW w:w="1387" w:type="dxa"/>
          </w:tcPr>
          <w:p w14:paraId="6AC20EB2"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c>
          <w:tcPr>
            <w:tcW w:w="1387" w:type="dxa"/>
          </w:tcPr>
          <w:p w14:paraId="31BAC1F8" w14:textId="77777777" w:rsidR="001A7D4D" w:rsidRPr="00C949E4" w:rsidRDefault="001A7D4D" w:rsidP="009C78B0">
            <w:pPr>
              <w:tabs>
                <w:tab w:val="left" w:pos="861"/>
              </w:tabs>
              <w:overflowPunct w:val="0"/>
              <w:autoSpaceDE w:val="0"/>
              <w:autoSpaceDN w:val="0"/>
              <w:spacing w:before="1"/>
              <w:ind w:right="65"/>
              <w:rPr>
                <w:sz w:val="18"/>
                <w:szCs w:val="18"/>
              </w:rPr>
            </w:pPr>
            <w:r w:rsidRPr="00C949E4">
              <w:rPr>
                <w:rFonts w:hint="eastAsia"/>
                <w:sz w:val="18"/>
                <w:szCs w:val="18"/>
              </w:rPr>
              <w:t>是</w:t>
            </w:r>
          </w:p>
        </w:tc>
      </w:tr>
    </w:tbl>
    <w:p w14:paraId="387F0379" w14:textId="4491E013" w:rsidR="001A7D4D" w:rsidRPr="001A7D4D" w:rsidRDefault="001A7D4D" w:rsidP="001A7D4D">
      <w:pPr>
        <w:tabs>
          <w:tab w:val="left" w:pos="360"/>
        </w:tabs>
        <w:overflowPunct w:val="0"/>
        <w:spacing w:after="0" w:line="240" w:lineRule="auto"/>
        <w:jc w:val="both"/>
        <w:rPr>
          <w:rFonts w:ascii="宋体" w:eastAsia="宋体" w:hAnsi="宋体" w:cs="Times New Roman" w:hint="eastAsia"/>
          <w:iCs/>
          <w:sz w:val="21"/>
          <w:szCs w:val="21"/>
          <w14:ligatures w14:val="none"/>
        </w:rPr>
      </w:pPr>
      <w:r>
        <w:rPr>
          <w:rFonts w:ascii="宋体" w:eastAsia="宋体" w:hAnsi="宋体" w:cs="Times New Roman" w:hint="eastAsia"/>
          <w:iCs/>
          <w:sz w:val="21"/>
          <w:szCs w:val="21"/>
          <w14:ligatures w14:val="none"/>
        </w:rPr>
        <w:t>上表显示</w:t>
      </w:r>
      <w:r w:rsidRPr="00453D37">
        <w:rPr>
          <w:rFonts w:ascii="宋体" w:eastAsia="宋体" w:hAnsi="宋体" w:cs="Times New Roman" w:hint="eastAsia"/>
          <w:iCs/>
          <w:sz w:val="21"/>
          <w:szCs w:val="21"/>
          <w14:ligatures w14:val="none"/>
        </w:rPr>
        <w:t>虚假财经新闻更情绪化，但</w:t>
      </w:r>
      <w:r>
        <w:rPr>
          <w:rFonts w:ascii="宋体" w:eastAsia="宋体" w:hAnsi="宋体" w:cs="Times New Roman" w:hint="eastAsia"/>
          <w:iCs/>
          <w:sz w:val="21"/>
          <w:szCs w:val="21"/>
          <w14:ligatures w14:val="none"/>
        </w:rPr>
        <w:t>市场</w:t>
      </w:r>
      <w:r w:rsidRPr="00453D37">
        <w:rPr>
          <w:rFonts w:ascii="宋体" w:eastAsia="宋体" w:hAnsi="宋体" w:cs="Times New Roman" w:hint="eastAsia"/>
          <w:iCs/>
          <w:sz w:val="21"/>
          <w:szCs w:val="21"/>
          <w14:ligatures w14:val="none"/>
        </w:rPr>
        <w:t>对情绪本身的反应并不依赖于新闻是真是假，真假性通过其他</w:t>
      </w:r>
      <w:r w:rsidR="00AB3288">
        <w:rPr>
          <w:rFonts w:ascii="宋体" w:eastAsia="宋体" w:hAnsi="宋体" w:cs="Times New Roman" w:hint="eastAsia"/>
          <w:iCs/>
          <w:sz w:val="21"/>
          <w:szCs w:val="21"/>
          <w14:ligatures w14:val="none"/>
        </w:rPr>
        <w:t>机制</w:t>
      </w:r>
      <w:r w:rsidRPr="00453D37">
        <w:rPr>
          <w:rFonts w:ascii="宋体" w:eastAsia="宋体" w:hAnsi="宋体" w:cs="Times New Roman" w:hint="eastAsia"/>
          <w:iCs/>
          <w:sz w:val="21"/>
          <w:szCs w:val="21"/>
          <w14:ligatures w14:val="none"/>
        </w:rPr>
        <w:t>而</w:t>
      </w:r>
      <w:proofErr w:type="gramStart"/>
      <w:r w:rsidRPr="00453D37">
        <w:rPr>
          <w:rFonts w:ascii="宋体" w:eastAsia="宋体" w:hAnsi="宋体" w:cs="Times New Roman" w:hint="eastAsia"/>
          <w:iCs/>
          <w:sz w:val="21"/>
          <w:szCs w:val="21"/>
          <w14:ligatures w14:val="none"/>
        </w:rPr>
        <w:t>非情绪</w:t>
      </w:r>
      <w:proofErr w:type="gramEnd"/>
      <w:r w:rsidRPr="00453D37">
        <w:rPr>
          <w:rFonts w:ascii="宋体" w:eastAsia="宋体" w:hAnsi="宋体" w:cs="Times New Roman" w:hint="eastAsia"/>
          <w:iCs/>
          <w:sz w:val="21"/>
          <w:szCs w:val="21"/>
          <w14:ligatures w14:val="none"/>
        </w:rPr>
        <w:t>色彩影响股价。</w:t>
      </w:r>
    </w:p>
    <w:p w14:paraId="0A378B09" w14:textId="07882E12"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5.</w:t>
      </w:r>
      <w:r w:rsidR="001A7D4D">
        <w:rPr>
          <w:rFonts w:ascii="Times New Roman" w:eastAsia="黑体" w:hAnsi="Times New Roman" w:cs="Times New Roman" w:hint="eastAsia"/>
          <w:b/>
          <w:kern w:val="0"/>
          <w:sz w:val="21"/>
          <w:szCs w:val="21"/>
          <w14:ligatures w14:val="none"/>
        </w:rPr>
        <w:t>3</w:t>
      </w:r>
      <w:r w:rsidRPr="001D0093">
        <w:rPr>
          <w:rFonts w:ascii="Times New Roman" w:eastAsia="黑体" w:hAnsi="Times New Roman" w:cs="Times New Roman" w:hint="eastAsia"/>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分位数回归</w:t>
      </w:r>
    </w:p>
    <w:p w14:paraId="0FDD9ABC" w14:textId="77777777" w:rsidR="00C949E4" w:rsidRPr="00C949E4" w:rsidRDefault="00C949E4" w:rsidP="00C949E4">
      <w:pPr>
        <w:tabs>
          <w:tab w:val="left" w:pos="357"/>
        </w:tabs>
        <w:overflowPunct w:val="0"/>
        <w:spacing w:after="0" w:line="240" w:lineRule="auto"/>
        <w:ind w:firstLineChars="100" w:firstLine="21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上文分析表明，财经新闻文本情绪能够显著影响股票的异常收益率，但对于不同股价异常收益率的公司而言，财经新闻文本情绪的影响可能存在差异。同时，最小二乘法模型中残差平方和易受到极端值的影响，故偏差容易在回归结果中产生。为了进一步探究财经新闻文本情绪对于不同股价异常收益率的影响，我们使用分位数回归方法，分别选取10%，25%，50%，75%和90%这五个分为点进行分位数的回归。</w:t>
      </w:r>
    </w:p>
    <w:p w14:paraId="4385D632" w14:textId="77777777" w:rsidR="00C949E4" w:rsidRPr="00C949E4" w:rsidRDefault="00C949E4" w:rsidP="00C949E4">
      <w:pPr>
        <w:tabs>
          <w:tab w:val="left" w:pos="357"/>
        </w:tabs>
        <w:overflowPunct w:val="0"/>
        <w:spacing w:after="0" w:line="240" w:lineRule="auto"/>
        <w:ind w:firstLineChars="100" w:firstLine="21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本文将CAR作为被解释变量，回归结果如表9所示。回归结果表明，财经新闻情绪对企业CAR均有显著的正向影响，即使随着分位数上升这个显著性也不会下降。一种可能的解释是，财经新闻文本是造成股价异常收益率的主要原因，其他市场因素不占主导性作用，因此对于不同程度的股价异常收益率而言财经新闻文本情绪都是主要影响者。</w:t>
      </w:r>
    </w:p>
    <w:p w14:paraId="0EDC1F60" w14:textId="6CA4FB08" w:rsidR="001A7D4D" w:rsidRPr="00C949E4" w:rsidRDefault="00C949E4" w:rsidP="00C949E4">
      <w:pPr>
        <w:tabs>
          <w:tab w:val="left" w:pos="357"/>
        </w:tabs>
        <w:overflowPunct w:val="0"/>
        <w:spacing w:after="0" w:line="240" w:lineRule="auto"/>
        <w:ind w:firstLineChars="200" w:firstLine="420"/>
        <w:jc w:val="both"/>
        <w:rPr>
          <w:rFonts w:ascii="宋体" w:eastAsia="宋体" w:hAnsi="宋体" w:cs="Times New Roman" w:hint="eastAsia"/>
          <w:iCs/>
          <w:sz w:val="21"/>
          <w:szCs w:val="21"/>
          <w14:ligatures w14:val="none"/>
        </w:rPr>
      </w:pPr>
      <w:r w:rsidRPr="00C949E4">
        <w:rPr>
          <w:rFonts w:ascii="宋体" w:eastAsia="宋体" w:hAnsi="宋体" w:cs="Times New Roman" w:hint="eastAsia"/>
          <w:iCs/>
          <w:sz w:val="21"/>
          <w:szCs w:val="21"/>
          <w14:ligatures w14:val="none"/>
        </w:rPr>
        <w:t>上述研究结果表明社交媒体、投资者不能从文本情绪上识别财经新闻的真假性，因此财经新闻的真假性对于股价的影响，非通过文本情绪这一</w:t>
      </w:r>
      <w:r w:rsidR="00AB3288">
        <w:rPr>
          <w:rFonts w:ascii="宋体" w:eastAsia="宋体" w:hAnsi="宋体" w:cs="Times New Roman" w:hint="eastAsia"/>
          <w:iCs/>
          <w:sz w:val="21"/>
          <w:szCs w:val="21"/>
          <w14:ligatures w14:val="none"/>
        </w:rPr>
        <w:t>机制</w:t>
      </w:r>
      <w:r w:rsidR="003F58F1">
        <w:rPr>
          <w:rFonts w:ascii="宋体" w:eastAsia="宋体" w:hAnsi="宋体" w:cs="Times New Roman" w:hint="eastAsia"/>
          <w:iCs/>
          <w:sz w:val="21"/>
          <w:szCs w:val="21"/>
          <w14:ligatures w14:val="none"/>
        </w:rPr>
        <w:t>。</w:t>
      </w:r>
    </w:p>
    <w:tbl>
      <w:tblPr>
        <w:tblStyle w:val="aff4"/>
        <w:tblpPr w:leftFromText="180" w:rightFromText="180" w:vertAnchor="text" w:horzAnchor="margin" w:tblpY="3288"/>
        <w:tblOverlap w:val="never"/>
        <w:tblW w:w="997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61"/>
        <w:gridCol w:w="315"/>
        <w:gridCol w:w="1330"/>
        <w:gridCol w:w="17"/>
        <w:gridCol w:w="1637"/>
        <w:gridCol w:w="25"/>
        <w:gridCol w:w="1629"/>
        <w:gridCol w:w="32"/>
        <w:gridCol w:w="1622"/>
        <w:gridCol w:w="40"/>
        <w:gridCol w:w="1662"/>
      </w:tblGrid>
      <w:tr w:rsidR="001A7D4D" w:rsidRPr="00C949E4" w14:paraId="4AB2A36C" w14:textId="77777777" w:rsidTr="009C78B0">
        <w:trPr>
          <w:trHeight w:val="314"/>
        </w:trPr>
        <w:tc>
          <w:tcPr>
            <w:tcW w:w="9970" w:type="dxa"/>
            <w:gridSpan w:val="11"/>
            <w:tcBorders>
              <w:top w:val="single" w:sz="4" w:space="0" w:color="auto"/>
              <w:bottom w:val="single" w:sz="4" w:space="0" w:color="auto"/>
            </w:tcBorders>
          </w:tcPr>
          <w:p w14:paraId="2DAC6BDC" w14:textId="0B837DF0" w:rsidR="001A7D4D" w:rsidRPr="00C949E4" w:rsidRDefault="001A7D4D" w:rsidP="009C78B0">
            <w:pPr>
              <w:tabs>
                <w:tab w:val="left" w:pos="357"/>
              </w:tabs>
              <w:overflowPunct w:val="0"/>
              <w:jc w:val="center"/>
              <w:rPr>
                <w:rFonts w:ascii="宋体" w:hAnsi="宋体" w:hint="eastAsia"/>
                <w:sz w:val="21"/>
                <w:szCs w:val="21"/>
              </w:rPr>
            </w:pPr>
            <w:r w:rsidRPr="00C949E4">
              <w:rPr>
                <w:rFonts w:ascii="宋体" w:hAnsi="宋体" w:hint="eastAsia"/>
                <w:sz w:val="21"/>
                <w:szCs w:val="21"/>
              </w:rPr>
              <w:t>表</w:t>
            </w:r>
            <w:r>
              <w:rPr>
                <w:rFonts w:ascii="宋体" w:hAnsi="宋体" w:hint="eastAsia"/>
                <w:sz w:val="21"/>
                <w:szCs w:val="21"/>
              </w:rPr>
              <w:t>7</w:t>
            </w:r>
            <w:r w:rsidRPr="00C949E4">
              <w:rPr>
                <w:rFonts w:ascii="宋体" w:hAnsi="宋体" w:hint="eastAsia"/>
                <w:sz w:val="21"/>
                <w:szCs w:val="21"/>
              </w:rPr>
              <w:t xml:space="preserve"> 分位数回归</w:t>
            </w:r>
          </w:p>
        </w:tc>
      </w:tr>
      <w:tr w:rsidR="00801573" w:rsidRPr="00C949E4" w14:paraId="3AD06100" w14:textId="77777777" w:rsidTr="000106E5">
        <w:trPr>
          <w:trHeight w:val="314"/>
        </w:trPr>
        <w:tc>
          <w:tcPr>
            <w:tcW w:w="1661" w:type="dxa"/>
            <w:tcBorders>
              <w:top w:val="single" w:sz="4" w:space="0" w:color="auto"/>
              <w:bottom w:val="single" w:sz="4" w:space="0" w:color="auto"/>
            </w:tcBorders>
          </w:tcPr>
          <w:p w14:paraId="4181724E" w14:textId="77777777" w:rsidR="00801573" w:rsidRPr="00C949E4" w:rsidDel="00801573" w:rsidRDefault="00801573" w:rsidP="009C78B0">
            <w:pPr>
              <w:tabs>
                <w:tab w:val="left" w:pos="357"/>
              </w:tabs>
              <w:overflowPunct w:val="0"/>
              <w:jc w:val="center"/>
              <w:rPr>
                <w:rFonts w:ascii="宋体" w:hAnsi="宋体" w:hint="eastAsia"/>
                <w:sz w:val="21"/>
                <w:szCs w:val="21"/>
              </w:rPr>
            </w:pPr>
          </w:p>
        </w:tc>
        <w:tc>
          <w:tcPr>
            <w:tcW w:w="1662" w:type="dxa"/>
            <w:gridSpan w:val="3"/>
            <w:tcBorders>
              <w:top w:val="single" w:sz="4" w:space="0" w:color="auto"/>
              <w:bottom w:val="single" w:sz="4" w:space="0" w:color="auto"/>
            </w:tcBorders>
          </w:tcPr>
          <w:p w14:paraId="1E0AF96C" w14:textId="4F7DCE09" w:rsidR="00801573" w:rsidRPr="00C949E4" w:rsidDel="00801573" w:rsidRDefault="00801573" w:rsidP="009C78B0">
            <w:pPr>
              <w:tabs>
                <w:tab w:val="left" w:pos="357"/>
              </w:tabs>
              <w:overflowPunct w:val="0"/>
              <w:jc w:val="center"/>
              <w:rPr>
                <w:rFonts w:ascii="宋体" w:hAnsi="宋体" w:hint="eastAsia"/>
                <w:sz w:val="21"/>
                <w:szCs w:val="21"/>
              </w:rPr>
            </w:pPr>
            <w:r>
              <w:rPr>
                <w:rFonts w:ascii="宋体" w:hAnsi="宋体" w:hint="eastAsia"/>
                <w:sz w:val="21"/>
                <w:szCs w:val="21"/>
              </w:rPr>
              <w:t>（1）</w:t>
            </w:r>
          </w:p>
        </w:tc>
        <w:tc>
          <w:tcPr>
            <w:tcW w:w="1662" w:type="dxa"/>
            <w:gridSpan w:val="2"/>
            <w:tcBorders>
              <w:top w:val="single" w:sz="4" w:space="0" w:color="auto"/>
              <w:bottom w:val="single" w:sz="4" w:space="0" w:color="auto"/>
            </w:tcBorders>
          </w:tcPr>
          <w:p w14:paraId="260F6AF8" w14:textId="7CEA154E" w:rsidR="00801573" w:rsidRPr="00C949E4" w:rsidDel="00801573" w:rsidRDefault="00801573" w:rsidP="009C78B0">
            <w:pPr>
              <w:tabs>
                <w:tab w:val="left" w:pos="357"/>
              </w:tabs>
              <w:overflowPunct w:val="0"/>
              <w:jc w:val="center"/>
              <w:rPr>
                <w:rFonts w:ascii="宋体" w:hAnsi="宋体" w:hint="eastAsia"/>
                <w:sz w:val="21"/>
                <w:szCs w:val="21"/>
              </w:rPr>
            </w:pPr>
            <w:r>
              <w:rPr>
                <w:rFonts w:ascii="宋体" w:hAnsi="宋体" w:hint="eastAsia"/>
                <w:sz w:val="21"/>
                <w:szCs w:val="21"/>
              </w:rPr>
              <w:t>（2）</w:t>
            </w:r>
          </w:p>
        </w:tc>
        <w:tc>
          <w:tcPr>
            <w:tcW w:w="1661" w:type="dxa"/>
            <w:gridSpan w:val="2"/>
            <w:tcBorders>
              <w:top w:val="single" w:sz="4" w:space="0" w:color="auto"/>
              <w:bottom w:val="single" w:sz="4" w:space="0" w:color="auto"/>
            </w:tcBorders>
          </w:tcPr>
          <w:p w14:paraId="3887718E" w14:textId="0EF58A5D" w:rsidR="00801573" w:rsidRPr="00C949E4" w:rsidDel="00801573" w:rsidRDefault="00801573" w:rsidP="009C78B0">
            <w:pPr>
              <w:tabs>
                <w:tab w:val="left" w:pos="357"/>
              </w:tabs>
              <w:overflowPunct w:val="0"/>
              <w:jc w:val="center"/>
              <w:rPr>
                <w:rFonts w:ascii="宋体" w:hAnsi="宋体" w:hint="eastAsia"/>
                <w:sz w:val="21"/>
                <w:szCs w:val="21"/>
              </w:rPr>
            </w:pPr>
            <w:r>
              <w:rPr>
                <w:rFonts w:ascii="宋体" w:hAnsi="宋体" w:hint="eastAsia"/>
                <w:sz w:val="21"/>
                <w:szCs w:val="21"/>
              </w:rPr>
              <w:t>（3）</w:t>
            </w:r>
          </w:p>
        </w:tc>
        <w:tc>
          <w:tcPr>
            <w:tcW w:w="1662" w:type="dxa"/>
            <w:gridSpan w:val="2"/>
            <w:tcBorders>
              <w:top w:val="single" w:sz="4" w:space="0" w:color="auto"/>
              <w:bottom w:val="single" w:sz="4" w:space="0" w:color="auto"/>
            </w:tcBorders>
          </w:tcPr>
          <w:p w14:paraId="3F1C16AC" w14:textId="053DC727" w:rsidR="00801573" w:rsidRPr="00C949E4" w:rsidDel="00801573" w:rsidRDefault="00801573" w:rsidP="009C78B0">
            <w:pPr>
              <w:tabs>
                <w:tab w:val="left" w:pos="357"/>
              </w:tabs>
              <w:overflowPunct w:val="0"/>
              <w:jc w:val="center"/>
              <w:rPr>
                <w:rFonts w:ascii="宋体" w:hAnsi="宋体" w:hint="eastAsia"/>
                <w:sz w:val="21"/>
                <w:szCs w:val="21"/>
              </w:rPr>
            </w:pPr>
            <w:r>
              <w:rPr>
                <w:rFonts w:ascii="宋体" w:hAnsi="宋体" w:hint="eastAsia"/>
                <w:sz w:val="21"/>
                <w:szCs w:val="21"/>
              </w:rPr>
              <w:t>（4）</w:t>
            </w:r>
          </w:p>
        </w:tc>
        <w:tc>
          <w:tcPr>
            <w:tcW w:w="1662" w:type="dxa"/>
            <w:tcBorders>
              <w:top w:val="single" w:sz="4" w:space="0" w:color="auto"/>
              <w:bottom w:val="single" w:sz="4" w:space="0" w:color="auto"/>
            </w:tcBorders>
          </w:tcPr>
          <w:p w14:paraId="3F40FA55" w14:textId="74FCD8A7" w:rsidR="00801573" w:rsidRPr="00C949E4" w:rsidDel="00801573" w:rsidRDefault="00801573" w:rsidP="009C78B0">
            <w:pPr>
              <w:tabs>
                <w:tab w:val="left" w:pos="357"/>
              </w:tabs>
              <w:overflowPunct w:val="0"/>
              <w:jc w:val="center"/>
              <w:rPr>
                <w:rFonts w:ascii="宋体" w:hAnsi="宋体" w:hint="eastAsia"/>
                <w:sz w:val="21"/>
                <w:szCs w:val="21"/>
              </w:rPr>
            </w:pPr>
            <w:r>
              <w:rPr>
                <w:rFonts w:ascii="宋体" w:hAnsi="宋体" w:hint="eastAsia"/>
                <w:sz w:val="21"/>
                <w:szCs w:val="21"/>
              </w:rPr>
              <w:t>（5）</w:t>
            </w:r>
          </w:p>
        </w:tc>
      </w:tr>
      <w:tr w:rsidR="00801573" w:rsidRPr="00C949E4" w14:paraId="41A6F683" w14:textId="77777777" w:rsidTr="005603F9">
        <w:trPr>
          <w:trHeight w:val="314"/>
        </w:trPr>
        <w:tc>
          <w:tcPr>
            <w:tcW w:w="1661" w:type="dxa"/>
            <w:tcBorders>
              <w:top w:val="single" w:sz="4" w:space="0" w:color="auto"/>
              <w:bottom w:val="single" w:sz="4" w:space="0" w:color="auto"/>
            </w:tcBorders>
          </w:tcPr>
          <w:p w14:paraId="4D3B2FED" w14:textId="65510CB3" w:rsidR="00801573" w:rsidRPr="00C949E4" w:rsidRDefault="00801573" w:rsidP="00801573">
            <w:pPr>
              <w:tabs>
                <w:tab w:val="left" w:pos="357"/>
              </w:tabs>
              <w:overflowPunct w:val="0"/>
              <w:jc w:val="center"/>
              <w:rPr>
                <w:rFonts w:ascii="宋体" w:hAnsi="宋体" w:hint="eastAsia"/>
                <w:sz w:val="21"/>
                <w:szCs w:val="21"/>
              </w:rPr>
            </w:pPr>
            <w:r w:rsidRPr="00C949E4">
              <w:rPr>
                <w:rFonts w:ascii="宋体" w:hAnsi="宋体" w:hint="eastAsia"/>
                <w:sz w:val="18"/>
                <w:szCs w:val="18"/>
              </w:rPr>
              <w:t>变量</w:t>
            </w:r>
          </w:p>
        </w:tc>
        <w:tc>
          <w:tcPr>
            <w:tcW w:w="1662" w:type="dxa"/>
            <w:gridSpan w:val="3"/>
            <w:tcBorders>
              <w:top w:val="single" w:sz="4" w:space="0" w:color="auto"/>
              <w:bottom w:val="single" w:sz="4" w:space="0" w:color="auto"/>
            </w:tcBorders>
          </w:tcPr>
          <w:p w14:paraId="72AA7EB9" w14:textId="71612509" w:rsidR="00801573" w:rsidRPr="00C949E4" w:rsidRDefault="00801573" w:rsidP="00801573">
            <w:pPr>
              <w:tabs>
                <w:tab w:val="left" w:pos="357"/>
              </w:tabs>
              <w:overflowPunct w:val="0"/>
              <w:jc w:val="center"/>
              <w:rPr>
                <w:rFonts w:ascii="宋体" w:hAnsi="宋体" w:hint="eastAsia"/>
                <w:sz w:val="21"/>
                <w:szCs w:val="21"/>
              </w:rPr>
            </w:pPr>
            <w:r w:rsidRPr="00C949E4">
              <w:rPr>
                <w:rFonts w:ascii="宋体" w:hAnsi="宋体" w:hint="eastAsia"/>
                <w:sz w:val="18"/>
                <w:szCs w:val="18"/>
              </w:rPr>
              <w:t>QR_10</w:t>
            </w:r>
          </w:p>
        </w:tc>
        <w:tc>
          <w:tcPr>
            <w:tcW w:w="1662" w:type="dxa"/>
            <w:gridSpan w:val="2"/>
            <w:tcBorders>
              <w:top w:val="single" w:sz="4" w:space="0" w:color="auto"/>
              <w:bottom w:val="single" w:sz="4" w:space="0" w:color="auto"/>
            </w:tcBorders>
          </w:tcPr>
          <w:p w14:paraId="11CC6111" w14:textId="36D6CDB2" w:rsidR="00801573" w:rsidRPr="00C949E4" w:rsidRDefault="00801573" w:rsidP="00801573">
            <w:pPr>
              <w:tabs>
                <w:tab w:val="left" w:pos="357"/>
              </w:tabs>
              <w:overflowPunct w:val="0"/>
              <w:jc w:val="center"/>
              <w:rPr>
                <w:rFonts w:ascii="宋体" w:hAnsi="宋体" w:hint="eastAsia"/>
                <w:sz w:val="21"/>
                <w:szCs w:val="21"/>
              </w:rPr>
            </w:pPr>
            <w:r w:rsidRPr="00C949E4">
              <w:rPr>
                <w:rFonts w:ascii="宋体" w:hAnsi="宋体" w:hint="eastAsia"/>
                <w:sz w:val="18"/>
                <w:szCs w:val="18"/>
              </w:rPr>
              <w:t>QR_25</w:t>
            </w:r>
          </w:p>
        </w:tc>
        <w:tc>
          <w:tcPr>
            <w:tcW w:w="1661" w:type="dxa"/>
            <w:gridSpan w:val="2"/>
            <w:tcBorders>
              <w:top w:val="single" w:sz="4" w:space="0" w:color="auto"/>
              <w:bottom w:val="single" w:sz="4" w:space="0" w:color="auto"/>
            </w:tcBorders>
          </w:tcPr>
          <w:p w14:paraId="68B48557" w14:textId="699DF037" w:rsidR="00801573" w:rsidRPr="00C949E4" w:rsidRDefault="00801573" w:rsidP="00801573">
            <w:pPr>
              <w:tabs>
                <w:tab w:val="left" w:pos="357"/>
              </w:tabs>
              <w:overflowPunct w:val="0"/>
              <w:jc w:val="center"/>
              <w:rPr>
                <w:rFonts w:ascii="宋体" w:hAnsi="宋体" w:hint="eastAsia"/>
                <w:sz w:val="21"/>
                <w:szCs w:val="21"/>
              </w:rPr>
            </w:pPr>
            <w:r w:rsidRPr="00C949E4">
              <w:rPr>
                <w:rFonts w:ascii="宋体" w:hAnsi="宋体" w:hint="eastAsia"/>
                <w:sz w:val="18"/>
                <w:szCs w:val="18"/>
              </w:rPr>
              <w:t>QR_50</w:t>
            </w:r>
          </w:p>
        </w:tc>
        <w:tc>
          <w:tcPr>
            <w:tcW w:w="1662" w:type="dxa"/>
            <w:gridSpan w:val="2"/>
            <w:tcBorders>
              <w:top w:val="single" w:sz="4" w:space="0" w:color="auto"/>
              <w:bottom w:val="single" w:sz="4" w:space="0" w:color="auto"/>
            </w:tcBorders>
          </w:tcPr>
          <w:p w14:paraId="706C5556" w14:textId="6B1563EA" w:rsidR="00801573" w:rsidRPr="00C949E4" w:rsidRDefault="00801573" w:rsidP="00801573">
            <w:pPr>
              <w:tabs>
                <w:tab w:val="left" w:pos="357"/>
              </w:tabs>
              <w:overflowPunct w:val="0"/>
              <w:jc w:val="center"/>
              <w:rPr>
                <w:rFonts w:ascii="宋体" w:hAnsi="宋体" w:hint="eastAsia"/>
                <w:sz w:val="21"/>
                <w:szCs w:val="21"/>
              </w:rPr>
            </w:pPr>
            <w:r w:rsidRPr="00C949E4">
              <w:rPr>
                <w:rFonts w:ascii="宋体" w:hAnsi="宋体" w:hint="eastAsia"/>
                <w:sz w:val="18"/>
                <w:szCs w:val="18"/>
              </w:rPr>
              <w:t>QR_75</w:t>
            </w:r>
          </w:p>
        </w:tc>
        <w:tc>
          <w:tcPr>
            <w:tcW w:w="1662" w:type="dxa"/>
            <w:tcBorders>
              <w:top w:val="single" w:sz="4" w:space="0" w:color="auto"/>
              <w:bottom w:val="single" w:sz="4" w:space="0" w:color="auto"/>
            </w:tcBorders>
          </w:tcPr>
          <w:p w14:paraId="41DFCC21" w14:textId="2EA70477" w:rsidR="00801573" w:rsidRPr="00C949E4" w:rsidRDefault="00801573" w:rsidP="00801573">
            <w:pPr>
              <w:tabs>
                <w:tab w:val="left" w:pos="357"/>
              </w:tabs>
              <w:overflowPunct w:val="0"/>
              <w:jc w:val="center"/>
              <w:rPr>
                <w:rFonts w:ascii="宋体" w:hAnsi="宋体" w:hint="eastAsia"/>
                <w:sz w:val="21"/>
                <w:szCs w:val="21"/>
              </w:rPr>
            </w:pPr>
            <w:r w:rsidRPr="00C949E4">
              <w:rPr>
                <w:rFonts w:ascii="宋体" w:hAnsi="宋体" w:hint="eastAsia"/>
                <w:sz w:val="18"/>
                <w:szCs w:val="18"/>
              </w:rPr>
              <w:t>QR_90</w:t>
            </w:r>
          </w:p>
        </w:tc>
      </w:tr>
      <w:tr w:rsidR="00801573" w:rsidRPr="00C949E4" w14:paraId="7F9DA862" w14:textId="77777777" w:rsidTr="009C78B0">
        <w:trPr>
          <w:trHeight w:val="286"/>
        </w:trPr>
        <w:tc>
          <w:tcPr>
            <w:tcW w:w="1976" w:type="dxa"/>
            <w:gridSpan w:val="2"/>
            <w:tcBorders>
              <w:top w:val="single" w:sz="4" w:space="0" w:color="auto"/>
            </w:tcBorders>
          </w:tcPr>
          <w:p w14:paraId="42345188" w14:textId="79B02358" w:rsidR="00801573" w:rsidRPr="00C949E4" w:rsidRDefault="00801573" w:rsidP="00801573">
            <w:pPr>
              <w:tabs>
                <w:tab w:val="left" w:pos="357"/>
              </w:tabs>
              <w:overflowPunct w:val="0"/>
              <w:rPr>
                <w:rFonts w:ascii="宋体" w:hAnsi="宋体" w:hint="eastAsia"/>
                <w:sz w:val="18"/>
                <w:szCs w:val="18"/>
              </w:rPr>
            </w:pPr>
          </w:p>
        </w:tc>
        <w:tc>
          <w:tcPr>
            <w:tcW w:w="1330" w:type="dxa"/>
            <w:tcBorders>
              <w:top w:val="single" w:sz="4" w:space="0" w:color="auto"/>
            </w:tcBorders>
          </w:tcPr>
          <w:p w14:paraId="6C28AC70" w14:textId="7548D8B5" w:rsidR="00801573" w:rsidRPr="00C949E4" w:rsidRDefault="00801573" w:rsidP="00801573">
            <w:pPr>
              <w:tabs>
                <w:tab w:val="left" w:pos="357"/>
              </w:tabs>
              <w:overflowPunct w:val="0"/>
              <w:rPr>
                <w:rFonts w:ascii="宋体" w:hAnsi="宋体" w:hint="eastAsia"/>
                <w:sz w:val="18"/>
                <w:szCs w:val="18"/>
              </w:rPr>
            </w:pPr>
          </w:p>
        </w:tc>
        <w:tc>
          <w:tcPr>
            <w:tcW w:w="1654" w:type="dxa"/>
            <w:gridSpan w:val="2"/>
            <w:tcBorders>
              <w:top w:val="single" w:sz="4" w:space="0" w:color="auto"/>
            </w:tcBorders>
          </w:tcPr>
          <w:p w14:paraId="6F6C4350" w14:textId="06AE8DC5" w:rsidR="00801573" w:rsidRPr="00C949E4" w:rsidRDefault="00801573" w:rsidP="00801573">
            <w:pPr>
              <w:tabs>
                <w:tab w:val="left" w:pos="357"/>
              </w:tabs>
              <w:overflowPunct w:val="0"/>
              <w:rPr>
                <w:rFonts w:ascii="宋体" w:hAnsi="宋体" w:hint="eastAsia"/>
                <w:sz w:val="18"/>
                <w:szCs w:val="18"/>
              </w:rPr>
            </w:pPr>
          </w:p>
        </w:tc>
        <w:tc>
          <w:tcPr>
            <w:tcW w:w="1654" w:type="dxa"/>
            <w:gridSpan w:val="2"/>
            <w:tcBorders>
              <w:top w:val="single" w:sz="4" w:space="0" w:color="auto"/>
            </w:tcBorders>
          </w:tcPr>
          <w:p w14:paraId="275F535E" w14:textId="71817556" w:rsidR="00801573" w:rsidRPr="00C949E4" w:rsidRDefault="00801573" w:rsidP="00801573">
            <w:pPr>
              <w:tabs>
                <w:tab w:val="left" w:pos="357"/>
              </w:tabs>
              <w:overflowPunct w:val="0"/>
              <w:rPr>
                <w:rFonts w:ascii="宋体" w:hAnsi="宋体" w:hint="eastAsia"/>
                <w:sz w:val="18"/>
                <w:szCs w:val="18"/>
              </w:rPr>
            </w:pPr>
          </w:p>
        </w:tc>
        <w:tc>
          <w:tcPr>
            <w:tcW w:w="1654" w:type="dxa"/>
            <w:gridSpan w:val="2"/>
            <w:tcBorders>
              <w:top w:val="single" w:sz="4" w:space="0" w:color="auto"/>
            </w:tcBorders>
          </w:tcPr>
          <w:p w14:paraId="0F0E0801" w14:textId="0E7F5BFB" w:rsidR="00801573" w:rsidRPr="00C949E4" w:rsidRDefault="00801573" w:rsidP="00801573">
            <w:pPr>
              <w:tabs>
                <w:tab w:val="left" w:pos="357"/>
              </w:tabs>
              <w:overflowPunct w:val="0"/>
              <w:rPr>
                <w:rFonts w:ascii="宋体" w:hAnsi="宋体" w:hint="eastAsia"/>
                <w:sz w:val="18"/>
                <w:szCs w:val="18"/>
              </w:rPr>
            </w:pPr>
          </w:p>
        </w:tc>
        <w:tc>
          <w:tcPr>
            <w:tcW w:w="1702" w:type="dxa"/>
            <w:gridSpan w:val="2"/>
            <w:tcBorders>
              <w:top w:val="single" w:sz="4" w:space="0" w:color="auto"/>
            </w:tcBorders>
          </w:tcPr>
          <w:p w14:paraId="2855D373" w14:textId="46F869D9" w:rsidR="00801573" w:rsidRPr="00C949E4" w:rsidRDefault="00801573" w:rsidP="00801573">
            <w:pPr>
              <w:tabs>
                <w:tab w:val="left" w:pos="357"/>
              </w:tabs>
              <w:overflowPunct w:val="0"/>
              <w:rPr>
                <w:rFonts w:ascii="宋体" w:hAnsi="宋体" w:hint="eastAsia"/>
                <w:sz w:val="18"/>
                <w:szCs w:val="18"/>
              </w:rPr>
            </w:pPr>
          </w:p>
        </w:tc>
      </w:tr>
      <w:tr w:rsidR="00801573" w:rsidRPr="00C949E4" w14:paraId="666EF14B" w14:textId="77777777" w:rsidTr="009C78B0">
        <w:trPr>
          <w:trHeight w:val="392"/>
        </w:trPr>
        <w:tc>
          <w:tcPr>
            <w:tcW w:w="1976" w:type="dxa"/>
            <w:gridSpan w:val="2"/>
          </w:tcPr>
          <w:p w14:paraId="5E51ADFD" w14:textId="77777777" w:rsidR="00801573" w:rsidRPr="00E25C7A" w:rsidRDefault="00801573" w:rsidP="00801573">
            <w:pPr>
              <w:tabs>
                <w:tab w:val="left" w:pos="357"/>
              </w:tabs>
              <w:overflowPunct w:val="0"/>
              <w:rPr>
                <w:sz w:val="18"/>
                <w:szCs w:val="18"/>
              </w:rPr>
            </w:pPr>
            <w:r w:rsidRPr="00E25C7A">
              <w:rPr>
                <w:sz w:val="18"/>
                <w:szCs w:val="18"/>
              </w:rPr>
              <w:t>Sentiment</w:t>
            </w:r>
          </w:p>
        </w:tc>
        <w:tc>
          <w:tcPr>
            <w:tcW w:w="1330" w:type="dxa"/>
          </w:tcPr>
          <w:p w14:paraId="7E8C9C72" w14:textId="77777777" w:rsidR="00801573" w:rsidRPr="00E25C7A" w:rsidRDefault="00801573" w:rsidP="00801573">
            <w:pPr>
              <w:tabs>
                <w:tab w:val="left" w:pos="357"/>
              </w:tabs>
              <w:overflowPunct w:val="0"/>
              <w:rPr>
                <w:sz w:val="18"/>
                <w:szCs w:val="18"/>
              </w:rPr>
            </w:pPr>
            <w:r w:rsidRPr="00E25C7A">
              <w:rPr>
                <w:sz w:val="18"/>
                <w:szCs w:val="18"/>
              </w:rPr>
              <w:t>0.0565***</w:t>
            </w:r>
          </w:p>
        </w:tc>
        <w:tc>
          <w:tcPr>
            <w:tcW w:w="1654" w:type="dxa"/>
            <w:gridSpan w:val="2"/>
          </w:tcPr>
          <w:p w14:paraId="735AC3F0" w14:textId="77777777" w:rsidR="00801573" w:rsidRPr="00E25C7A" w:rsidRDefault="00801573" w:rsidP="00801573">
            <w:pPr>
              <w:tabs>
                <w:tab w:val="left" w:pos="357"/>
              </w:tabs>
              <w:overflowPunct w:val="0"/>
              <w:rPr>
                <w:sz w:val="18"/>
                <w:szCs w:val="18"/>
              </w:rPr>
            </w:pPr>
            <w:r w:rsidRPr="00E25C7A">
              <w:rPr>
                <w:sz w:val="18"/>
                <w:szCs w:val="18"/>
              </w:rPr>
              <w:t>0.0321***</w:t>
            </w:r>
          </w:p>
        </w:tc>
        <w:tc>
          <w:tcPr>
            <w:tcW w:w="1654" w:type="dxa"/>
            <w:gridSpan w:val="2"/>
          </w:tcPr>
          <w:p w14:paraId="7C1BB835" w14:textId="77777777" w:rsidR="00801573" w:rsidRPr="00E25C7A" w:rsidRDefault="00801573" w:rsidP="00801573">
            <w:pPr>
              <w:tabs>
                <w:tab w:val="left" w:pos="357"/>
              </w:tabs>
              <w:overflowPunct w:val="0"/>
              <w:rPr>
                <w:sz w:val="18"/>
                <w:szCs w:val="18"/>
              </w:rPr>
            </w:pPr>
            <w:r w:rsidRPr="00E25C7A">
              <w:rPr>
                <w:sz w:val="18"/>
                <w:szCs w:val="18"/>
              </w:rPr>
              <w:t>0.0205***</w:t>
            </w:r>
          </w:p>
        </w:tc>
        <w:tc>
          <w:tcPr>
            <w:tcW w:w="1654" w:type="dxa"/>
            <w:gridSpan w:val="2"/>
          </w:tcPr>
          <w:p w14:paraId="4E76CA5B" w14:textId="77777777" w:rsidR="00801573" w:rsidRPr="00E25C7A" w:rsidRDefault="00801573" w:rsidP="00801573">
            <w:pPr>
              <w:tabs>
                <w:tab w:val="left" w:pos="357"/>
              </w:tabs>
              <w:overflowPunct w:val="0"/>
              <w:rPr>
                <w:sz w:val="18"/>
                <w:szCs w:val="18"/>
              </w:rPr>
            </w:pPr>
            <w:r w:rsidRPr="00E25C7A">
              <w:rPr>
                <w:sz w:val="18"/>
                <w:szCs w:val="18"/>
              </w:rPr>
              <w:t>0.0273***</w:t>
            </w:r>
          </w:p>
        </w:tc>
        <w:tc>
          <w:tcPr>
            <w:tcW w:w="1702" w:type="dxa"/>
            <w:gridSpan w:val="2"/>
          </w:tcPr>
          <w:p w14:paraId="3E3DDDB3" w14:textId="77777777" w:rsidR="00801573" w:rsidRPr="00E25C7A" w:rsidRDefault="00801573" w:rsidP="00801573">
            <w:pPr>
              <w:tabs>
                <w:tab w:val="left" w:pos="357"/>
              </w:tabs>
              <w:overflowPunct w:val="0"/>
              <w:rPr>
                <w:sz w:val="18"/>
                <w:szCs w:val="18"/>
              </w:rPr>
            </w:pPr>
            <w:r w:rsidRPr="00E25C7A">
              <w:rPr>
                <w:sz w:val="18"/>
                <w:szCs w:val="18"/>
              </w:rPr>
              <w:t>0.0535***</w:t>
            </w:r>
          </w:p>
        </w:tc>
      </w:tr>
      <w:tr w:rsidR="00801573" w:rsidRPr="00C949E4" w14:paraId="192DA64F" w14:textId="77777777" w:rsidTr="009C78B0">
        <w:trPr>
          <w:trHeight w:val="318"/>
        </w:trPr>
        <w:tc>
          <w:tcPr>
            <w:tcW w:w="1976" w:type="dxa"/>
            <w:gridSpan w:val="2"/>
          </w:tcPr>
          <w:p w14:paraId="492BBF35"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控制变量</w:t>
            </w:r>
          </w:p>
        </w:tc>
        <w:tc>
          <w:tcPr>
            <w:tcW w:w="1330" w:type="dxa"/>
          </w:tcPr>
          <w:p w14:paraId="2E5342D9"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gridSpan w:val="2"/>
          </w:tcPr>
          <w:p w14:paraId="4B385C91"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gridSpan w:val="2"/>
          </w:tcPr>
          <w:p w14:paraId="4C44096E"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gridSpan w:val="2"/>
          </w:tcPr>
          <w:p w14:paraId="692AAA3C"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702" w:type="dxa"/>
            <w:gridSpan w:val="2"/>
          </w:tcPr>
          <w:p w14:paraId="24D1A181"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r>
      <w:tr w:rsidR="00801573" w:rsidRPr="00C949E4" w14:paraId="14432CB6" w14:textId="77777777" w:rsidTr="009C78B0">
        <w:trPr>
          <w:trHeight w:val="318"/>
        </w:trPr>
        <w:tc>
          <w:tcPr>
            <w:tcW w:w="1976" w:type="dxa"/>
            <w:gridSpan w:val="2"/>
          </w:tcPr>
          <w:p w14:paraId="0751F361"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时间固定效应</w:t>
            </w:r>
          </w:p>
        </w:tc>
        <w:tc>
          <w:tcPr>
            <w:tcW w:w="1330" w:type="dxa"/>
          </w:tcPr>
          <w:p w14:paraId="6DF27912"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gridSpan w:val="2"/>
          </w:tcPr>
          <w:p w14:paraId="0A1BA785"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gridSpan w:val="2"/>
          </w:tcPr>
          <w:p w14:paraId="61F65615"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gridSpan w:val="2"/>
          </w:tcPr>
          <w:p w14:paraId="42514962"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702" w:type="dxa"/>
            <w:gridSpan w:val="2"/>
          </w:tcPr>
          <w:p w14:paraId="437901B4"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r>
      <w:tr w:rsidR="00801573" w:rsidRPr="00C949E4" w14:paraId="1536469A" w14:textId="77777777" w:rsidTr="009C78B0">
        <w:trPr>
          <w:trHeight w:val="314"/>
        </w:trPr>
        <w:tc>
          <w:tcPr>
            <w:tcW w:w="1976" w:type="dxa"/>
            <w:gridSpan w:val="2"/>
          </w:tcPr>
          <w:p w14:paraId="7016FF2E"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行业固定效应</w:t>
            </w:r>
          </w:p>
        </w:tc>
        <w:tc>
          <w:tcPr>
            <w:tcW w:w="1330" w:type="dxa"/>
          </w:tcPr>
          <w:p w14:paraId="3D488956"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gridSpan w:val="2"/>
          </w:tcPr>
          <w:p w14:paraId="22C98B60"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gridSpan w:val="2"/>
          </w:tcPr>
          <w:p w14:paraId="28F4A144"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654" w:type="dxa"/>
            <w:gridSpan w:val="2"/>
          </w:tcPr>
          <w:p w14:paraId="4BDB7ACE"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c>
          <w:tcPr>
            <w:tcW w:w="1702" w:type="dxa"/>
            <w:gridSpan w:val="2"/>
          </w:tcPr>
          <w:p w14:paraId="3E030727" w14:textId="77777777" w:rsidR="00801573" w:rsidRPr="00C949E4" w:rsidRDefault="00801573" w:rsidP="00801573">
            <w:pPr>
              <w:tabs>
                <w:tab w:val="left" w:pos="357"/>
              </w:tabs>
              <w:overflowPunct w:val="0"/>
              <w:rPr>
                <w:rFonts w:ascii="宋体" w:hAnsi="宋体" w:hint="eastAsia"/>
                <w:sz w:val="18"/>
                <w:szCs w:val="18"/>
              </w:rPr>
            </w:pPr>
            <w:r>
              <w:rPr>
                <w:rFonts w:ascii="宋体" w:hAnsi="宋体" w:hint="eastAsia"/>
                <w:sz w:val="18"/>
                <w:szCs w:val="18"/>
              </w:rPr>
              <w:t>是</w:t>
            </w:r>
          </w:p>
        </w:tc>
      </w:tr>
    </w:tbl>
    <w:p w14:paraId="78E971F8" w14:textId="5F3EFF7C" w:rsidR="00273C08" w:rsidRPr="00C949E4" w:rsidRDefault="00273C08" w:rsidP="003F58F1">
      <w:pPr>
        <w:tabs>
          <w:tab w:val="left" w:pos="357"/>
        </w:tabs>
        <w:overflowPunct w:val="0"/>
        <w:spacing w:after="0" w:line="240" w:lineRule="auto"/>
        <w:jc w:val="both"/>
        <w:rPr>
          <w:rFonts w:ascii="宋体" w:eastAsia="宋体" w:hAnsi="宋体" w:cs="Times New Roman" w:hint="eastAsia"/>
          <w:iCs/>
          <w:sz w:val="21"/>
          <w:szCs w:val="21"/>
          <w14:ligatures w14:val="none"/>
        </w:rPr>
      </w:pPr>
    </w:p>
    <w:p w14:paraId="70B9D6E2" w14:textId="4E830A39" w:rsidR="00C949E4"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5.</w:t>
      </w:r>
      <w:r w:rsidR="001A7D4D">
        <w:rPr>
          <w:rFonts w:ascii="Times New Roman" w:eastAsia="黑体" w:hAnsi="Times New Roman" w:cs="Times New Roman" w:hint="eastAsia"/>
          <w:b/>
          <w:kern w:val="0"/>
          <w:sz w:val="21"/>
          <w:szCs w:val="21"/>
          <w14:ligatures w14:val="none"/>
        </w:rPr>
        <w:t>4</w:t>
      </w:r>
      <w:r w:rsidRPr="001D0093">
        <w:rPr>
          <w:rFonts w:ascii="Times New Roman" w:eastAsia="黑体" w:hAnsi="Times New Roman" w:cs="Times New Roman"/>
          <w:b/>
          <w:kern w:val="0"/>
          <w:sz w:val="21"/>
          <w:szCs w:val="21"/>
          <w14:ligatures w14:val="none"/>
        </w:rPr>
        <w:t xml:space="preserve">  </w:t>
      </w:r>
      <w:r w:rsidR="003F58F1">
        <w:rPr>
          <w:rFonts w:ascii="Times New Roman" w:eastAsia="黑体" w:hAnsi="Times New Roman" w:cs="Times New Roman" w:hint="eastAsia"/>
          <w:b/>
          <w:kern w:val="0"/>
          <w:sz w:val="21"/>
          <w:szCs w:val="21"/>
          <w14:ligatures w14:val="none"/>
        </w:rPr>
        <w:t>工具变量回归</w:t>
      </w:r>
    </w:p>
    <w:p w14:paraId="142C02BA" w14:textId="77777777" w:rsidR="00801573" w:rsidRPr="001D0093" w:rsidRDefault="00801573"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p>
    <w:p w14:paraId="2475806F" w14:textId="0E09AA52" w:rsidR="00C949E4" w:rsidRDefault="00724FD8" w:rsidP="00724FD8">
      <w:pPr>
        <w:tabs>
          <w:tab w:val="left" w:pos="357"/>
        </w:tabs>
        <w:overflowPunct w:val="0"/>
        <w:spacing w:after="0" w:line="240" w:lineRule="auto"/>
        <w:jc w:val="both"/>
        <w:rPr>
          <w:rFonts w:ascii="宋体" w:eastAsia="宋体" w:hAnsi="宋体" w:cs="Times New Roman" w:hint="eastAsia"/>
          <w:sz w:val="21"/>
          <w:szCs w:val="21"/>
          <w14:ligatures w14:val="none"/>
        </w:rPr>
      </w:pPr>
      <w:r>
        <w:rPr>
          <w:rFonts w:ascii="宋体" w:eastAsia="宋体" w:hAnsi="宋体" w:cs="Times New Roman"/>
          <w:sz w:val="21"/>
          <w:szCs w:val="21"/>
          <w14:ligatures w14:val="none"/>
        </w:rPr>
        <w:tab/>
      </w:r>
      <w:r w:rsidRPr="00724FD8">
        <w:rPr>
          <w:rFonts w:ascii="宋体" w:eastAsia="宋体" w:hAnsi="宋体" w:cs="Times New Roman" w:hint="eastAsia"/>
          <w:sz w:val="21"/>
          <w:szCs w:val="21"/>
          <w14:ligatures w14:val="none"/>
        </w:rPr>
        <w:t>为克服新闻情绪可能存在的内生性偏误，本文在后续工具变量回归中采用“媒体权威性”作为外生工具。</w:t>
      </w:r>
      <w:r w:rsidR="00C949E4" w:rsidRPr="00C949E4">
        <w:rPr>
          <w:rFonts w:ascii="宋体" w:eastAsia="宋体" w:hAnsi="宋体" w:cs="Times New Roman" w:hint="eastAsia"/>
          <w:sz w:val="21"/>
          <w:szCs w:val="21"/>
          <w14:ligatures w14:val="none"/>
        </w:rPr>
        <w:t>“媒体权威性”采用媒体在国内财经类新闻界的影响力来衡量。本文将新闻样本涉及的所有来源媒体划分为两大类别：权威媒体（取值为1）和非权威媒体（取值为0）。根据传闻样本中涉及到的媒体本文将以下新闻来源媒体界定为权威媒体（其它的界定为非权威媒体）：（1）政府部门信息发布平台（如：</w:t>
      </w:r>
      <w:proofErr w:type="gramStart"/>
      <w:r w:rsidR="00C949E4" w:rsidRPr="00C949E4">
        <w:rPr>
          <w:rFonts w:ascii="宋体" w:eastAsia="宋体" w:hAnsi="宋体" w:cs="Times New Roman" w:hint="eastAsia"/>
          <w:sz w:val="21"/>
          <w:szCs w:val="21"/>
          <w14:ligatures w14:val="none"/>
        </w:rPr>
        <w:t>发改委</w:t>
      </w:r>
      <w:proofErr w:type="gramEnd"/>
      <w:r w:rsidR="00C949E4" w:rsidRPr="00C949E4">
        <w:rPr>
          <w:rFonts w:ascii="宋体" w:eastAsia="宋体" w:hAnsi="宋体" w:cs="Times New Roman" w:hint="eastAsia"/>
          <w:sz w:val="21"/>
          <w:szCs w:val="21"/>
          <w14:ligatures w14:val="none"/>
        </w:rPr>
        <w:t>网站、环保局网站）和中央电视台。（2）证监会指定的上市公司信息披露平台包括“七报一刊”（《中国证券报》、《上海证券报》、《证券时报》、《证券日报》、《证券市场周刊》等）和证交所指定网站（中证网、巨潮网等）。（3）影响力和覆盖面较大的几大财经类报刊（部分参考华文</w:t>
      </w:r>
      <w:proofErr w:type="gramStart"/>
      <w:r w:rsidR="00C949E4" w:rsidRPr="00C949E4">
        <w:rPr>
          <w:rFonts w:ascii="宋体" w:eastAsia="宋体" w:hAnsi="宋体" w:cs="Times New Roman" w:hint="eastAsia"/>
          <w:sz w:val="21"/>
          <w:szCs w:val="21"/>
          <w14:ligatures w14:val="none"/>
        </w:rPr>
        <w:t>报刊网</w:t>
      </w:r>
      <w:proofErr w:type="gramEnd"/>
      <w:r w:rsidR="00C949E4" w:rsidRPr="00C949E4">
        <w:rPr>
          <w:rFonts w:ascii="宋体" w:eastAsia="宋体" w:hAnsi="宋体" w:cs="Times New Roman" w:hint="eastAsia"/>
          <w:sz w:val="21"/>
          <w:szCs w:val="21"/>
          <w14:ligatures w14:val="none"/>
        </w:rPr>
        <w:t>的财经类报刊排名数据）包括：《21世纪经济报道》、《经济观察报》、《中国经营报》和《华夏时报》等。</w:t>
      </w:r>
      <w:r>
        <w:rPr>
          <w:rFonts w:ascii="宋体" w:eastAsia="宋体" w:hAnsi="宋体" w:cs="Times New Roman" w:hint="eastAsia"/>
          <w:sz w:val="21"/>
          <w:szCs w:val="21"/>
          <w14:ligatures w14:val="none"/>
        </w:rPr>
        <w:t>根据</w:t>
      </w:r>
      <w:r w:rsidR="00C949E4" w:rsidRPr="00C949E4">
        <w:rPr>
          <w:rFonts w:ascii="宋体" w:eastAsia="宋体" w:hAnsi="宋体" w:cs="Times New Roman" w:hint="eastAsia"/>
          <w:sz w:val="21"/>
          <w:szCs w:val="21"/>
          <w14:ligatures w14:val="none"/>
        </w:rPr>
        <w:t>新闻来源是否为权威媒体</w:t>
      </w:r>
      <w:r>
        <w:rPr>
          <w:rFonts w:ascii="宋体" w:eastAsia="宋体" w:hAnsi="宋体" w:cs="Times New Roman" w:hint="eastAsia"/>
          <w:sz w:val="21"/>
          <w:szCs w:val="21"/>
          <w14:ligatures w14:val="none"/>
        </w:rPr>
        <w:t>，工具</w:t>
      </w:r>
      <w:r w:rsidR="003F58F1">
        <w:rPr>
          <w:rFonts w:ascii="宋体" w:eastAsia="宋体" w:hAnsi="宋体" w:cs="Times New Roman" w:hint="eastAsia"/>
          <w:sz w:val="21"/>
          <w:szCs w:val="21"/>
          <w14:ligatures w14:val="none"/>
        </w:rPr>
        <w:t>变量</w:t>
      </w:r>
      <m:oMath>
        <m:r>
          <w:rPr>
            <w:rFonts w:ascii="Cambria Math" w:eastAsia="宋体" w:hAnsi="Cambria Math" w:cs="Times New Roman"/>
            <w:sz w:val="21"/>
            <w:szCs w:val="21"/>
            <w14:ligatures w14:val="none"/>
          </w:rPr>
          <m:t>A</m:t>
        </m:r>
      </m:oMath>
      <w:r w:rsidR="00C949E4" w:rsidRPr="00C949E4">
        <w:rPr>
          <w:rFonts w:ascii="宋体" w:eastAsia="宋体" w:hAnsi="宋体" w:cs="Times New Roman" w:hint="eastAsia"/>
          <w:sz w:val="21"/>
          <w:szCs w:val="21"/>
          <w14:ligatures w14:val="none"/>
        </w:rPr>
        <w:t>，</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A=1</m:t>
        </m:r>
      </m:oMath>
      <w:r w:rsidR="00C949E4" w:rsidRPr="00C949E4">
        <w:rPr>
          <w:rFonts w:ascii="宋体" w:eastAsia="宋体" w:hAnsi="宋体" w:cs="Times New Roman" w:hint="eastAsia"/>
          <w:sz w:val="21"/>
          <w:szCs w:val="21"/>
          <w14:ligatures w14:val="none"/>
        </w:rPr>
        <w:t>表示来源于权威媒体</w:t>
      </w:r>
      <w:r>
        <w:rPr>
          <w:rFonts w:ascii="宋体" w:eastAsia="宋体" w:hAnsi="宋体" w:cs="Times New Roman" w:hint="eastAsia"/>
          <w:sz w:val="21"/>
          <w:szCs w:val="21"/>
          <w14:ligatures w14:val="none"/>
        </w:rPr>
        <w:t>,当</w:t>
      </w:r>
      <m:oMath>
        <m:r>
          <w:rPr>
            <w:rFonts w:ascii="Cambria Math" w:eastAsia="宋体" w:hAnsi="Cambria Math" w:cs="Times New Roman"/>
            <w:sz w:val="21"/>
            <w:szCs w:val="21"/>
            <w14:ligatures w14:val="none"/>
          </w:rPr>
          <m:t>A=0</m:t>
        </m:r>
      </m:oMath>
      <w:r w:rsidR="00C949E4" w:rsidRPr="00C949E4">
        <w:rPr>
          <w:rFonts w:ascii="宋体" w:eastAsia="宋体" w:hAnsi="宋体" w:cs="Times New Roman" w:hint="eastAsia"/>
          <w:sz w:val="21"/>
          <w:szCs w:val="21"/>
          <w14:ligatures w14:val="none"/>
        </w:rPr>
        <w:t>表示来源于非权威</w:t>
      </w:r>
      <w:r>
        <w:rPr>
          <w:rFonts w:ascii="宋体" w:eastAsia="宋体" w:hAnsi="宋体" w:cs="Times New Roman" w:hint="eastAsia"/>
          <w:sz w:val="21"/>
          <w:szCs w:val="21"/>
          <w14:ligatures w14:val="none"/>
        </w:rPr>
        <w:t>媒体。</w:t>
      </w:r>
    </w:p>
    <w:p w14:paraId="529A7939" w14:textId="0527ADA1" w:rsidR="007513D7" w:rsidRDefault="00724FD8" w:rsidP="00281DED">
      <w:pPr>
        <w:overflowPunct w:val="0"/>
        <w:spacing w:after="0" w:line="240" w:lineRule="auto"/>
        <w:ind w:firstLineChars="200" w:firstLine="420"/>
        <w:rPr>
          <w:rFonts w:ascii="宋体" w:eastAsia="宋体" w:hAnsi="宋体" w:cs="Times New Roman" w:hint="eastAsia"/>
          <w:sz w:val="21"/>
          <w:szCs w:val="21"/>
          <w14:ligatures w14:val="none"/>
        </w:rPr>
      </w:pPr>
      <w:r w:rsidRPr="00724FD8">
        <w:rPr>
          <w:rFonts w:ascii="宋体" w:eastAsia="宋体" w:hAnsi="宋体" w:cs="Times New Roman" w:hint="eastAsia"/>
          <w:sz w:val="21"/>
          <w:szCs w:val="21"/>
          <w14:ligatures w14:val="none"/>
        </w:rPr>
        <w:t>权威媒体同时满足工具变量的两大要求。相关性方面，</w:t>
      </w:r>
      <w:r w:rsidRPr="00724FD8">
        <w:rPr>
          <w:rFonts w:ascii="宋体" w:eastAsia="宋体" w:hAnsi="宋体" w:cs="Times New Roman"/>
          <w:sz w:val="21"/>
          <w:szCs w:val="21"/>
          <w14:ligatures w14:val="none"/>
        </w:rPr>
        <w:t>在本研究的一阶段回归中，权威媒体系数显著（t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3.7，F</w:t>
      </w:r>
      <w:r w:rsidRPr="00724FD8">
        <w:rPr>
          <w:rFonts w:ascii="Times New Roman" w:eastAsia="宋体" w:hAnsi="Times New Roman" w:cs="Times New Roman"/>
          <w:sz w:val="21"/>
          <w:szCs w:val="21"/>
          <w14:ligatures w14:val="none"/>
        </w:rPr>
        <w:t> </w:t>
      </w:r>
      <w:r w:rsidRPr="00724FD8">
        <w:rPr>
          <w:rFonts w:ascii="宋体" w:eastAsia="宋体" w:hAnsi="宋体" w:cs="宋体" w:hint="eastAsia"/>
          <w:sz w:val="21"/>
          <w:szCs w:val="21"/>
          <w14:ligatures w14:val="none"/>
        </w:rPr>
        <w: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13.7</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&gt;</w:t>
      </w:r>
      <w:r w:rsidRPr="00724FD8">
        <w:rPr>
          <w:rFonts w:ascii="Times New Roman" w:eastAsia="宋体" w:hAnsi="Times New Roman" w:cs="Times New Roman"/>
          <w:sz w:val="21"/>
          <w:szCs w:val="21"/>
          <w14:ligatures w14:val="none"/>
        </w:rPr>
        <w:t> </w:t>
      </w:r>
      <w:r w:rsidRPr="00724FD8">
        <w:rPr>
          <w:rFonts w:ascii="宋体" w:eastAsia="宋体" w:hAnsi="宋体" w:cs="Times New Roman"/>
          <w:sz w:val="21"/>
          <w:szCs w:val="21"/>
          <w14:ligatures w14:val="none"/>
        </w:rPr>
        <w:t>10），验证了这一统计相关性</w:t>
      </w:r>
      <w:r>
        <w:rPr>
          <w:rFonts w:ascii="宋体" w:eastAsia="宋体" w:hAnsi="宋体" w:cs="Times New Roman" w:hint="eastAsia"/>
          <w:sz w:val="21"/>
          <w:szCs w:val="21"/>
          <w14:ligatures w14:val="none"/>
        </w:rPr>
        <w:t>。</w:t>
      </w:r>
      <w:r w:rsidR="00281DED" w:rsidRPr="00281DED">
        <w:rPr>
          <w:rFonts w:ascii="宋体" w:eastAsia="宋体" w:hAnsi="宋体" w:cs="Times New Roman" w:hint="eastAsia"/>
          <w:sz w:val="21"/>
          <w:szCs w:val="21"/>
          <w14:ligatures w14:val="none"/>
        </w:rPr>
        <w:t>外生性</w:t>
      </w:r>
      <w:r w:rsidR="00281DED">
        <w:rPr>
          <w:rFonts w:ascii="宋体" w:eastAsia="宋体" w:hAnsi="宋体" w:cs="Times New Roman" w:hint="eastAsia"/>
          <w:sz w:val="21"/>
          <w:szCs w:val="21"/>
          <w14:ligatures w14:val="none"/>
        </w:rPr>
        <w:t>方面，</w:t>
      </w:r>
      <w:r w:rsidR="00281DED" w:rsidRPr="00281DED">
        <w:rPr>
          <w:rFonts w:ascii="宋体" w:eastAsia="宋体" w:hAnsi="宋体" w:cs="Times New Roman" w:hint="eastAsia"/>
          <w:sz w:val="21"/>
          <w:szCs w:val="21"/>
          <w14:ligatures w14:val="none"/>
        </w:rPr>
        <w:t>将</w:t>
      </w:r>
      <w:r w:rsidR="00281DED">
        <w:rPr>
          <w:rFonts w:ascii="宋体" w:eastAsia="宋体" w:hAnsi="宋体" w:cs="Times New Roman" w:hint="eastAsia"/>
          <w:sz w:val="21"/>
          <w:szCs w:val="21"/>
          <w14:ligatures w14:val="none"/>
        </w:rPr>
        <w:t>工具变量</w:t>
      </w:r>
      <w:r w:rsidR="00281DED" w:rsidRPr="00281DED">
        <w:rPr>
          <w:rFonts w:ascii="宋体" w:eastAsia="宋体" w:hAnsi="宋体" w:cs="Times New Roman" w:hint="eastAsia"/>
          <w:sz w:val="21"/>
          <w:szCs w:val="21"/>
          <w14:ligatures w14:val="none"/>
        </w:rPr>
        <w:t>直接加入累计异常收益率</w:t>
      </w:r>
      <w:r w:rsidR="00281DED" w:rsidRPr="00281DED">
        <w:rPr>
          <w:rFonts w:ascii="宋体" w:eastAsia="宋体" w:hAnsi="宋体" w:cs="Times New Roman"/>
          <w:sz w:val="21"/>
          <w:szCs w:val="21"/>
          <w14:ligatures w14:val="none"/>
        </w:rPr>
        <w:t>的基准回归后，系数仅</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0.0069，t</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0.67，p</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w:t>
      </w:r>
      <w:r w:rsidR="00281DED" w:rsidRPr="00281DED">
        <w:rPr>
          <w:rFonts w:ascii="Times New Roman" w:eastAsia="宋体" w:hAnsi="Times New Roman" w:cs="Times New Roman"/>
          <w:sz w:val="21"/>
          <w:szCs w:val="21"/>
          <w14:ligatures w14:val="none"/>
        </w:rPr>
        <w:t> </w:t>
      </w:r>
      <w:r w:rsidR="00281DED" w:rsidRPr="00281DED">
        <w:rPr>
          <w:rFonts w:ascii="宋体" w:eastAsia="宋体" w:hAnsi="宋体" w:cs="Times New Roman"/>
          <w:sz w:val="21"/>
          <w:szCs w:val="21"/>
          <w14:ligatures w14:val="none"/>
        </w:rPr>
        <w:t>0.50</w:t>
      </w:r>
      <w:r w:rsidR="00281DED">
        <w:rPr>
          <w:rFonts w:ascii="宋体" w:eastAsia="宋体" w:hAnsi="宋体" w:cs="Times New Roman" w:hint="eastAsia"/>
          <w:sz w:val="21"/>
          <w:szCs w:val="21"/>
          <w14:ligatures w14:val="none"/>
        </w:rPr>
        <w:t>。</w:t>
      </w:r>
      <w:r w:rsidR="00281DED" w:rsidRPr="00281DED">
        <w:rPr>
          <w:rFonts w:ascii="宋体" w:eastAsia="宋体" w:hAnsi="宋体" w:cs="Times New Roman" w:hint="eastAsia"/>
          <w:sz w:val="21"/>
          <w:szCs w:val="21"/>
          <w14:ligatures w14:val="none"/>
        </w:rPr>
        <w:t>因此，权威媒体仅通过调整新闻情绪强度间接作用于价格，符合排除性假设，为后续两阶段最小二乘估计提供了合格工具。</w:t>
      </w:r>
    </w:p>
    <w:p w14:paraId="56742C0B" w14:textId="77777777" w:rsidR="00281DED" w:rsidRDefault="00281DED" w:rsidP="00281DED">
      <w:pPr>
        <w:overflowPunct w:val="0"/>
        <w:spacing w:after="0" w:line="240" w:lineRule="auto"/>
        <w:ind w:firstLineChars="200" w:firstLine="420"/>
        <w:rPr>
          <w:rFonts w:ascii="宋体" w:eastAsia="宋体" w:hAnsi="宋体" w:cs="Times New Roman" w:hint="eastAsia"/>
          <w:sz w:val="21"/>
          <w:szCs w:val="21"/>
          <w14:ligatures w14:val="none"/>
        </w:rPr>
      </w:pPr>
    </w:p>
    <w:tbl>
      <w:tblPr>
        <w:tblStyle w:val="aff4"/>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2"/>
        <w:gridCol w:w="1483"/>
        <w:gridCol w:w="1483"/>
      </w:tblGrid>
      <w:tr w:rsidR="007513D7" w14:paraId="529A8ED3" w14:textId="77777777" w:rsidTr="007513D7">
        <w:tc>
          <w:tcPr>
            <w:tcW w:w="4448" w:type="dxa"/>
            <w:gridSpan w:val="3"/>
            <w:tcBorders>
              <w:bottom w:val="single" w:sz="4" w:space="0" w:color="auto"/>
            </w:tcBorders>
          </w:tcPr>
          <w:p w14:paraId="7EBDCE26" w14:textId="2E0AE85B" w:rsidR="007513D7" w:rsidRDefault="007513D7" w:rsidP="007513D7">
            <w:pPr>
              <w:overflowPunct w:val="0"/>
              <w:jc w:val="center"/>
              <w:rPr>
                <w:rFonts w:ascii="宋体" w:hAnsi="宋体" w:hint="eastAsia"/>
                <w:sz w:val="21"/>
                <w:szCs w:val="21"/>
              </w:rPr>
            </w:pPr>
            <w:r>
              <w:rPr>
                <w:rFonts w:ascii="宋体" w:hAnsi="宋体" w:hint="eastAsia"/>
                <w:sz w:val="21"/>
                <w:szCs w:val="21"/>
              </w:rPr>
              <w:t>表</w:t>
            </w:r>
            <w:r w:rsidR="001A7D4D">
              <w:rPr>
                <w:rFonts w:ascii="宋体" w:hAnsi="宋体" w:hint="eastAsia"/>
                <w:sz w:val="21"/>
                <w:szCs w:val="21"/>
              </w:rPr>
              <w:t>8</w:t>
            </w:r>
            <w:r>
              <w:rPr>
                <w:rFonts w:ascii="宋体" w:hAnsi="宋体" w:hint="eastAsia"/>
                <w:sz w:val="21"/>
                <w:szCs w:val="21"/>
              </w:rPr>
              <w:t xml:space="preserve"> </w:t>
            </w:r>
            <w:r w:rsidR="00A00A8D">
              <w:rPr>
                <w:rFonts w:ascii="宋体" w:hAnsi="宋体" w:hint="eastAsia"/>
                <w:sz w:val="21"/>
                <w:szCs w:val="21"/>
              </w:rPr>
              <w:t>工具变量的回归结果</w:t>
            </w:r>
          </w:p>
        </w:tc>
      </w:tr>
      <w:tr w:rsidR="007513D7" w14:paraId="503B5564" w14:textId="77777777" w:rsidTr="007513D7">
        <w:tc>
          <w:tcPr>
            <w:tcW w:w="1482" w:type="dxa"/>
            <w:tcBorders>
              <w:top w:val="single" w:sz="4" w:space="0" w:color="auto"/>
              <w:bottom w:val="single" w:sz="4" w:space="0" w:color="auto"/>
            </w:tcBorders>
          </w:tcPr>
          <w:p w14:paraId="0E661AC8" w14:textId="77777777" w:rsidR="007513D7" w:rsidRDefault="007513D7" w:rsidP="00C949E4">
            <w:pPr>
              <w:overflowPunct w:val="0"/>
              <w:rPr>
                <w:rFonts w:ascii="宋体" w:hAnsi="宋体" w:hint="eastAsia"/>
                <w:sz w:val="21"/>
                <w:szCs w:val="21"/>
              </w:rPr>
            </w:pPr>
          </w:p>
        </w:tc>
        <w:tc>
          <w:tcPr>
            <w:tcW w:w="1483" w:type="dxa"/>
            <w:tcBorders>
              <w:top w:val="single" w:sz="4" w:space="0" w:color="auto"/>
              <w:bottom w:val="single" w:sz="4" w:space="0" w:color="auto"/>
            </w:tcBorders>
          </w:tcPr>
          <w:p w14:paraId="7E1E343B" w14:textId="47152D02" w:rsidR="007513D7" w:rsidRPr="007513D7" w:rsidRDefault="00A00A8D" w:rsidP="00C949E4">
            <w:pPr>
              <w:overflowPunct w:val="0"/>
              <w:rPr>
                <w:sz w:val="21"/>
                <w:szCs w:val="21"/>
              </w:rPr>
            </w:pPr>
            <w:r>
              <w:rPr>
                <w:rFonts w:hint="eastAsia"/>
                <w:sz w:val="21"/>
                <w:szCs w:val="21"/>
              </w:rPr>
              <w:t>第一阶段</w:t>
            </w:r>
          </w:p>
        </w:tc>
        <w:tc>
          <w:tcPr>
            <w:tcW w:w="1483" w:type="dxa"/>
            <w:tcBorders>
              <w:top w:val="single" w:sz="4" w:space="0" w:color="auto"/>
              <w:bottom w:val="single" w:sz="4" w:space="0" w:color="auto"/>
            </w:tcBorders>
          </w:tcPr>
          <w:p w14:paraId="67C6C9DF" w14:textId="1BFAB344" w:rsidR="007513D7" w:rsidRPr="007513D7" w:rsidRDefault="00A00A8D" w:rsidP="00C949E4">
            <w:pPr>
              <w:overflowPunct w:val="0"/>
              <w:rPr>
                <w:sz w:val="21"/>
                <w:szCs w:val="21"/>
              </w:rPr>
            </w:pPr>
            <w:r>
              <w:rPr>
                <w:rFonts w:hint="eastAsia"/>
                <w:sz w:val="21"/>
                <w:szCs w:val="21"/>
              </w:rPr>
              <w:t>第二阶段</w:t>
            </w:r>
          </w:p>
        </w:tc>
      </w:tr>
      <w:tr w:rsidR="007513D7" w14:paraId="1073DE81" w14:textId="77777777" w:rsidTr="007513D7">
        <w:tc>
          <w:tcPr>
            <w:tcW w:w="1482" w:type="dxa"/>
            <w:tcBorders>
              <w:top w:val="single" w:sz="4" w:space="0" w:color="auto"/>
            </w:tcBorders>
          </w:tcPr>
          <w:p w14:paraId="0F47ADF4" w14:textId="0968B344" w:rsidR="007513D7" w:rsidRPr="00A00A8D" w:rsidRDefault="00A00A8D" w:rsidP="00C949E4">
            <w:pPr>
              <w:overflowPunct w:val="0"/>
              <w:rPr>
                <w:rFonts w:ascii="Cambria Math" w:hAnsi="Cambria Math"/>
                <w:i/>
                <w:sz w:val="21"/>
                <w:szCs w:val="21"/>
              </w:rPr>
            </w:pPr>
            <m:oMathPara>
              <m:oMath>
                <m:r>
                  <w:rPr>
                    <w:rFonts w:ascii="Cambria Math" w:hAnsi="Cambria Math"/>
                    <w:sz w:val="21"/>
                    <w:szCs w:val="21"/>
                  </w:rPr>
                  <m:t>cons</m:t>
                </m:r>
              </m:oMath>
            </m:oMathPara>
          </w:p>
        </w:tc>
        <w:tc>
          <w:tcPr>
            <w:tcW w:w="1483" w:type="dxa"/>
            <w:tcBorders>
              <w:top w:val="single" w:sz="4" w:space="0" w:color="auto"/>
            </w:tcBorders>
          </w:tcPr>
          <w:p w14:paraId="1D7D46D3" w14:textId="73A02DB0" w:rsidR="007513D7" w:rsidRPr="007513D7" w:rsidRDefault="00D22ABE" w:rsidP="00C949E4">
            <w:pPr>
              <w:overflowPunct w:val="0"/>
              <w:rPr>
                <w:sz w:val="21"/>
                <w:szCs w:val="21"/>
              </w:rPr>
            </w:pPr>
            <w:r w:rsidRPr="00D22ABE">
              <w:rPr>
                <w:rFonts w:hint="eastAsia"/>
                <w:sz w:val="21"/>
                <w:szCs w:val="21"/>
              </w:rPr>
              <w:t>0.1606</w:t>
            </w:r>
          </w:p>
          <w:p w14:paraId="4BE92E33" w14:textId="69F0C6E1" w:rsidR="007513D7" w:rsidRPr="007513D7" w:rsidRDefault="00D22ABE" w:rsidP="00C949E4">
            <w:pPr>
              <w:overflowPunct w:val="0"/>
              <w:rPr>
                <w:sz w:val="21"/>
                <w:szCs w:val="21"/>
              </w:rPr>
            </w:pPr>
            <w:r>
              <w:rPr>
                <w:rFonts w:hint="eastAsia"/>
                <w:sz w:val="21"/>
                <w:szCs w:val="21"/>
              </w:rPr>
              <w:t>(</w:t>
            </w:r>
            <w:r w:rsidRPr="00D22ABE">
              <w:rPr>
                <w:rFonts w:hint="eastAsia"/>
                <w:sz w:val="21"/>
                <w:szCs w:val="21"/>
              </w:rPr>
              <w:t>1.029</w:t>
            </w:r>
            <w:r>
              <w:rPr>
                <w:rFonts w:hint="eastAsia"/>
                <w:sz w:val="21"/>
                <w:szCs w:val="21"/>
              </w:rPr>
              <w:t>)</w:t>
            </w:r>
            <w:r w:rsidR="007513D7" w:rsidRPr="007513D7">
              <w:rPr>
                <w:sz w:val="21"/>
                <w:szCs w:val="21"/>
              </w:rPr>
              <w:t xml:space="preserve">  </w:t>
            </w:r>
          </w:p>
        </w:tc>
        <w:tc>
          <w:tcPr>
            <w:tcW w:w="1483" w:type="dxa"/>
            <w:tcBorders>
              <w:top w:val="single" w:sz="4" w:space="0" w:color="auto"/>
            </w:tcBorders>
          </w:tcPr>
          <w:p w14:paraId="08162381" w14:textId="58B10A05" w:rsidR="007513D7" w:rsidRPr="007513D7" w:rsidRDefault="00D22ABE" w:rsidP="00C949E4">
            <w:pPr>
              <w:overflowPunct w:val="0"/>
              <w:rPr>
                <w:sz w:val="21"/>
                <w:szCs w:val="21"/>
              </w:rPr>
            </w:pPr>
            <w:r w:rsidRPr="00D22ABE">
              <w:rPr>
                <w:rFonts w:hint="eastAsia"/>
                <w:sz w:val="21"/>
                <w:szCs w:val="21"/>
              </w:rPr>
              <w:t>-0.3875</w:t>
            </w:r>
          </w:p>
          <w:p w14:paraId="4B9E3C15" w14:textId="00871DF0" w:rsidR="007513D7" w:rsidRPr="007513D7" w:rsidRDefault="007513D7" w:rsidP="00C949E4">
            <w:pPr>
              <w:overflowPunct w:val="0"/>
              <w:rPr>
                <w:sz w:val="21"/>
                <w:szCs w:val="21"/>
              </w:rPr>
            </w:pPr>
            <w:r w:rsidRPr="007513D7">
              <w:rPr>
                <w:sz w:val="21"/>
                <w:szCs w:val="21"/>
              </w:rPr>
              <w:t>(</w:t>
            </w:r>
            <w:r w:rsidR="00D22ABE" w:rsidRPr="00D22ABE">
              <w:rPr>
                <w:rFonts w:hint="eastAsia"/>
                <w:sz w:val="21"/>
                <w:szCs w:val="21"/>
              </w:rPr>
              <w:t>0.1655</w:t>
            </w:r>
            <w:r w:rsidRPr="007513D7">
              <w:rPr>
                <w:sz w:val="21"/>
                <w:szCs w:val="21"/>
              </w:rPr>
              <w:t xml:space="preserve">)  </w:t>
            </w:r>
          </w:p>
        </w:tc>
      </w:tr>
      <w:tr w:rsidR="007513D7" w14:paraId="24506365" w14:textId="77777777" w:rsidTr="007513D7">
        <w:tc>
          <w:tcPr>
            <w:tcW w:w="1482" w:type="dxa"/>
          </w:tcPr>
          <w:p w14:paraId="482BAB6B" w14:textId="7C7EBFD5" w:rsidR="007513D7" w:rsidRDefault="007513D7" w:rsidP="00C949E4">
            <w:pPr>
              <w:overflowPunct w:val="0"/>
              <w:rPr>
                <w:rFonts w:ascii="宋体" w:hAnsi="宋体" w:hint="eastAsia"/>
                <w:sz w:val="21"/>
                <w:szCs w:val="21"/>
              </w:rPr>
            </w:pPr>
            <m:oMathPara>
              <m:oMath>
                <m:r>
                  <w:rPr>
                    <w:rFonts w:ascii="Cambria Math" w:hAnsi="Cambria Math"/>
                    <w:sz w:val="21"/>
                    <w:szCs w:val="21"/>
                  </w:rPr>
                  <m:t>A</m:t>
                </m:r>
              </m:oMath>
            </m:oMathPara>
          </w:p>
        </w:tc>
        <w:tc>
          <w:tcPr>
            <w:tcW w:w="1483" w:type="dxa"/>
          </w:tcPr>
          <w:p w14:paraId="3CCE4068" w14:textId="42691C89" w:rsidR="007513D7" w:rsidRPr="007513D7" w:rsidRDefault="00D22ABE" w:rsidP="00C949E4">
            <w:pPr>
              <w:overflowPunct w:val="0"/>
              <w:rPr>
                <w:sz w:val="21"/>
                <w:szCs w:val="21"/>
              </w:rPr>
            </w:pPr>
            <w:r w:rsidRPr="00D22ABE">
              <w:rPr>
                <w:rFonts w:hint="eastAsia"/>
                <w:sz w:val="21"/>
                <w:szCs w:val="21"/>
              </w:rPr>
              <w:t>0.1283</w:t>
            </w:r>
            <w:r>
              <w:rPr>
                <w:rFonts w:hint="eastAsia"/>
                <w:sz w:val="21"/>
                <w:szCs w:val="21"/>
              </w:rPr>
              <w:t>***</w:t>
            </w:r>
          </w:p>
          <w:p w14:paraId="4E5BF652" w14:textId="1C86CCE3" w:rsidR="007513D7" w:rsidRPr="007513D7" w:rsidRDefault="007513D7" w:rsidP="00C949E4">
            <w:pPr>
              <w:overflowPunct w:val="0"/>
              <w:rPr>
                <w:sz w:val="21"/>
                <w:szCs w:val="21"/>
              </w:rPr>
            </w:pPr>
            <w:r w:rsidRPr="007513D7">
              <w:rPr>
                <w:sz w:val="21"/>
                <w:szCs w:val="21"/>
              </w:rPr>
              <w:t>(</w:t>
            </w:r>
            <w:r w:rsidR="00D22ABE" w:rsidRPr="00D22ABE">
              <w:rPr>
                <w:rFonts w:hint="eastAsia"/>
                <w:sz w:val="21"/>
                <w:szCs w:val="21"/>
              </w:rPr>
              <w:t>0.035</w:t>
            </w:r>
            <w:r w:rsidRPr="007513D7">
              <w:rPr>
                <w:sz w:val="21"/>
                <w:szCs w:val="21"/>
              </w:rPr>
              <w:t>)</w:t>
            </w:r>
          </w:p>
        </w:tc>
        <w:tc>
          <w:tcPr>
            <w:tcW w:w="1483" w:type="dxa"/>
          </w:tcPr>
          <w:p w14:paraId="39058873" w14:textId="59FFEA28" w:rsidR="007513D7" w:rsidRPr="007513D7" w:rsidRDefault="007513D7" w:rsidP="00C949E4">
            <w:pPr>
              <w:overflowPunct w:val="0"/>
              <w:rPr>
                <w:sz w:val="21"/>
                <w:szCs w:val="21"/>
              </w:rPr>
            </w:pPr>
          </w:p>
        </w:tc>
      </w:tr>
      <w:tr w:rsidR="007513D7" w14:paraId="6B6EFB8A" w14:textId="77777777" w:rsidTr="007513D7">
        <w:tc>
          <w:tcPr>
            <w:tcW w:w="1482" w:type="dxa"/>
          </w:tcPr>
          <w:p w14:paraId="3B01D556" w14:textId="603E4AD3" w:rsidR="007513D7" w:rsidRDefault="00A00A8D" w:rsidP="00C949E4">
            <w:pPr>
              <w:overflowPunct w:val="0"/>
              <w:rPr>
                <w:rFonts w:ascii="宋体" w:hAnsi="宋体" w:hint="eastAsia"/>
                <w:sz w:val="21"/>
                <w:szCs w:val="21"/>
              </w:rPr>
            </w:pPr>
            <m:oMathPara>
              <m:oMath>
                <m:r>
                  <w:rPr>
                    <w:rFonts w:ascii="Cambria Math" w:hAnsi="Cambria Math"/>
                    <w:sz w:val="21"/>
                    <w:szCs w:val="21"/>
                  </w:rPr>
                  <m:t>sentiment</m:t>
                </m:r>
              </m:oMath>
            </m:oMathPara>
          </w:p>
        </w:tc>
        <w:tc>
          <w:tcPr>
            <w:tcW w:w="1483" w:type="dxa"/>
          </w:tcPr>
          <w:p w14:paraId="50620E32" w14:textId="50C96A4D" w:rsidR="007513D7" w:rsidRPr="007513D7" w:rsidRDefault="007513D7" w:rsidP="00C949E4">
            <w:pPr>
              <w:overflowPunct w:val="0"/>
              <w:rPr>
                <w:sz w:val="21"/>
                <w:szCs w:val="21"/>
              </w:rPr>
            </w:pPr>
          </w:p>
        </w:tc>
        <w:tc>
          <w:tcPr>
            <w:tcW w:w="1483" w:type="dxa"/>
          </w:tcPr>
          <w:p w14:paraId="7EAC2500" w14:textId="0AE661FB" w:rsidR="007513D7" w:rsidRPr="007513D7" w:rsidRDefault="00A00A8D" w:rsidP="00C949E4">
            <w:pPr>
              <w:overflowPunct w:val="0"/>
              <w:rPr>
                <w:sz w:val="21"/>
                <w:szCs w:val="21"/>
              </w:rPr>
            </w:pPr>
            <w:r w:rsidRPr="00A00A8D">
              <w:rPr>
                <w:rFonts w:hint="eastAsia"/>
                <w:sz w:val="21"/>
                <w:szCs w:val="21"/>
              </w:rPr>
              <w:t>0.0539</w:t>
            </w:r>
          </w:p>
          <w:p w14:paraId="5CC778B7" w14:textId="2E985983" w:rsidR="007513D7" w:rsidRPr="007513D7" w:rsidRDefault="007513D7" w:rsidP="00C949E4">
            <w:pPr>
              <w:overflowPunct w:val="0"/>
              <w:rPr>
                <w:sz w:val="21"/>
                <w:szCs w:val="21"/>
              </w:rPr>
            </w:pPr>
            <w:r w:rsidRPr="007513D7">
              <w:rPr>
                <w:sz w:val="21"/>
                <w:szCs w:val="21"/>
              </w:rPr>
              <w:t>(</w:t>
            </w:r>
            <w:r w:rsidR="00A00A8D" w:rsidRPr="00A00A8D">
              <w:rPr>
                <w:rFonts w:hint="eastAsia"/>
                <w:sz w:val="21"/>
                <w:szCs w:val="21"/>
              </w:rPr>
              <w:t>0.0733</w:t>
            </w:r>
            <w:r w:rsidRPr="007513D7">
              <w:rPr>
                <w:sz w:val="21"/>
                <w:szCs w:val="21"/>
              </w:rPr>
              <w:t>)</w:t>
            </w:r>
          </w:p>
        </w:tc>
      </w:tr>
      <w:tr w:rsidR="007513D7" w14:paraId="2D92E78E" w14:textId="77777777" w:rsidTr="007513D7">
        <w:tc>
          <w:tcPr>
            <w:tcW w:w="1482" w:type="dxa"/>
          </w:tcPr>
          <w:p w14:paraId="1BB4CF07" w14:textId="122CA6CB" w:rsidR="007513D7" w:rsidRDefault="007513D7" w:rsidP="00C949E4">
            <w:pPr>
              <w:overflowPunct w:val="0"/>
              <w:rPr>
                <w:rFonts w:ascii="宋体" w:hAnsi="宋体" w:hint="eastAsia"/>
                <w:sz w:val="21"/>
                <w:szCs w:val="21"/>
              </w:rPr>
            </w:pPr>
            <w:r>
              <w:rPr>
                <w:rFonts w:ascii="宋体" w:hAnsi="宋体" w:hint="eastAsia"/>
                <w:sz w:val="21"/>
                <w:szCs w:val="21"/>
              </w:rPr>
              <w:t>控制变量</w:t>
            </w:r>
          </w:p>
        </w:tc>
        <w:tc>
          <w:tcPr>
            <w:tcW w:w="1483" w:type="dxa"/>
          </w:tcPr>
          <w:p w14:paraId="0276F69F" w14:textId="3D5CB68A" w:rsidR="007513D7" w:rsidRDefault="007513D7" w:rsidP="00C949E4">
            <w:pPr>
              <w:overflowPunct w:val="0"/>
              <w:rPr>
                <w:rFonts w:ascii="宋体" w:hAnsi="宋体" w:hint="eastAsia"/>
                <w:sz w:val="21"/>
                <w:szCs w:val="21"/>
              </w:rPr>
            </w:pPr>
            <w:r>
              <w:rPr>
                <w:rFonts w:ascii="宋体" w:hAnsi="宋体" w:hint="eastAsia"/>
                <w:sz w:val="21"/>
                <w:szCs w:val="21"/>
              </w:rPr>
              <w:t>是</w:t>
            </w:r>
          </w:p>
        </w:tc>
        <w:tc>
          <w:tcPr>
            <w:tcW w:w="1483" w:type="dxa"/>
          </w:tcPr>
          <w:p w14:paraId="28DFD248" w14:textId="0A49E995" w:rsidR="007513D7" w:rsidRDefault="007513D7" w:rsidP="00C949E4">
            <w:pPr>
              <w:overflowPunct w:val="0"/>
              <w:rPr>
                <w:rFonts w:ascii="宋体" w:hAnsi="宋体" w:hint="eastAsia"/>
                <w:sz w:val="21"/>
                <w:szCs w:val="21"/>
              </w:rPr>
            </w:pPr>
            <w:r>
              <w:rPr>
                <w:rFonts w:ascii="宋体" w:hAnsi="宋体" w:hint="eastAsia"/>
                <w:sz w:val="21"/>
                <w:szCs w:val="21"/>
              </w:rPr>
              <w:t>是</w:t>
            </w:r>
          </w:p>
        </w:tc>
      </w:tr>
      <w:tr w:rsidR="007513D7" w14:paraId="454403F2" w14:textId="77777777" w:rsidTr="007513D7">
        <w:tc>
          <w:tcPr>
            <w:tcW w:w="1482" w:type="dxa"/>
          </w:tcPr>
          <w:p w14:paraId="1D9E1108" w14:textId="0CB6AB2A" w:rsidR="007513D7" w:rsidRDefault="007513D7" w:rsidP="00C949E4">
            <w:pPr>
              <w:overflowPunct w:val="0"/>
              <w:rPr>
                <w:rFonts w:ascii="宋体" w:hAnsi="宋体" w:hint="eastAsia"/>
                <w:sz w:val="21"/>
                <w:szCs w:val="21"/>
              </w:rPr>
            </w:pPr>
            <w:r>
              <w:rPr>
                <w:rFonts w:ascii="宋体" w:hAnsi="宋体" w:hint="eastAsia"/>
                <w:sz w:val="21"/>
                <w:szCs w:val="21"/>
              </w:rPr>
              <w:t>时间固定效应</w:t>
            </w:r>
          </w:p>
        </w:tc>
        <w:tc>
          <w:tcPr>
            <w:tcW w:w="1483" w:type="dxa"/>
          </w:tcPr>
          <w:p w14:paraId="540034E0" w14:textId="71927BD9" w:rsidR="007513D7" w:rsidRDefault="007513D7" w:rsidP="00C949E4">
            <w:pPr>
              <w:overflowPunct w:val="0"/>
              <w:rPr>
                <w:rFonts w:ascii="宋体" w:hAnsi="宋体" w:hint="eastAsia"/>
                <w:sz w:val="21"/>
                <w:szCs w:val="21"/>
              </w:rPr>
            </w:pPr>
            <w:r>
              <w:rPr>
                <w:rFonts w:ascii="宋体" w:hAnsi="宋体" w:hint="eastAsia"/>
                <w:sz w:val="21"/>
                <w:szCs w:val="21"/>
              </w:rPr>
              <w:t>是</w:t>
            </w:r>
          </w:p>
        </w:tc>
        <w:tc>
          <w:tcPr>
            <w:tcW w:w="1483" w:type="dxa"/>
          </w:tcPr>
          <w:p w14:paraId="26F94E77" w14:textId="5CE6EFC7" w:rsidR="007513D7" w:rsidRDefault="007513D7" w:rsidP="00C949E4">
            <w:pPr>
              <w:overflowPunct w:val="0"/>
              <w:rPr>
                <w:rFonts w:ascii="宋体" w:hAnsi="宋体" w:hint="eastAsia"/>
                <w:sz w:val="21"/>
                <w:szCs w:val="21"/>
              </w:rPr>
            </w:pPr>
            <w:r>
              <w:rPr>
                <w:rFonts w:ascii="宋体" w:hAnsi="宋体" w:hint="eastAsia"/>
                <w:sz w:val="21"/>
                <w:szCs w:val="21"/>
              </w:rPr>
              <w:t>是</w:t>
            </w:r>
          </w:p>
        </w:tc>
      </w:tr>
      <w:tr w:rsidR="007513D7" w14:paraId="0B2A1B0B" w14:textId="77777777" w:rsidTr="007513D7">
        <w:tc>
          <w:tcPr>
            <w:tcW w:w="1482" w:type="dxa"/>
          </w:tcPr>
          <w:p w14:paraId="02BA11DD" w14:textId="452A0247" w:rsidR="007513D7" w:rsidRDefault="007513D7" w:rsidP="00C949E4">
            <w:pPr>
              <w:overflowPunct w:val="0"/>
              <w:rPr>
                <w:rFonts w:ascii="宋体" w:hAnsi="宋体" w:hint="eastAsia"/>
                <w:sz w:val="21"/>
                <w:szCs w:val="21"/>
              </w:rPr>
            </w:pPr>
            <w:r>
              <w:rPr>
                <w:rFonts w:ascii="宋体" w:hAnsi="宋体" w:hint="eastAsia"/>
                <w:sz w:val="21"/>
                <w:szCs w:val="21"/>
              </w:rPr>
              <w:t>行业固定效应</w:t>
            </w:r>
          </w:p>
        </w:tc>
        <w:tc>
          <w:tcPr>
            <w:tcW w:w="1483" w:type="dxa"/>
          </w:tcPr>
          <w:p w14:paraId="374BF313" w14:textId="275F3F53" w:rsidR="007513D7" w:rsidRDefault="007513D7" w:rsidP="00C949E4">
            <w:pPr>
              <w:overflowPunct w:val="0"/>
              <w:rPr>
                <w:rFonts w:ascii="宋体" w:hAnsi="宋体" w:hint="eastAsia"/>
                <w:sz w:val="21"/>
                <w:szCs w:val="21"/>
              </w:rPr>
            </w:pPr>
            <w:r>
              <w:rPr>
                <w:rFonts w:ascii="宋体" w:hAnsi="宋体" w:hint="eastAsia"/>
                <w:sz w:val="21"/>
                <w:szCs w:val="21"/>
              </w:rPr>
              <w:t>是</w:t>
            </w:r>
          </w:p>
        </w:tc>
        <w:tc>
          <w:tcPr>
            <w:tcW w:w="1483" w:type="dxa"/>
          </w:tcPr>
          <w:p w14:paraId="77B8E4B0" w14:textId="428E0612" w:rsidR="007513D7" w:rsidRDefault="007513D7" w:rsidP="00C949E4">
            <w:pPr>
              <w:overflowPunct w:val="0"/>
              <w:rPr>
                <w:rFonts w:ascii="宋体" w:hAnsi="宋体" w:hint="eastAsia"/>
                <w:sz w:val="21"/>
                <w:szCs w:val="21"/>
              </w:rPr>
            </w:pPr>
            <w:r>
              <w:rPr>
                <w:rFonts w:ascii="宋体" w:hAnsi="宋体" w:hint="eastAsia"/>
                <w:sz w:val="21"/>
                <w:szCs w:val="21"/>
              </w:rPr>
              <w:t>是</w:t>
            </w:r>
          </w:p>
        </w:tc>
      </w:tr>
    </w:tbl>
    <w:p w14:paraId="2501A680"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r w:rsidRPr="00C949E4">
        <w:rPr>
          <w:rFonts w:ascii="Times New Roman" w:eastAsia="黑体" w:hAnsi="Times New Roman" w:cs="Times New Roman" w:hint="eastAsia"/>
          <w:kern w:val="0"/>
          <w:sz w:val="28"/>
          <w:szCs w:val="28"/>
          <w14:ligatures w14:val="none"/>
        </w:rPr>
        <w:t xml:space="preserve">6 </w:t>
      </w:r>
      <w:r w:rsidRPr="00C949E4">
        <w:rPr>
          <w:rFonts w:ascii="Times New Roman" w:eastAsia="黑体" w:hAnsi="Times New Roman" w:cs="Times New Roman" w:hint="eastAsia"/>
          <w:kern w:val="0"/>
          <w:sz w:val="28"/>
          <w:szCs w:val="28"/>
          <w14:ligatures w14:val="none"/>
        </w:rPr>
        <w:t>稳健性检验</w:t>
      </w:r>
    </w:p>
    <w:p w14:paraId="4B5D475A" w14:textId="77777777"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6.1</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被解释变量的稳健性</w:t>
      </w:r>
    </w:p>
    <w:p w14:paraId="6479A37F" w14:textId="77777777" w:rsidR="001A7D4D" w:rsidRDefault="00C949E4" w:rsidP="00C949E4">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从新闻发布时到新闻发布后的一段时间称为事件窗口。本文选取的事件窗口是-1到3。为检验新闻情绪对异常收益率的估计结果是否稳健，本文尝试替换不同长度的事件窗口，以排除窗口选择对结果的干扰，因此选取了不同长度的事件窗口作为被解释变量以替代原有的事件窗口为-1到3累计异常收益率。回归结果表明，长度不一致的事件窗口下解释变量sentiment均具有显著性，其估计系数</w:t>
      </w:r>
      <w:proofErr w:type="gramStart"/>
      <w:r w:rsidRPr="00C949E4">
        <w:rPr>
          <w:rFonts w:ascii="宋体" w:eastAsia="宋体" w:hAnsi="宋体" w:cs="Times New Roman" w:hint="eastAsia"/>
          <w:sz w:val="21"/>
          <w:szCs w:val="21"/>
          <w14:ligatures w14:val="none"/>
        </w:rPr>
        <w:t>随事件</w:t>
      </w:r>
      <w:proofErr w:type="gramEnd"/>
      <w:r w:rsidRPr="00C949E4">
        <w:rPr>
          <w:rFonts w:ascii="宋体" w:eastAsia="宋体" w:hAnsi="宋体" w:cs="Times New Roman" w:hint="eastAsia"/>
          <w:sz w:val="21"/>
          <w:szCs w:val="21"/>
          <w14:ligatures w14:val="none"/>
        </w:rPr>
        <w:t>窗口的延长而递减，P值</w:t>
      </w:r>
      <w:proofErr w:type="gramStart"/>
      <w:r w:rsidRPr="00C949E4">
        <w:rPr>
          <w:rFonts w:ascii="宋体" w:eastAsia="宋体" w:hAnsi="宋体" w:cs="Times New Roman" w:hint="eastAsia"/>
          <w:sz w:val="21"/>
          <w:szCs w:val="21"/>
          <w14:ligatures w14:val="none"/>
        </w:rPr>
        <w:t>随事件</w:t>
      </w:r>
      <w:proofErr w:type="gramEnd"/>
      <w:r w:rsidRPr="00C949E4">
        <w:rPr>
          <w:rFonts w:ascii="宋体" w:eastAsia="宋体" w:hAnsi="宋体" w:cs="Times New Roman" w:hint="eastAsia"/>
          <w:sz w:val="21"/>
          <w:szCs w:val="21"/>
          <w14:ligatures w14:val="none"/>
        </w:rPr>
        <w:t>窗口的延长而增大，说明新闻造成的股票异常收益率的会随着时间而减弱。</w:t>
      </w:r>
    </w:p>
    <w:p w14:paraId="29821A7A" w14:textId="1342CA04" w:rsidR="001A7D4D" w:rsidRPr="001D0093" w:rsidRDefault="00C949E4" w:rsidP="001A7D4D">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C949E4">
        <w:rPr>
          <w:rFonts w:ascii="Times New Roman" w:eastAsia="宋体" w:hAnsi="Times New Roman" w:cs="Times New Roman"/>
          <w:noProof/>
          <w:sz w:val="13"/>
          <w:szCs w:val="20"/>
          <w14:ligatures w14:val="none"/>
        </w:rPr>
        <mc:AlternateContent>
          <mc:Choice Requires="wps">
            <w:drawing>
              <wp:anchor distT="0" distB="0" distL="0" distR="0" simplePos="0" relativeHeight="251659264" behindDoc="0" locked="0" layoutInCell="1" allowOverlap="1" wp14:anchorId="67417691" wp14:editId="556E84F2">
                <wp:simplePos x="0" y="0"/>
                <wp:positionH relativeFrom="page">
                  <wp:posOffset>4921250</wp:posOffset>
                </wp:positionH>
                <wp:positionV relativeFrom="paragraph">
                  <wp:posOffset>102235</wp:posOffset>
                </wp:positionV>
                <wp:extent cx="24765" cy="1270"/>
                <wp:effectExtent l="0" t="4445" r="3810" b="3810"/>
                <wp:wrapNone/>
                <wp:docPr id="32" name="Graphic 32"/>
                <wp:cNvGraphicFramePr/>
                <a:graphic xmlns:a="http://schemas.openxmlformats.org/drawingml/2006/main">
                  <a:graphicData uri="http://schemas.microsoft.com/office/word/2010/wordprocessingShape">
                    <wps:wsp>
                      <wps:cNvSpPr/>
                      <wps:spPr>
                        <a:xfrm>
                          <a:off x="0" y="0"/>
                          <a:ext cx="24765" cy="1270"/>
                        </a:xfrm>
                        <a:custGeom>
                          <a:avLst/>
                          <a:gdLst/>
                          <a:ahLst/>
                          <a:cxnLst/>
                          <a:rect l="l" t="t" r="r" b="b"/>
                          <a:pathLst>
                            <a:path w="24765">
                              <a:moveTo>
                                <a:pt x="0" y="0"/>
                              </a:moveTo>
                              <a:lnTo>
                                <a:pt x="24765" y="0"/>
                              </a:lnTo>
                            </a:path>
                          </a:pathLst>
                        </a:custGeom>
                        <a:ln w="5054">
                          <a:solidFill>
                            <a:srgbClr val="000000"/>
                          </a:solidFill>
                          <a:prstDash val="solid"/>
                        </a:ln>
                      </wps:spPr>
                      <wps:bodyPr wrap="square" lIns="0" tIns="0" rIns="0" bIns="0" rtlCol="0">
                        <a:noAutofit/>
                      </wps:bodyPr>
                    </wps:wsp>
                  </a:graphicData>
                </a:graphic>
              </wp:anchor>
            </w:drawing>
          </mc:Choice>
          <mc:Fallback>
            <w:pict>
              <v:shape w14:anchorId="6C690FF3" id="Graphic 32" o:spid="_x0000_s1026" style="position:absolute;margin-left:387.5pt;margin-top:8.05pt;width:1.95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24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" path="m,l24765,e" filled="f" strokeweight=".14039mm">
                <v:path arrowok="t"/>
                <w10:wrap anchorx="page"/>
              </v:shape>
            </w:pict>
          </mc:Fallback>
        </mc:AlternateContent>
      </w:r>
      <w:r w:rsidR="001A7D4D">
        <w:rPr>
          <w:rFonts w:ascii="Times New Roman" w:eastAsia="黑体" w:hAnsi="Times New Roman" w:cs="Times New Roman" w:hint="eastAsia"/>
          <w:b/>
          <w:kern w:val="0"/>
          <w:sz w:val="21"/>
          <w:szCs w:val="21"/>
          <w14:ligatures w14:val="none"/>
        </w:rPr>
        <w:t>6</w:t>
      </w:r>
      <w:r w:rsidR="001A7D4D" w:rsidRPr="001D0093">
        <w:rPr>
          <w:rFonts w:ascii="Times New Roman" w:eastAsia="黑体" w:hAnsi="Times New Roman" w:cs="Times New Roman" w:hint="eastAsia"/>
          <w:b/>
          <w:kern w:val="0"/>
          <w:sz w:val="21"/>
          <w:szCs w:val="21"/>
          <w14:ligatures w14:val="none"/>
        </w:rPr>
        <w:t>.</w:t>
      </w:r>
      <w:r w:rsidR="001A7D4D">
        <w:rPr>
          <w:rFonts w:ascii="Times New Roman" w:eastAsia="黑体" w:hAnsi="Times New Roman" w:cs="Times New Roman" w:hint="eastAsia"/>
          <w:b/>
          <w:kern w:val="0"/>
          <w:sz w:val="21"/>
          <w:szCs w:val="21"/>
          <w14:ligatures w14:val="none"/>
        </w:rPr>
        <w:t>2</w:t>
      </w:r>
      <w:r w:rsidR="001A7D4D" w:rsidRPr="001D0093">
        <w:rPr>
          <w:rFonts w:ascii="Times New Roman" w:eastAsia="黑体" w:hAnsi="Times New Roman" w:cs="Times New Roman"/>
          <w:b/>
          <w:kern w:val="0"/>
          <w:sz w:val="21"/>
          <w:szCs w:val="21"/>
          <w14:ligatures w14:val="none"/>
        </w:rPr>
        <w:t xml:space="preserve">  </w:t>
      </w:r>
      <w:r w:rsidR="001A7D4D">
        <w:rPr>
          <w:rFonts w:ascii="Times New Roman" w:eastAsia="黑体" w:hAnsi="Times New Roman" w:cs="Times New Roman" w:hint="eastAsia"/>
          <w:b/>
          <w:kern w:val="0"/>
          <w:sz w:val="21"/>
          <w:szCs w:val="21"/>
          <w14:ligatures w14:val="none"/>
        </w:rPr>
        <w:t>解释变量的稳健性</w:t>
      </w:r>
    </w:p>
    <w:p w14:paraId="2B56C49F" w14:textId="3EE3060D" w:rsidR="001972D7" w:rsidRPr="00C949E4" w:rsidRDefault="001A7D4D" w:rsidP="001A7D4D">
      <w:pPr>
        <w:overflowPunct w:val="0"/>
        <w:spacing w:after="0" w:line="240" w:lineRule="auto"/>
        <w:ind w:firstLine="419"/>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 xml:space="preserve">本文基准回归所采用的新闻情绪变量来源于 </w:t>
      </w:r>
      <w:proofErr w:type="spellStart"/>
      <w:r w:rsidRPr="00C949E4">
        <w:rPr>
          <w:rFonts w:ascii="宋体" w:eastAsia="宋体" w:hAnsi="宋体" w:cs="Times New Roman" w:hint="eastAsia"/>
          <w:sz w:val="21"/>
          <w:szCs w:val="21"/>
          <w14:ligatures w14:val="none"/>
        </w:rPr>
        <w:t>Deepseek</w:t>
      </w:r>
      <w:proofErr w:type="spellEnd"/>
      <w:r w:rsidRPr="00C949E4">
        <w:rPr>
          <w:rFonts w:ascii="宋体" w:eastAsia="宋体" w:hAnsi="宋体" w:cs="Times New Roman" w:hint="eastAsia"/>
          <w:sz w:val="21"/>
          <w:szCs w:val="21"/>
          <w14:ligatures w14:val="none"/>
        </w:rPr>
        <w:t xml:space="preserve"> 测度结果。为研究不同的情绪分数测度方式的区别，本文选用了</w:t>
      </w:r>
      <w:proofErr w:type="spellStart"/>
      <w:r w:rsidRPr="00C949E4">
        <w:rPr>
          <w:rFonts w:ascii="宋体" w:eastAsia="宋体" w:hAnsi="宋体" w:cs="Times New Roman" w:hint="eastAsia"/>
          <w:sz w:val="21"/>
          <w:szCs w:val="21"/>
          <w14:ligatures w14:val="none"/>
        </w:rPr>
        <w:t>huggingface</w:t>
      </w:r>
      <w:proofErr w:type="spellEnd"/>
      <w:r w:rsidRPr="00C949E4">
        <w:rPr>
          <w:rFonts w:ascii="宋体" w:eastAsia="宋体" w:hAnsi="宋体" w:cs="Times New Roman" w:hint="eastAsia"/>
          <w:sz w:val="21"/>
          <w:szCs w:val="21"/>
          <w14:ligatures w14:val="none"/>
        </w:rPr>
        <w:t>中</w:t>
      </w:r>
      <w:proofErr w:type="gramStart"/>
      <w:r w:rsidRPr="00C949E4">
        <w:rPr>
          <w:rFonts w:ascii="宋体" w:eastAsia="宋体" w:hAnsi="宋体" w:cs="Times New Roman" w:hint="eastAsia"/>
          <w:sz w:val="21"/>
          <w:szCs w:val="21"/>
          <w14:ligatures w14:val="none"/>
        </w:rPr>
        <w:t>预训练</w:t>
      </w:r>
      <w:proofErr w:type="gramEnd"/>
      <w:r w:rsidRPr="00C949E4">
        <w:rPr>
          <w:rFonts w:ascii="宋体" w:eastAsia="宋体" w:hAnsi="宋体" w:cs="Times New Roman" w:hint="eastAsia"/>
          <w:sz w:val="21"/>
          <w:szCs w:val="21"/>
          <w14:ligatures w14:val="none"/>
        </w:rPr>
        <w:t>模型</w:t>
      </w:r>
      <w:proofErr w:type="spellStart"/>
      <w:r w:rsidRPr="00C949E4">
        <w:rPr>
          <w:rFonts w:ascii="宋体" w:eastAsia="宋体" w:hAnsi="宋体" w:cs="Times New Roman" w:hint="eastAsia"/>
          <w:sz w:val="21"/>
          <w:szCs w:val="21"/>
          <w14:ligatures w14:val="none"/>
        </w:rPr>
        <w:t>bert-jd-chinese</w:t>
      </w:r>
      <w:proofErr w:type="spellEnd"/>
      <w:r w:rsidRPr="00C949E4">
        <w:rPr>
          <w:rFonts w:ascii="宋体" w:eastAsia="宋体" w:hAnsi="宋体" w:cs="Times New Roman" w:hint="eastAsia"/>
          <w:sz w:val="21"/>
          <w:szCs w:val="21"/>
          <w14:ligatures w14:val="none"/>
        </w:rPr>
        <w:t>和姜富伟金融情绪词典法测度得出的情绪分数作为解释变量，得到的结果如表</w:t>
      </w:r>
      <w:r w:rsidR="00EE1115">
        <w:rPr>
          <w:rFonts w:ascii="宋体" w:eastAsia="宋体" w:hAnsi="宋体" w:cs="Times New Roman" w:hint="eastAsia"/>
          <w:sz w:val="21"/>
          <w:szCs w:val="21"/>
          <w14:ligatures w14:val="none"/>
        </w:rPr>
        <w:t>9</w:t>
      </w:r>
      <w:r w:rsidRPr="00C949E4">
        <w:rPr>
          <w:rFonts w:ascii="宋体" w:eastAsia="宋体" w:hAnsi="宋体" w:cs="Times New Roman" w:hint="eastAsia"/>
          <w:sz w:val="21"/>
          <w:szCs w:val="21"/>
          <w14:ligatures w14:val="none"/>
        </w:rPr>
        <w:t>所示。 回归结果显示，姜富伟金融情绪词典测度的情绪分数显著，使用</w:t>
      </w:r>
      <w:proofErr w:type="gramStart"/>
      <w:r w:rsidRPr="00C949E4">
        <w:rPr>
          <w:rFonts w:ascii="宋体" w:eastAsia="宋体" w:hAnsi="宋体" w:cs="Times New Roman" w:hint="eastAsia"/>
          <w:sz w:val="21"/>
          <w:szCs w:val="21"/>
          <w14:ligatures w14:val="none"/>
        </w:rPr>
        <w:t>预训练</w:t>
      </w:r>
      <w:proofErr w:type="gramEnd"/>
      <w:r w:rsidRPr="00C949E4">
        <w:rPr>
          <w:rFonts w:ascii="宋体" w:eastAsia="宋体" w:hAnsi="宋体" w:cs="Times New Roman" w:hint="eastAsia"/>
          <w:sz w:val="21"/>
          <w:szCs w:val="21"/>
          <w14:ligatures w14:val="none"/>
        </w:rPr>
        <w:t xml:space="preserve">模型 </w:t>
      </w:r>
      <w:proofErr w:type="spellStart"/>
      <w:r w:rsidRPr="00C949E4">
        <w:rPr>
          <w:rFonts w:ascii="宋体" w:eastAsia="宋体" w:hAnsi="宋体" w:cs="Times New Roman" w:hint="eastAsia"/>
          <w:sz w:val="21"/>
          <w:szCs w:val="21"/>
          <w14:ligatures w14:val="none"/>
        </w:rPr>
        <w:t>bert-jd-chinese</w:t>
      </w:r>
      <w:proofErr w:type="spellEnd"/>
      <w:r w:rsidRPr="00C949E4">
        <w:rPr>
          <w:rFonts w:ascii="宋体" w:eastAsia="宋体" w:hAnsi="宋体" w:cs="Times New Roman" w:hint="eastAsia"/>
          <w:sz w:val="21"/>
          <w:szCs w:val="21"/>
          <w14:ligatures w14:val="none"/>
        </w:rPr>
        <w:t xml:space="preserve"> 得到的情绪分数未通过显著性检验，可能原因在于该模型的训练集并非以中文金融新闻为主，导致其对财经语境的理解能力有限。</w:t>
      </w:r>
    </w:p>
    <w:tbl>
      <w:tblPr>
        <w:tblpPr w:leftFromText="180" w:rightFromText="180" w:vertAnchor="text" w:horzAnchor="margin" w:tblpY="44"/>
        <w:tblW w:w="5405" w:type="pct"/>
        <w:tblBorders>
          <w:bottom w:val="single" w:sz="8" w:space="0" w:color="000000"/>
        </w:tblBorders>
        <w:tblCellMar>
          <w:left w:w="0" w:type="dxa"/>
          <w:right w:w="0" w:type="dxa"/>
        </w:tblCellMar>
        <w:tblLook w:val="04A0" w:firstRow="1" w:lastRow="0" w:firstColumn="1" w:lastColumn="0" w:noHBand="0" w:noVBand="1"/>
      </w:tblPr>
      <w:tblGrid>
        <w:gridCol w:w="1560"/>
        <w:gridCol w:w="2127"/>
        <w:gridCol w:w="1132"/>
      </w:tblGrid>
      <w:tr w:rsidR="001972D7" w:rsidRPr="00C949E4" w14:paraId="5C58BD0F" w14:textId="77777777" w:rsidTr="001972D7">
        <w:trPr>
          <w:trHeight w:val="14"/>
        </w:trPr>
        <w:tc>
          <w:tcPr>
            <w:tcW w:w="5000" w:type="pct"/>
            <w:gridSpan w:val="3"/>
            <w:tcBorders>
              <w:top w:val="single" w:sz="4" w:space="0" w:color="auto"/>
              <w:bottom w:val="nil"/>
              <w:tl2br w:val="nil"/>
              <w:tr2bl w:val="nil"/>
            </w:tcBorders>
          </w:tcPr>
          <w:p w14:paraId="6F2AE9D0" w14:textId="77777777" w:rsidR="001972D7" w:rsidRPr="00C949E4"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sidRPr="00C949E4">
              <w:rPr>
                <w:rFonts w:ascii="宋体" w:eastAsia="宋体" w:hAnsi="宋体" w:cs="宋体" w:hint="eastAsia"/>
                <w:bCs/>
                <w:spacing w:val="-2"/>
                <w:kern w:val="0"/>
                <w:sz w:val="21"/>
                <w:szCs w:val="21"/>
                <w14:ligatures w14:val="none"/>
              </w:rPr>
              <w:t>表</w:t>
            </w:r>
            <w:r>
              <w:rPr>
                <w:rFonts w:ascii="宋体" w:eastAsia="宋体" w:hAnsi="宋体" w:cs="宋体" w:hint="eastAsia"/>
                <w:bCs/>
                <w:spacing w:val="-2"/>
                <w:kern w:val="0"/>
                <w:sz w:val="21"/>
                <w:szCs w:val="21"/>
                <w14:ligatures w14:val="none"/>
              </w:rPr>
              <w:t>9</w:t>
            </w:r>
            <w:r w:rsidRPr="00C949E4">
              <w:rPr>
                <w:rFonts w:ascii="宋体" w:eastAsia="宋体" w:hAnsi="宋体" w:cs="宋体" w:hint="eastAsia"/>
                <w:bCs/>
                <w:spacing w:val="-2"/>
                <w:kern w:val="0"/>
                <w:sz w:val="21"/>
                <w:szCs w:val="21"/>
                <w14:ligatures w14:val="none"/>
              </w:rPr>
              <w:t xml:space="preserve"> 稳健性检验：解释变量的稳健性</w:t>
            </w:r>
          </w:p>
        </w:tc>
      </w:tr>
      <w:tr w:rsidR="001972D7" w:rsidRPr="00C949E4" w14:paraId="4C1858AB" w14:textId="77777777" w:rsidTr="001972D7">
        <w:trPr>
          <w:trHeight w:val="14"/>
        </w:trPr>
        <w:tc>
          <w:tcPr>
            <w:tcW w:w="1619" w:type="pct"/>
            <w:tcBorders>
              <w:top w:val="single" w:sz="4" w:space="0" w:color="auto"/>
              <w:bottom w:val="nil"/>
              <w:tl2br w:val="nil"/>
              <w:tr2bl w:val="nil"/>
            </w:tcBorders>
          </w:tcPr>
          <w:p w14:paraId="5359C2E3" w14:textId="77777777" w:rsidR="001972D7" w:rsidRPr="00C949E4" w:rsidRDefault="001972D7" w:rsidP="001972D7">
            <w:pPr>
              <w:widowControl/>
              <w:spacing w:after="0" w:line="240" w:lineRule="auto"/>
              <w:jc w:val="both"/>
              <w:rPr>
                <w:rFonts w:ascii="Times New Roman" w:eastAsia="Times New Roman" w:hAnsi="Times New Roman" w:cs="Times New Roman"/>
                <w:bCs/>
                <w:sz w:val="18"/>
                <w:szCs w:val="18"/>
                <w14:ligatures w14:val="none"/>
              </w:rPr>
            </w:pPr>
          </w:p>
        </w:tc>
        <w:tc>
          <w:tcPr>
            <w:tcW w:w="2207" w:type="pct"/>
            <w:tcBorders>
              <w:top w:val="single" w:sz="4" w:space="0" w:color="auto"/>
              <w:bottom w:val="nil"/>
              <w:tl2br w:val="nil"/>
              <w:tr2bl w:val="nil"/>
            </w:tcBorders>
          </w:tcPr>
          <w:p w14:paraId="35966185" w14:textId="77777777" w:rsidR="001972D7" w:rsidRPr="00C949E4" w:rsidRDefault="001972D7" w:rsidP="001972D7">
            <w:pPr>
              <w:widowControl/>
              <w:spacing w:after="0" w:line="240" w:lineRule="auto"/>
              <w:ind w:left="107"/>
              <w:jc w:val="center"/>
              <w:rPr>
                <w:rFonts w:ascii="Times New Roman" w:eastAsia="Times New Roman" w:hAnsi="Times New Roman" w:cs="Times New Roman"/>
                <w:bCs/>
                <w:sz w:val="18"/>
                <w:szCs w:val="18"/>
                <w14:ligatures w14:val="none"/>
              </w:rPr>
            </w:pPr>
            <w:r w:rsidRPr="00C949E4">
              <w:rPr>
                <w:rFonts w:ascii="宋体" w:eastAsia="宋体" w:hAnsi="宋体" w:cs="宋体" w:hint="eastAsia"/>
                <w:bCs/>
                <w:spacing w:val="-2"/>
                <w:sz w:val="18"/>
                <w:szCs w:val="18"/>
                <w14:ligatures w14:val="none"/>
              </w:rPr>
              <w:t>姜富伟金融情绪词典</w:t>
            </w:r>
          </w:p>
        </w:tc>
        <w:tc>
          <w:tcPr>
            <w:tcW w:w="1175" w:type="pct"/>
            <w:tcBorders>
              <w:top w:val="single" w:sz="4" w:space="0" w:color="auto"/>
              <w:bottom w:val="nil"/>
              <w:tl2br w:val="nil"/>
              <w:tr2bl w:val="nil"/>
            </w:tcBorders>
          </w:tcPr>
          <w:p w14:paraId="65280A19" w14:textId="77777777" w:rsidR="001972D7" w:rsidRPr="00C949E4" w:rsidRDefault="001972D7" w:rsidP="001972D7">
            <w:pPr>
              <w:widowControl/>
              <w:spacing w:after="0" w:line="240" w:lineRule="auto"/>
              <w:ind w:left="78"/>
              <w:jc w:val="center"/>
              <w:rPr>
                <w:rFonts w:ascii="Times New Roman" w:eastAsia="Times New Roman" w:hAnsi="Times New Roman" w:cs="Times New Roman"/>
                <w:bCs/>
                <w:sz w:val="18"/>
                <w:szCs w:val="18"/>
                <w14:ligatures w14:val="none"/>
              </w:rPr>
            </w:pPr>
            <w:proofErr w:type="spellStart"/>
            <w:r w:rsidRPr="00C949E4">
              <w:rPr>
                <w:rFonts w:ascii="Times New Roman" w:eastAsia="等线" w:hAnsi="Times New Roman" w:cs="Times New Roman"/>
                <w:bCs/>
                <w:spacing w:val="-2"/>
                <w:sz w:val="18"/>
                <w:szCs w:val="18"/>
                <w14:ligatures w14:val="none"/>
              </w:rPr>
              <w:t>RoBerta</w:t>
            </w:r>
            <w:proofErr w:type="spellEnd"/>
          </w:p>
        </w:tc>
      </w:tr>
      <w:tr w:rsidR="001972D7" w:rsidRPr="00C949E4" w14:paraId="55DA869C" w14:textId="77777777" w:rsidTr="001972D7">
        <w:trPr>
          <w:trHeight w:val="14"/>
        </w:trPr>
        <w:tc>
          <w:tcPr>
            <w:tcW w:w="1619" w:type="pct"/>
            <w:tcBorders>
              <w:top w:val="nil"/>
              <w:bottom w:val="nil"/>
              <w:tl2br w:val="nil"/>
              <w:tr2bl w:val="nil"/>
            </w:tcBorders>
          </w:tcPr>
          <w:p w14:paraId="5D0E6E10" w14:textId="77777777" w:rsidR="001972D7" w:rsidRPr="00DD5BD4" w:rsidRDefault="001972D7" w:rsidP="001972D7">
            <w:pPr>
              <w:widowControl/>
              <w:spacing w:after="0" w:line="240" w:lineRule="auto"/>
              <w:jc w:val="both"/>
              <w:rPr>
                <w:rFonts w:ascii="Times New Roman" w:hAnsi="Times New Roman" w:cs="Times New Roman"/>
                <w:bCs/>
                <w:i/>
                <w:sz w:val="18"/>
                <w:szCs w:val="18"/>
                <w14:ligatures w14:val="none"/>
              </w:rPr>
            </w:pPr>
            <m:oMathPara>
              <m:oMath>
                <m:r>
                  <w:rPr>
                    <w:rFonts w:ascii="Cambria Math" w:eastAsia="Times New Roman" w:hAnsi="Cambria Math" w:cs="Times New Roman"/>
                    <w:sz w:val="18"/>
                    <w:szCs w:val="18"/>
                    <w14:ligatures w14:val="none"/>
                  </w:rPr>
                  <m:t>sentiment</m:t>
                </m:r>
              </m:oMath>
            </m:oMathPara>
          </w:p>
        </w:tc>
        <w:tc>
          <w:tcPr>
            <w:tcW w:w="2207" w:type="pct"/>
            <w:tcBorders>
              <w:top w:val="nil"/>
              <w:bottom w:val="nil"/>
              <w:tl2br w:val="nil"/>
              <w:tr2bl w:val="nil"/>
            </w:tcBorders>
          </w:tcPr>
          <w:p w14:paraId="0DA142C4" w14:textId="77777777" w:rsidR="001972D7" w:rsidRPr="00273C08" w:rsidRDefault="001972D7" w:rsidP="001972D7">
            <w:pPr>
              <w:widowControl/>
              <w:spacing w:after="0" w:line="240" w:lineRule="auto"/>
              <w:ind w:left="107"/>
              <w:jc w:val="center"/>
              <w:rPr>
                <w:rFonts w:ascii="Times New Roman" w:eastAsia="宋体" w:hAnsi="Times New Roman" w:cs="Times New Roman"/>
                <w:bCs/>
                <w:spacing w:val="-2"/>
                <w:sz w:val="18"/>
                <w:szCs w:val="18"/>
                <w14:ligatures w14:val="none"/>
              </w:rPr>
            </w:pPr>
            <w:r w:rsidRPr="00273C08">
              <w:rPr>
                <w:rFonts w:ascii="Times New Roman" w:eastAsia="宋体" w:hAnsi="Times New Roman" w:cs="Times New Roman"/>
                <w:bCs/>
                <w:spacing w:val="-2"/>
                <w:sz w:val="18"/>
                <w:szCs w:val="18"/>
                <w14:ligatures w14:val="none"/>
              </w:rPr>
              <w:t>0.0009***</w:t>
            </w:r>
          </w:p>
          <w:p w14:paraId="7E8B22B4"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sidRPr="00273C08">
              <w:rPr>
                <w:rFonts w:ascii="Times New Roman" w:eastAsia="宋体" w:hAnsi="Times New Roman" w:cs="Times New Roman"/>
                <w:bCs/>
                <w:spacing w:val="-2"/>
                <w:sz w:val="18"/>
                <w:szCs w:val="18"/>
                <w14:ligatures w14:val="none"/>
              </w:rPr>
              <w:t>（</w:t>
            </w:r>
            <w:r w:rsidRPr="00273C08">
              <w:rPr>
                <w:rFonts w:ascii="Times New Roman" w:eastAsia="宋体" w:hAnsi="Times New Roman" w:cs="Times New Roman"/>
                <w:bCs/>
                <w:spacing w:val="-2"/>
                <w:sz w:val="18"/>
                <w:szCs w:val="18"/>
                <w14:ligatures w14:val="none"/>
              </w:rPr>
              <w:t>0.0001)</w:t>
            </w:r>
          </w:p>
        </w:tc>
        <w:tc>
          <w:tcPr>
            <w:tcW w:w="1175" w:type="pct"/>
            <w:tcBorders>
              <w:top w:val="nil"/>
              <w:bottom w:val="nil"/>
              <w:tl2br w:val="nil"/>
              <w:tr2bl w:val="nil"/>
            </w:tcBorders>
          </w:tcPr>
          <w:p w14:paraId="3ABF5ADD" w14:textId="77777777" w:rsidR="001972D7"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sidRPr="00DD5BD4">
              <w:rPr>
                <w:rFonts w:ascii="Times New Roman" w:eastAsia="等线" w:hAnsi="Times New Roman" w:cs="Times New Roman" w:hint="eastAsia"/>
                <w:bCs/>
                <w:spacing w:val="-2"/>
                <w:sz w:val="18"/>
                <w:szCs w:val="18"/>
                <w14:ligatures w14:val="none"/>
              </w:rPr>
              <w:t>0.0101</w:t>
            </w:r>
          </w:p>
          <w:p w14:paraId="5A0D9358" w14:textId="77777777" w:rsidR="001972D7" w:rsidRPr="00C949E4"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Pr>
                <w:rFonts w:ascii="Times New Roman" w:eastAsia="等线" w:hAnsi="Times New Roman" w:cs="Times New Roman" w:hint="eastAsia"/>
                <w:bCs/>
                <w:spacing w:val="-2"/>
                <w:sz w:val="18"/>
                <w:szCs w:val="18"/>
                <w14:ligatures w14:val="none"/>
              </w:rPr>
              <w:t>(</w:t>
            </w:r>
            <w:r w:rsidRPr="00DD5BD4">
              <w:rPr>
                <w:rFonts w:ascii="Times New Roman" w:eastAsia="等线" w:hAnsi="Times New Roman" w:cs="Times New Roman" w:hint="eastAsia"/>
                <w:bCs/>
                <w:spacing w:val="-2"/>
                <w:sz w:val="18"/>
                <w:szCs w:val="18"/>
                <w14:ligatures w14:val="none"/>
              </w:rPr>
              <w:t>0.011</w:t>
            </w:r>
            <w:r>
              <w:rPr>
                <w:rFonts w:ascii="Times New Roman" w:eastAsia="等线" w:hAnsi="Times New Roman" w:cs="Times New Roman" w:hint="eastAsia"/>
                <w:bCs/>
                <w:spacing w:val="-2"/>
                <w:sz w:val="18"/>
                <w:szCs w:val="18"/>
                <w14:ligatures w14:val="none"/>
              </w:rPr>
              <w:t>)</w:t>
            </w:r>
          </w:p>
        </w:tc>
      </w:tr>
      <w:tr w:rsidR="001972D7" w:rsidRPr="00C949E4" w14:paraId="01F1A969" w14:textId="77777777" w:rsidTr="001972D7">
        <w:trPr>
          <w:trHeight w:val="14"/>
        </w:trPr>
        <w:tc>
          <w:tcPr>
            <w:tcW w:w="1619" w:type="pct"/>
            <w:tcBorders>
              <w:top w:val="nil"/>
              <w:bottom w:val="nil"/>
              <w:tl2br w:val="nil"/>
              <w:tr2bl w:val="nil"/>
            </w:tcBorders>
          </w:tcPr>
          <w:p w14:paraId="3B6B013D" w14:textId="77777777" w:rsidR="001972D7" w:rsidRDefault="001972D7" w:rsidP="001972D7">
            <w:pPr>
              <w:widowControl/>
              <w:spacing w:after="0" w:line="240" w:lineRule="auto"/>
              <w:jc w:val="both"/>
              <w:rPr>
                <w:rFonts w:ascii="等线" w:eastAsia="等线" w:hAnsi="等线" w:cs="Times New Roman" w:hint="eastAsia"/>
                <w:bCs/>
                <w:sz w:val="18"/>
                <w:szCs w:val="18"/>
                <w14:ligatures w14:val="none"/>
              </w:rPr>
            </w:pPr>
            <m:oMathPara>
              <m:oMath>
                <m:r>
                  <w:rPr>
                    <w:rFonts w:ascii="Cambria Math" w:eastAsia="等线" w:hAnsi="Cambria Math" w:cs="Times New Roman" w:hint="eastAsia"/>
                    <w:sz w:val="18"/>
                    <w:szCs w:val="18"/>
                    <w14:ligatures w14:val="none"/>
                  </w:rPr>
                  <m:t>cons</m:t>
                </m:r>
              </m:oMath>
            </m:oMathPara>
          </w:p>
        </w:tc>
        <w:tc>
          <w:tcPr>
            <w:tcW w:w="2207" w:type="pct"/>
            <w:tcBorders>
              <w:top w:val="nil"/>
              <w:bottom w:val="nil"/>
              <w:tl2br w:val="nil"/>
              <w:tr2bl w:val="nil"/>
            </w:tcBorders>
          </w:tcPr>
          <w:p w14:paraId="131B5096" w14:textId="77777777" w:rsidR="001972D7" w:rsidRPr="00273C08" w:rsidRDefault="001972D7" w:rsidP="001972D7">
            <w:pPr>
              <w:widowControl/>
              <w:spacing w:after="0" w:line="240" w:lineRule="auto"/>
              <w:ind w:left="107"/>
              <w:jc w:val="center"/>
              <w:rPr>
                <w:rFonts w:ascii="Times New Roman" w:eastAsia="宋体" w:hAnsi="Times New Roman" w:cs="Times New Roman"/>
                <w:bCs/>
                <w:spacing w:val="-2"/>
                <w:sz w:val="18"/>
                <w:szCs w:val="18"/>
                <w14:ligatures w14:val="none"/>
              </w:rPr>
            </w:pPr>
            <w:r w:rsidRPr="00273C08">
              <w:rPr>
                <w:rFonts w:ascii="Times New Roman" w:eastAsia="宋体" w:hAnsi="Times New Roman" w:cs="Times New Roman"/>
                <w:bCs/>
                <w:spacing w:val="-2"/>
                <w:sz w:val="18"/>
                <w:szCs w:val="18"/>
                <w14:ligatures w14:val="none"/>
              </w:rPr>
              <w:t>-0.0307</w:t>
            </w:r>
          </w:p>
          <w:p w14:paraId="19EF52A7"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sidRPr="00273C08">
              <w:rPr>
                <w:rFonts w:ascii="Times New Roman" w:eastAsia="宋体" w:hAnsi="Times New Roman" w:cs="Times New Roman"/>
                <w:bCs/>
                <w:spacing w:val="-2"/>
                <w:sz w:val="18"/>
                <w:szCs w:val="18"/>
                <w14:ligatures w14:val="none"/>
              </w:rPr>
              <w:t>(0.243)</w:t>
            </w:r>
          </w:p>
        </w:tc>
        <w:tc>
          <w:tcPr>
            <w:tcW w:w="1175" w:type="pct"/>
            <w:tcBorders>
              <w:top w:val="nil"/>
              <w:bottom w:val="nil"/>
              <w:tl2br w:val="nil"/>
              <w:tr2bl w:val="nil"/>
            </w:tcBorders>
          </w:tcPr>
          <w:p w14:paraId="0D428113" w14:textId="77777777" w:rsidR="001972D7"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sidRPr="00DD5BD4">
              <w:rPr>
                <w:rFonts w:ascii="Times New Roman" w:eastAsia="等线" w:hAnsi="Times New Roman" w:cs="Times New Roman" w:hint="eastAsia"/>
                <w:bCs/>
                <w:spacing w:val="-2"/>
                <w:sz w:val="18"/>
                <w:szCs w:val="18"/>
                <w14:ligatures w14:val="none"/>
              </w:rPr>
              <w:t>0.0125</w:t>
            </w:r>
          </w:p>
          <w:p w14:paraId="4B5E766A" w14:textId="77777777" w:rsidR="001972D7" w:rsidRPr="00C949E4" w:rsidRDefault="001972D7" w:rsidP="001972D7">
            <w:pPr>
              <w:widowControl/>
              <w:spacing w:after="0" w:line="240" w:lineRule="auto"/>
              <w:ind w:left="78"/>
              <w:jc w:val="center"/>
              <w:rPr>
                <w:rFonts w:ascii="Times New Roman" w:eastAsia="等线" w:hAnsi="Times New Roman" w:cs="Times New Roman"/>
                <w:bCs/>
                <w:spacing w:val="-2"/>
                <w:sz w:val="18"/>
                <w:szCs w:val="18"/>
                <w14:ligatures w14:val="none"/>
              </w:rPr>
            </w:pPr>
            <w:r>
              <w:rPr>
                <w:rFonts w:ascii="Times New Roman" w:eastAsia="等线" w:hAnsi="Times New Roman" w:cs="Times New Roman" w:hint="eastAsia"/>
                <w:bCs/>
                <w:spacing w:val="-2"/>
                <w:sz w:val="18"/>
                <w:szCs w:val="18"/>
                <w14:ligatures w14:val="none"/>
              </w:rPr>
              <w:t>(</w:t>
            </w:r>
            <w:r w:rsidRPr="00DD5BD4">
              <w:rPr>
                <w:rFonts w:ascii="Times New Roman" w:eastAsia="等线" w:hAnsi="Times New Roman" w:cs="Times New Roman" w:hint="eastAsia"/>
                <w:bCs/>
                <w:spacing w:val="-2"/>
                <w:sz w:val="18"/>
                <w:szCs w:val="18"/>
                <w14:ligatures w14:val="none"/>
              </w:rPr>
              <w:t>0.246</w:t>
            </w:r>
            <w:r>
              <w:rPr>
                <w:rFonts w:ascii="Times New Roman" w:eastAsia="等线" w:hAnsi="Times New Roman" w:cs="Times New Roman" w:hint="eastAsia"/>
                <w:bCs/>
                <w:spacing w:val="-2"/>
                <w:sz w:val="18"/>
                <w:szCs w:val="18"/>
                <w14:ligatures w14:val="none"/>
              </w:rPr>
              <w:t>)</w:t>
            </w:r>
          </w:p>
        </w:tc>
      </w:tr>
      <w:tr w:rsidR="001972D7" w:rsidRPr="00C949E4" w14:paraId="7308B1D2" w14:textId="77777777" w:rsidTr="001972D7">
        <w:trPr>
          <w:trHeight w:val="14"/>
        </w:trPr>
        <w:tc>
          <w:tcPr>
            <w:tcW w:w="1619" w:type="pct"/>
            <w:tcBorders>
              <w:top w:val="nil"/>
              <w:bottom w:val="nil"/>
              <w:tl2br w:val="nil"/>
              <w:tr2bl w:val="nil"/>
            </w:tcBorders>
          </w:tcPr>
          <w:p w14:paraId="2EFCE003" w14:textId="77777777" w:rsidR="001972D7" w:rsidRPr="00DD5BD4" w:rsidRDefault="001972D7" w:rsidP="001972D7">
            <w:pPr>
              <w:widowControl/>
              <w:spacing w:after="0" w:line="240" w:lineRule="auto"/>
              <w:jc w:val="both"/>
              <w:rPr>
                <w:rFonts w:ascii="宋体" w:eastAsia="宋体" w:hAnsi="宋体" w:cs="Times New Roman" w:hint="eastAsia"/>
                <w:bCs/>
                <w:sz w:val="18"/>
                <w:szCs w:val="18"/>
                <w14:ligatures w14:val="none"/>
              </w:rPr>
            </w:pPr>
            <w:r>
              <w:rPr>
                <w:rFonts w:ascii="宋体" w:eastAsia="宋体" w:hAnsi="宋体" w:cs="Times New Roman" w:hint="eastAsia"/>
                <w:bCs/>
                <w:sz w:val="18"/>
                <w:szCs w:val="18"/>
                <w14:ligatures w14:val="none"/>
              </w:rPr>
              <w:t>控制变量</w:t>
            </w:r>
          </w:p>
        </w:tc>
        <w:tc>
          <w:tcPr>
            <w:tcW w:w="2207" w:type="pct"/>
            <w:tcBorders>
              <w:top w:val="nil"/>
              <w:bottom w:val="nil"/>
              <w:tl2br w:val="nil"/>
              <w:tr2bl w:val="nil"/>
            </w:tcBorders>
          </w:tcPr>
          <w:p w14:paraId="362A95C7"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nil"/>
              <w:tl2br w:val="nil"/>
              <w:tr2bl w:val="nil"/>
            </w:tcBorders>
          </w:tcPr>
          <w:p w14:paraId="1AC0D71A" w14:textId="77777777" w:rsidR="001972D7" w:rsidRPr="00DD5BD4" w:rsidRDefault="001972D7" w:rsidP="001972D7">
            <w:pPr>
              <w:widowControl/>
              <w:spacing w:after="0" w:line="240" w:lineRule="auto"/>
              <w:ind w:left="78"/>
              <w:jc w:val="center"/>
              <w:rPr>
                <w:rFonts w:ascii="宋体" w:eastAsia="宋体" w:hAnsi="宋体" w:cs="Times New Roman" w:hint="eastAsia"/>
                <w:bCs/>
                <w:spacing w:val="-2"/>
                <w:sz w:val="18"/>
                <w:szCs w:val="18"/>
                <w14:ligatures w14:val="none"/>
              </w:rPr>
            </w:pPr>
            <w:r>
              <w:rPr>
                <w:rFonts w:ascii="宋体" w:eastAsia="宋体" w:hAnsi="宋体" w:cs="Times New Roman" w:hint="eastAsia"/>
                <w:bCs/>
                <w:spacing w:val="-2"/>
                <w:sz w:val="18"/>
                <w:szCs w:val="18"/>
                <w14:ligatures w14:val="none"/>
              </w:rPr>
              <w:t>是</w:t>
            </w:r>
          </w:p>
        </w:tc>
      </w:tr>
      <w:tr w:rsidR="001972D7" w:rsidRPr="00C949E4" w14:paraId="41486BD2" w14:textId="77777777" w:rsidTr="001972D7">
        <w:trPr>
          <w:trHeight w:val="14"/>
        </w:trPr>
        <w:tc>
          <w:tcPr>
            <w:tcW w:w="1619" w:type="pct"/>
            <w:tcBorders>
              <w:top w:val="nil"/>
              <w:bottom w:val="nil"/>
              <w:tl2br w:val="nil"/>
              <w:tr2bl w:val="nil"/>
            </w:tcBorders>
          </w:tcPr>
          <w:p w14:paraId="2F9ABA07" w14:textId="77777777" w:rsidR="001972D7" w:rsidRPr="00DD5BD4" w:rsidRDefault="001972D7" w:rsidP="001972D7">
            <w:pPr>
              <w:widowControl/>
              <w:spacing w:after="0" w:line="240" w:lineRule="auto"/>
              <w:jc w:val="both"/>
              <w:rPr>
                <w:rFonts w:ascii="宋体" w:eastAsia="宋体" w:hAnsi="宋体" w:cs="Times New Roman" w:hint="eastAsia"/>
                <w:bCs/>
                <w:sz w:val="18"/>
                <w:szCs w:val="18"/>
                <w14:ligatures w14:val="none"/>
              </w:rPr>
            </w:pPr>
            <w:r w:rsidRPr="00DD5BD4">
              <w:rPr>
                <w:rFonts w:ascii="宋体" w:eastAsia="宋体" w:hAnsi="宋体" w:cs="Times New Roman" w:hint="eastAsia"/>
                <w:bCs/>
                <w:sz w:val="18"/>
                <w:szCs w:val="18"/>
                <w14:ligatures w14:val="none"/>
              </w:rPr>
              <w:t>时间固定效应</w:t>
            </w:r>
          </w:p>
        </w:tc>
        <w:tc>
          <w:tcPr>
            <w:tcW w:w="2207" w:type="pct"/>
            <w:tcBorders>
              <w:top w:val="nil"/>
              <w:bottom w:val="nil"/>
              <w:tl2br w:val="nil"/>
              <w:tr2bl w:val="nil"/>
            </w:tcBorders>
          </w:tcPr>
          <w:p w14:paraId="5DDF7861"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nil"/>
              <w:tl2br w:val="nil"/>
              <w:tr2bl w:val="nil"/>
            </w:tcBorders>
          </w:tcPr>
          <w:p w14:paraId="611A1946" w14:textId="77777777" w:rsidR="001972D7" w:rsidRPr="00DD5BD4" w:rsidRDefault="001972D7" w:rsidP="001972D7">
            <w:pPr>
              <w:widowControl/>
              <w:spacing w:after="0" w:line="240" w:lineRule="auto"/>
              <w:ind w:left="78"/>
              <w:jc w:val="center"/>
              <w:rPr>
                <w:rFonts w:ascii="宋体" w:eastAsia="宋体" w:hAnsi="宋体" w:cs="Times New Roman" w:hint="eastAsia"/>
                <w:bCs/>
                <w:spacing w:val="-2"/>
                <w:sz w:val="18"/>
                <w:szCs w:val="18"/>
                <w14:ligatures w14:val="none"/>
              </w:rPr>
            </w:pPr>
            <w:r>
              <w:rPr>
                <w:rFonts w:ascii="宋体" w:eastAsia="宋体" w:hAnsi="宋体" w:cs="Times New Roman" w:hint="eastAsia"/>
                <w:bCs/>
                <w:spacing w:val="-2"/>
                <w:sz w:val="18"/>
                <w:szCs w:val="18"/>
                <w14:ligatures w14:val="none"/>
              </w:rPr>
              <w:t>是</w:t>
            </w:r>
          </w:p>
        </w:tc>
      </w:tr>
      <w:tr w:rsidR="001972D7" w:rsidRPr="00C949E4" w14:paraId="0B5F69D2" w14:textId="77777777" w:rsidTr="001972D7">
        <w:trPr>
          <w:trHeight w:val="14"/>
        </w:trPr>
        <w:tc>
          <w:tcPr>
            <w:tcW w:w="1619" w:type="pct"/>
            <w:tcBorders>
              <w:top w:val="nil"/>
              <w:bottom w:val="single" w:sz="4" w:space="0" w:color="auto"/>
              <w:tl2br w:val="nil"/>
              <w:tr2bl w:val="nil"/>
            </w:tcBorders>
          </w:tcPr>
          <w:p w14:paraId="125D2584" w14:textId="77777777" w:rsidR="001972D7" w:rsidRPr="00DD5BD4" w:rsidRDefault="001972D7" w:rsidP="001972D7">
            <w:pPr>
              <w:widowControl/>
              <w:spacing w:after="0" w:line="240" w:lineRule="auto"/>
              <w:jc w:val="both"/>
              <w:rPr>
                <w:rFonts w:ascii="宋体" w:eastAsia="宋体" w:hAnsi="宋体" w:cs="Times New Roman" w:hint="eastAsia"/>
                <w:bCs/>
                <w:sz w:val="18"/>
                <w:szCs w:val="18"/>
                <w14:ligatures w14:val="none"/>
              </w:rPr>
            </w:pPr>
            <w:r>
              <w:rPr>
                <w:rFonts w:ascii="宋体" w:eastAsia="宋体" w:hAnsi="宋体" w:cs="Times New Roman" w:hint="eastAsia"/>
                <w:bCs/>
                <w:sz w:val="18"/>
                <w:szCs w:val="18"/>
                <w14:ligatures w14:val="none"/>
              </w:rPr>
              <w:t>行业固定效应</w:t>
            </w:r>
          </w:p>
        </w:tc>
        <w:tc>
          <w:tcPr>
            <w:tcW w:w="2207" w:type="pct"/>
            <w:tcBorders>
              <w:top w:val="nil"/>
              <w:bottom w:val="single" w:sz="4" w:space="0" w:color="auto"/>
              <w:tl2br w:val="nil"/>
              <w:tr2bl w:val="nil"/>
            </w:tcBorders>
          </w:tcPr>
          <w:p w14:paraId="1A7504B5" w14:textId="77777777" w:rsidR="001972D7" w:rsidRPr="00C949E4" w:rsidRDefault="001972D7" w:rsidP="001972D7">
            <w:pPr>
              <w:widowControl/>
              <w:spacing w:after="0" w:line="240" w:lineRule="auto"/>
              <w:ind w:left="107"/>
              <w:jc w:val="center"/>
              <w:rPr>
                <w:rFonts w:ascii="宋体" w:eastAsia="宋体" w:hAnsi="宋体" w:cs="宋体" w:hint="eastAsia"/>
                <w:bCs/>
                <w:spacing w:val="-2"/>
                <w:sz w:val="18"/>
                <w:szCs w:val="18"/>
                <w14:ligatures w14:val="none"/>
              </w:rPr>
            </w:pPr>
            <w:r>
              <w:rPr>
                <w:rFonts w:ascii="宋体" w:eastAsia="宋体" w:hAnsi="宋体" w:cs="宋体" w:hint="eastAsia"/>
                <w:bCs/>
                <w:spacing w:val="-2"/>
                <w:sz w:val="18"/>
                <w:szCs w:val="18"/>
                <w14:ligatures w14:val="none"/>
              </w:rPr>
              <w:t>是</w:t>
            </w:r>
          </w:p>
        </w:tc>
        <w:tc>
          <w:tcPr>
            <w:tcW w:w="1175" w:type="pct"/>
            <w:tcBorders>
              <w:top w:val="nil"/>
              <w:bottom w:val="single" w:sz="4" w:space="0" w:color="auto"/>
              <w:tl2br w:val="nil"/>
              <w:tr2bl w:val="nil"/>
            </w:tcBorders>
          </w:tcPr>
          <w:p w14:paraId="16425FBC" w14:textId="77777777" w:rsidR="001972D7" w:rsidRPr="00DD5BD4" w:rsidRDefault="001972D7" w:rsidP="001972D7">
            <w:pPr>
              <w:widowControl/>
              <w:spacing w:after="0" w:line="240" w:lineRule="auto"/>
              <w:ind w:left="78"/>
              <w:jc w:val="center"/>
              <w:rPr>
                <w:rFonts w:ascii="宋体" w:eastAsia="宋体" w:hAnsi="宋体" w:cs="Times New Roman" w:hint="eastAsia"/>
                <w:bCs/>
                <w:spacing w:val="-2"/>
                <w:sz w:val="18"/>
                <w:szCs w:val="18"/>
                <w14:ligatures w14:val="none"/>
              </w:rPr>
            </w:pPr>
            <w:r w:rsidRPr="00DD5BD4">
              <w:rPr>
                <w:rFonts w:ascii="宋体" w:eastAsia="宋体" w:hAnsi="宋体" w:cs="Times New Roman" w:hint="eastAsia"/>
                <w:bCs/>
                <w:spacing w:val="-2"/>
                <w:sz w:val="18"/>
                <w:szCs w:val="18"/>
                <w14:ligatures w14:val="none"/>
              </w:rPr>
              <w:t>是</w:t>
            </w:r>
          </w:p>
        </w:tc>
      </w:tr>
    </w:tbl>
    <w:p w14:paraId="7F3E7DE7" w14:textId="64805C03" w:rsidR="001A7D4D" w:rsidRPr="00C949E4" w:rsidRDefault="001A7D4D" w:rsidP="001972D7">
      <w:pPr>
        <w:overflowPunct w:val="0"/>
        <w:spacing w:after="0" w:line="240" w:lineRule="auto"/>
        <w:jc w:val="both"/>
        <w:rPr>
          <w:rFonts w:ascii="宋体" w:eastAsia="宋体" w:hAnsi="宋体" w:cs="Times New Roman" w:hint="eastAsia"/>
          <w:sz w:val="21"/>
          <w:szCs w:val="21"/>
          <w14:ligatures w14:val="none"/>
        </w:rPr>
      </w:pPr>
    </w:p>
    <w:p w14:paraId="54873324" w14:textId="666B4B71" w:rsidR="00C949E4" w:rsidRPr="001A7D4D" w:rsidRDefault="001A7D4D" w:rsidP="001972D7">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这表明在实际的金融文本情绪测度方式构建中，为追求更高的准确性，传统的情绪测度方法的训练集必须与金融文本的高相关。这不仅为研究者收集数据提出了更高的要求，还使得得出的测度方法不具备很好的泛化性能。而大语言模型以其通用性能适应于多类别的任务中</w:t>
      </w:r>
      <w:r>
        <w:rPr>
          <w:rFonts w:ascii="宋体" w:eastAsia="宋体" w:hAnsi="宋体" w:cs="Times New Roman" w:hint="eastAsia"/>
          <w:sz w:val="21"/>
          <w:szCs w:val="21"/>
          <w14:ligatures w14:val="none"/>
        </w:rPr>
        <w:t>。</w:t>
      </w:r>
    </w:p>
    <w:p w14:paraId="61C1D80C" w14:textId="7B6C4C86"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6.</w:t>
      </w:r>
      <w:r w:rsidR="001972D7">
        <w:rPr>
          <w:rFonts w:ascii="Times New Roman" w:eastAsia="黑体" w:hAnsi="Times New Roman" w:cs="Times New Roman" w:hint="eastAsia"/>
          <w:b/>
          <w:kern w:val="0"/>
          <w:sz w:val="21"/>
          <w:szCs w:val="21"/>
          <w14:ligatures w14:val="none"/>
        </w:rPr>
        <w:t>3</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安慰剂检验</w:t>
      </w:r>
    </w:p>
    <w:p w14:paraId="65FE33D5" w14:textId="77777777" w:rsidR="001D0093" w:rsidRDefault="00C949E4" w:rsidP="00C949E4">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为了进一步检验本文的结果是否由不可观察因素驱动，本文通过随机分配公司进行安慰剂检验（Cai,2016）</w:t>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vertAlign w:val="superscript"/>
          <w14:ligatures w14:val="none"/>
        </w:rPr>
        <w:endnoteReference w:id="26"/>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14:ligatures w14:val="none"/>
        </w:rPr>
        <w:t>。本文从样本中随机选择一半公司作为处理组，假设这些公司受到虚假财经新闻的冲击，其他公司为对照组。</w:t>
      </w:r>
    </w:p>
    <w:p w14:paraId="1500A6AA" w14:textId="5DF17D9B" w:rsidR="001D0093" w:rsidRDefault="001D0093" w:rsidP="009E51A6">
      <w:pPr>
        <w:overflowPunct w:val="0"/>
        <w:spacing w:after="0" w:line="240" w:lineRule="auto"/>
        <w:ind w:firstLineChars="200" w:firstLine="440"/>
        <w:jc w:val="both"/>
        <w:rPr>
          <w:rFonts w:ascii="宋体" w:eastAsia="宋体" w:hAnsi="宋体" w:cs="Times New Roman" w:hint="eastAsia"/>
          <w:sz w:val="21"/>
          <w:szCs w:val="21"/>
          <w14:ligatures w14:val="none"/>
        </w:rPr>
      </w:pPr>
      <w:r>
        <w:rPr>
          <w:noProof/>
        </w:rPr>
        <w:drawing>
          <wp:inline distT="0" distB="0" distL="0" distR="0" wp14:anchorId="064651BB" wp14:editId="4EA040DF">
            <wp:extent cx="2447996" cy="1093305"/>
            <wp:effectExtent l="0" t="0" r="0" b="0"/>
            <wp:docPr id="4957502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90183" cy="1112146"/>
                    </a:xfrm>
                    <a:prstGeom prst="rect">
                      <a:avLst/>
                    </a:prstGeom>
                    <a:noFill/>
                    <a:ln>
                      <a:noFill/>
                    </a:ln>
                  </pic:spPr>
                </pic:pic>
              </a:graphicData>
            </a:graphic>
          </wp:inline>
        </w:drawing>
      </w:r>
    </w:p>
    <w:p w14:paraId="1CBD06B8" w14:textId="13547439" w:rsidR="009E51A6" w:rsidRPr="009E51A6" w:rsidRDefault="009E51A6" w:rsidP="009E51A6">
      <w:pPr>
        <w:overflowPunct w:val="0"/>
        <w:spacing w:after="0" w:line="240" w:lineRule="auto"/>
        <w:ind w:firstLineChars="200" w:firstLine="360"/>
        <w:jc w:val="center"/>
        <w:rPr>
          <w:rFonts w:ascii="宋体" w:eastAsia="宋体" w:hAnsi="宋体" w:cs="Times New Roman" w:hint="eastAsia"/>
          <w:sz w:val="18"/>
          <w:szCs w:val="18"/>
          <w14:ligatures w14:val="none"/>
        </w:rPr>
      </w:pPr>
      <w:r w:rsidRPr="009E51A6">
        <w:rPr>
          <w:rFonts w:ascii="宋体" w:eastAsia="宋体" w:hAnsi="宋体" w:cs="Times New Roman" w:hint="eastAsia"/>
          <w:sz w:val="18"/>
          <w:szCs w:val="18"/>
          <w14:ligatures w14:val="none"/>
        </w:rPr>
        <w:t>图</w:t>
      </w:r>
      <w:r w:rsidR="001A7D4D">
        <w:rPr>
          <w:rFonts w:ascii="宋体" w:eastAsia="宋体" w:hAnsi="宋体" w:cs="Times New Roman" w:hint="eastAsia"/>
          <w:sz w:val="18"/>
          <w:szCs w:val="18"/>
          <w14:ligatures w14:val="none"/>
        </w:rPr>
        <w:t>1</w:t>
      </w:r>
      <w:r w:rsidRPr="009E51A6">
        <w:rPr>
          <w:rFonts w:ascii="宋体" w:eastAsia="宋体" w:hAnsi="宋体" w:cs="Times New Roman" w:hint="eastAsia"/>
          <w:sz w:val="18"/>
          <w:szCs w:val="18"/>
          <w14:ligatures w14:val="none"/>
        </w:rPr>
        <w:t xml:space="preserve"> 安慰剂检验-估计系数均值</w:t>
      </w:r>
    </w:p>
    <w:p w14:paraId="513CD76E" w14:textId="3AAFA4FA" w:rsidR="009E51A6" w:rsidRDefault="00C949E4" w:rsidP="009E51A6">
      <w:pPr>
        <w:overflowPunct w:val="0"/>
        <w:spacing w:after="0" w:line="240" w:lineRule="auto"/>
        <w:ind w:firstLineChars="200" w:firstLine="420"/>
        <w:jc w:val="both"/>
        <w:rPr>
          <w:rFonts w:ascii="宋体" w:eastAsia="宋体" w:hAnsi="宋体" w:cs="Times New Roman" w:hint="eastAsia"/>
          <w:sz w:val="21"/>
          <w:szCs w:val="21"/>
          <w14:ligatures w14:val="none"/>
        </w:rPr>
      </w:pPr>
      <w:r w:rsidRPr="00C949E4">
        <w:rPr>
          <w:rFonts w:ascii="宋体" w:eastAsia="宋体" w:hAnsi="宋体" w:cs="Times New Roman" w:hint="eastAsia"/>
          <w:sz w:val="21"/>
          <w:szCs w:val="21"/>
          <w14:ligatures w14:val="none"/>
        </w:rPr>
        <w:t>本文进行了100次随机抽样（</w:t>
      </w:r>
      <w:proofErr w:type="gramStart"/>
      <w:r w:rsidRPr="00C949E4">
        <w:rPr>
          <w:rFonts w:ascii="宋体" w:eastAsia="宋体" w:hAnsi="宋体" w:cs="Times New Roman" w:hint="eastAsia"/>
          <w:sz w:val="21"/>
          <w:szCs w:val="21"/>
          <w14:ligatures w14:val="none"/>
        </w:rPr>
        <w:t>任胜钢等</w:t>
      </w:r>
      <w:proofErr w:type="gramEnd"/>
      <w:r w:rsidRPr="00C949E4">
        <w:rPr>
          <w:rFonts w:ascii="宋体" w:eastAsia="宋体" w:hAnsi="宋体" w:cs="Times New Roman" w:hint="eastAsia"/>
          <w:sz w:val="21"/>
          <w:szCs w:val="21"/>
          <w14:ligatures w14:val="none"/>
        </w:rPr>
        <w:t>，2019）</w:t>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vertAlign w:val="superscript"/>
          <w14:ligatures w14:val="none"/>
        </w:rPr>
        <w:endnoteReference w:id="27"/>
      </w:r>
      <w:r w:rsidR="004A50A9">
        <w:rPr>
          <w:rFonts w:ascii="宋体" w:eastAsia="宋体" w:hAnsi="宋体" w:cs="Times New Roman" w:hint="eastAsia"/>
          <w:sz w:val="21"/>
          <w:szCs w:val="21"/>
          <w:vertAlign w:val="superscript"/>
          <w14:ligatures w14:val="none"/>
        </w:rPr>
        <w:t>]</w:t>
      </w:r>
      <w:r w:rsidRPr="00C949E4">
        <w:rPr>
          <w:rFonts w:ascii="宋体" w:eastAsia="宋体" w:hAnsi="宋体" w:cs="Times New Roman" w:hint="eastAsia"/>
          <w:sz w:val="21"/>
          <w:szCs w:val="21"/>
          <w14:ligatures w14:val="none"/>
        </w:rPr>
        <w:t>，</w:t>
      </w:r>
      <w:proofErr w:type="gramStart"/>
      <w:r w:rsidRPr="00C949E4">
        <w:rPr>
          <w:rFonts w:ascii="宋体" w:eastAsia="宋体" w:hAnsi="宋体" w:cs="Times New Roman" w:hint="eastAsia"/>
          <w:sz w:val="21"/>
          <w:szCs w:val="21"/>
          <w14:ligatures w14:val="none"/>
        </w:rPr>
        <w:t>按照式</w:t>
      </w:r>
      <w:proofErr w:type="gramEnd"/>
      <w:r w:rsidRPr="00C949E4">
        <w:rPr>
          <w:rFonts w:ascii="宋体" w:eastAsia="宋体" w:hAnsi="宋体" w:cs="Times New Roman" w:hint="eastAsia"/>
          <w:sz w:val="21"/>
          <w:szCs w:val="21"/>
          <w14:ligatures w14:val="none"/>
        </w:rPr>
        <w:t>(5)进行基准回归，所得到的100次随机抽样下得到的交互项</w:t>
      </w:r>
      <m:oMath>
        <m:r>
          <w:rPr>
            <w:rFonts w:ascii="Cambria Math" w:eastAsia="宋体" w:hAnsi="Cambria Math" w:cs="Times New Roman"/>
            <w:sz w:val="21"/>
            <w:szCs w:val="21"/>
            <w14:ligatures w14:val="none"/>
          </w:rPr>
          <m:t>time×random_false</m:t>
        </m:r>
      </m:oMath>
      <w:r w:rsidRPr="00C949E4">
        <w:rPr>
          <w:rFonts w:ascii="宋体" w:eastAsia="宋体" w:hAnsi="宋体" w:cs="Times New Roman" w:hint="eastAsia"/>
          <w:sz w:val="21"/>
          <w:szCs w:val="21"/>
          <w14:ligatures w14:val="none"/>
        </w:rPr>
        <w:t>对股票的异常收益率没有影响，即随机采样后回归估计的系数均值为0.0001，p值均值为0.493，结果如图3</w:t>
      </w:r>
      <w:r w:rsidR="009E51A6">
        <w:rPr>
          <w:rFonts w:ascii="宋体" w:eastAsia="宋体" w:hAnsi="宋体" w:cs="Times New Roman" w:hint="eastAsia"/>
          <w:sz w:val="21"/>
          <w:szCs w:val="21"/>
          <w14:ligatures w14:val="none"/>
        </w:rPr>
        <w:t>，图4</w:t>
      </w:r>
      <w:r w:rsidRPr="00C949E4">
        <w:rPr>
          <w:rFonts w:ascii="宋体" w:eastAsia="宋体" w:hAnsi="宋体" w:cs="Times New Roman" w:hint="eastAsia"/>
          <w:sz w:val="21"/>
          <w:szCs w:val="21"/>
          <w14:ligatures w14:val="none"/>
        </w:rPr>
        <w:t>所示。这些点的分布大多在零点左右，因此</w:t>
      </w:r>
      <w:r w:rsidR="009E51A6">
        <w:rPr>
          <w:rFonts w:ascii="宋体" w:eastAsia="宋体" w:hAnsi="宋体" w:cs="Times New Roman" w:hint="eastAsia"/>
          <w:noProof/>
          <w:sz w:val="21"/>
          <w:szCs w:val="21"/>
          <w14:ligatures w14:val="none"/>
        </w:rPr>
        <w:drawing>
          <wp:anchor distT="0" distB="0" distL="114300" distR="114300" simplePos="0" relativeHeight="251660288" behindDoc="0" locked="0" layoutInCell="1" allowOverlap="1" wp14:anchorId="4B061431" wp14:editId="6C4B18E6">
            <wp:simplePos x="0" y="0"/>
            <wp:positionH relativeFrom="column">
              <wp:posOffset>198148</wp:posOffset>
            </wp:positionH>
            <wp:positionV relativeFrom="paragraph">
              <wp:posOffset>634365</wp:posOffset>
            </wp:positionV>
            <wp:extent cx="2488565" cy="1109980"/>
            <wp:effectExtent l="0" t="0" r="6985" b="0"/>
            <wp:wrapTopAndBottom/>
            <wp:docPr id="175685150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88565" cy="1109980"/>
                    </a:xfrm>
                    <a:prstGeom prst="rect">
                      <a:avLst/>
                    </a:prstGeom>
                    <a:noFill/>
                  </pic:spPr>
                </pic:pic>
              </a:graphicData>
            </a:graphic>
          </wp:anchor>
        </w:drawing>
      </w:r>
      <w:r w:rsidRPr="00C949E4">
        <w:rPr>
          <w:rFonts w:ascii="宋体" w:eastAsia="宋体" w:hAnsi="宋体" w:cs="Times New Roman" w:hint="eastAsia"/>
          <w:sz w:val="21"/>
          <w:szCs w:val="21"/>
          <w14:ligatures w14:val="none"/>
        </w:rPr>
        <w:t>本文的估计结果不太可能由不可观察因素驱动。</w:t>
      </w:r>
    </w:p>
    <w:p w14:paraId="616305F8" w14:textId="2C263FEC" w:rsidR="009E51A6" w:rsidRPr="009E51A6" w:rsidRDefault="009E51A6" w:rsidP="009E51A6">
      <w:pPr>
        <w:overflowPunct w:val="0"/>
        <w:spacing w:after="0" w:line="240" w:lineRule="auto"/>
        <w:jc w:val="center"/>
        <w:rPr>
          <w:rFonts w:ascii="宋体" w:eastAsia="宋体" w:hAnsi="宋体" w:cs="Times New Roman" w:hint="eastAsia"/>
          <w:sz w:val="18"/>
          <w:szCs w:val="18"/>
          <w14:ligatures w14:val="none"/>
        </w:rPr>
      </w:pPr>
      <w:r w:rsidRPr="009E51A6">
        <w:rPr>
          <w:rFonts w:ascii="宋体" w:eastAsia="宋体" w:hAnsi="宋体" w:cs="Times New Roman" w:hint="eastAsia"/>
          <w:sz w:val="18"/>
          <w:szCs w:val="18"/>
          <w14:ligatures w14:val="none"/>
        </w:rPr>
        <w:t>图</w:t>
      </w:r>
      <w:r w:rsidR="001A7D4D">
        <w:rPr>
          <w:rFonts w:ascii="宋体" w:eastAsia="宋体" w:hAnsi="宋体" w:cs="Times New Roman" w:hint="eastAsia"/>
          <w:sz w:val="18"/>
          <w:szCs w:val="18"/>
          <w14:ligatures w14:val="none"/>
        </w:rPr>
        <w:t>2</w:t>
      </w:r>
      <w:r w:rsidRPr="009E51A6">
        <w:rPr>
          <w:rFonts w:ascii="宋体" w:eastAsia="宋体" w:hAnsi="宋体" w:cs="Times New Roman" w:hint="eastAsia"/>
          <w:sz w:val="18"/>
          <w:szCs w:val="18"/>
          <w14:ligatures w14:val="none"/>
        </w:rPr>
        <w:t xml:space="preserve"> 安慰剂检验-估计系数P值</w:t>
      </w:r>
    </w:p>
    <w:p w14:paraId="646A8242" w14:textId="6F545F96" w:rsidR="00C949E4" w:rsidRPr="001D0093" w:rsidRDefault="00C949E4" w:rsidP="00C949E4">
      <w:pPr>
        <w:keepNext/>
        <w:keepLines/>
        <w:tabs>
          <w:tab w:val="left" w:pos="360"/>
          <w:tab w:val="left" w:pos="414"/>
        </w:tabs>
        <w:overflowPunct w:val="0"/>
        <w:autoSpaceDE w:val="0"/>
        <w:autoSpaceDN w:val="0"/>
        <w:adjustRightInd w:val="0"/>
        <w:spacing w:beforeLines="25" w:before="78" w:afterLines="25" w:after="78" w:line="240" w:lineRule="auto"/>
        <w:textAlignment w:val="baseline"/>
        <w:outlineLvl w:val="1"/>
        <w:rPr>
          <w:rFonts w:ascii="Times New Roman" w:eastAsia="黑体" w:hAnsi="Times New Roman" w:cs="Times New Roman"/>
          <w:b/>
          <w:kern w:val="0"/>
          <w:sz w:val="21"/>
          <w:szCs w:val="21"/>
          <w14:ligatures w14:val="none"/>
        </w:rPr>
      </w:pPr>
      <w:r w:rsidRPr="001D0093">
        <w:rPr>
          <w:rFonts w:ascii="Times New Roman" w:eastAsia="黑体" w:hAnsi="Times New Roman" w:cs="Times New Roman" w:hint="eastAsia"/>
          <w:b/>
          <w:kern w:val="0"/>
          <w:sz w:val="21"/>
          <w:szCs w:val="21"/>
          <w14:ligatures w14:val="none"/>
        </w:rPr>
        <w:t>6.</w:t>
      </w:r>
      <w:r w:rsidR="001972D7">
        <w:rPr>
          <w:rFonts w:ascii="Times New Roman" w:eastAsia="黑体" w:hAnsi="Times New Roman" w:cs="Times New Roman" w:hint="eastAsia"/>
          <w:b/>
          <w:kern w:val="0"/>
          <w:sz w:val="21"/>
          <w:szCs w:val="21"/>
          <w14:ligatures w14:val="none"/>
        </w:rPr>
        <w:t>4</w:t>
      </w:r>
      <w:r w:rsidRPr="001D0093">
        <w:rPr>
          <w:rFonts w:ascii="Times New Roman" w:eastAsia="黑体" w:hAnsi="Times New Roman" w:cs="Times New Roman"/>
          <w:b/>
          <w:kern w:val="0"/>
          <w:sz w:val="21"/>
          <w:szCs w:val="21"/>
          <w14:ligatures w14:val="none"/>
        </w:rPr>
        <w:t xml:space="preserve">  </w:t>
      </w:r>
      <w:r w:rsidRPr="001D0093">
        <w:rPr>
          <w:rFonts w:ascii="Times New Roman" w:eastAsia="黑体" w:hAnsi="Times New Roman" w:cs="Times New Roman" w:hint="eastAsia"/>
          <w:b/>
          <w:kern w:val="0"/>
          <w:sz w:val="21"/>
          <w:szCs w:val="21"/>
          <w14:ligatures w14:val="none"/>
        </w:rPr>
        <w:t>新闻发布日与交易日不一致对股票异常收益率的影响</w:t>
      </w:r>
    </w:p>
    <w:p w14:paraId="651407D9"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在本研究中，我们关注虚假财经新闻的发布对公司股票价格的影响。由于新闻的发布时间并不总是交易日，可能发生在节假日或</w:t>
      </w:r>
      <w:proofErr w:type="gramStart"/>
      <w:r w:rsidRPr="00C949E4">
        <w:rPr>
          <w:rFonts w:ascii="Times New Roman" w:eastAsia="宋体" w:hAnsi="Times New Roman" w:cs="Times New Roman" w:hint="eastAsia"/>
          <w:sz w:val="21"/>
          <w:szCs w:val="21"/>
          <w14:ligatures w14:val="none"/>
        </w:rPr>
        <w:t>非交易</w:t>
      </w:r>
      <w:proofErr w:type="gramEnd"/>
      <w:r w:rsidRPr="00C949E4">
        <w:rPr>
          <w:rFonts w:ascii="Times New Roman" w:eastAsia="宋体" w:hAnsi="Times New Roman" w:cs="Times New Roman" w:hint="eastAsia"/>
          <w:sz w:val="21"/>
          <w:szCs w:val="21"/>
          <w14:ligatures w14:val="none"/>
        </w:rPr>
        <w:t>时段，因此新闻发布日与市场实际反应的交易日可能存在时间错。这一错配可能导致市场对信息的反应发生延迟，从而影响事件窗口内的收益率估计。因此，我们需评估新闻发布日与交易日不一致是否会引起估计偏误。</w:t>
      </w:r>
    </w:p>
    <w:p w14:paraId="4C7E02EC"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在评估新闻发布时间与交易日不一致性的影响时，选取较短的窗口</w:t>
      </w:r>
      <w:r w:rsidRPr="00C949E4">
        <w:rPr>
          <w:rFonts w:ascii="Times New Roman" w:eastAsia="宋体" w:hAnsi="Times New Roman" w:cs="Times New Roman" w:hint="eastAsia"/>
          <w:sz w:val="21"/>
          <w:szCs w:val="21"/>
          <w14:ligatures w14:val="none"/>
        </w:rPr>
        <w:t>[-1,1]</w:t>
      </w:r>
      <w:r w:rsidRPr="00C949E4">
        <w:rPr>
          <w:rFonts w:ascii="Times New Roman" w:eastAsia="宋体" w:hAnsi="Times New Roman" w:cs="Times New Roman" w:hint="eastAsia"/>
          <w:sz w:val="21"/>
          <w:szCs w:val="21"/>
          <w14:ligatures w14:val="none"/>
        </w:rPr>
        <w:t>，即围绕新闻发布日前后各一天的交易日，以更精确地衡量新闻发布时间偏差对市场反应的影响。</w:t>
      </w:r>
    </w:p>
    <w:p w14:paraId="1942F193"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为检验新闻发布日与交易日不一致性是否影响事件窗口内的累计异常收益率，我们构造如下虚拟变量：</w:t>
      </w:r>
    </w:p>
    <w:p w14:paraId="383A6613" w14:textId="77777777" w:rsidR="00C949E4" w:rsidRPr="00C949E4" w:rsidRDefault="00C949E4" w:rsidP="00C949E4">
      <w:pPr>
        <w:tabs>
          <w:tab w:val="left" w:pos="357"/>
        </w:tabs>
        <w:overflowPunct w:val="0"/>
        <w:spacing w:after="0" w:line="240" w:lineRule="auto"/>
        <w:jc w:val="both"/>
        <w:rPr>
          <w:rFonts w:ascii="Times New Roman" w:eastAsia="宋体" w:hAnsi="Times New Roman" w:cs="Times New Roman"/>
          <w:bCs/>
          <w:sz w:val="21"/>
          <w:szCs w:val="21"/>
          <w14:ligatures w14:val="none"/>
        </w:rPr>
      </w:pPr>
      <m:oMathPara>
        <m:oMath>
          <m:r>
            <w:rPr>
              <w:rFonts w:ascii="Cambria Math" w:eastAsia="宋体" w:hAnsi="Cambria Math" w:cs="Times New Roman"/>
              <w:sz w:val="21"/>
              <w:szCs w:val="21"/>
              <w14:ligatures w14:val="none"/>
            </w:rPr>
            <m:t>mismatch=</m:t>
          </m:r>
          <m:d>
            <m:dPr>
              <m:begChr m:val="{"/>
              <m:endChr m:val=""/>
              <m:ctrlPr>
                <w:rPr>
                  <w:rFonts w:ascii="Cambria Math" w:eastAsia="宋体" w:hAnsi="Cambria Math" w:cs="Times New Roman"/>
                  <w:i/>
                  <w:sz w:val="21"/>
                  <w:szCs w:val="21"/>
                  <w14:ligatures w14:val="none"/>
                </w:rPr>
              </m:ctrlPr>
            </m:dPr>
            <m:e>
              <m:eqArr>
                <m:eqArrPr>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0,</m:t>
                  </m:r>
                  <m:r>
                    <w:rPr>
                      <w:rFonts w:ascii="Cambria Math" w:eastAsia="宋体" w:hAnsi="Cambria Math" w:cs="Times New Roman" w:hint="eastAsia"/>
                      <w:sz w:val="21"/>
                      <w:szCs w:val="21"/>
                      <w14:ligatures w14:val="none"/>
                    </w:rPr>
                    <m:t>新闻发布日不为交易日</m:t>
                  </m:r>
                </m:e>
                <m:e>
                  <m:r>
                    <w:rPr>
                      <w:rFonts w:ascii="Cambria Math" w:eastAsia="宋体" w:hAnsi="Cambria Math" w:cs="Times New Roman"/>
                      <w:sz w:val="21"/>
                      <w:szCs w:val="21"/>
                      <w14:ligatures w14:val="none"/>
                    </w:rPr>
                    <m:t>1,</m:t>
                  </m:r>
                  <m:r>
                    <w:rPr>
                      <w:rFonts w:ascii="Cambria Math" w:eastAsia="宋体" w:hAnsi="Cambria Math" w:cs="Times New Roman" w:hint="eastAsia"/>
                      <w:sz w:val="21"/>
                      <w:szCs w:val="21"/>
                      <w14:ligatures w14:val="none"/>
                    </w:rPr>
                    <m:t>新闻发布日为交易日</m:t>
                  </m:r>
                </m:e>
              </m:eqArr>
            </m:e>
          </m:d>
        </m:oMath>
      </m:oMathPara>
    </w:p>
    <w:p w14:paraId="336AC04B" w14:textId="77777777" w:rsidR="00C949E4" w:rsidRP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进一步地，我们采用横截面回归模型来分析新闻发布时间与交易日不一致对</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的影响，回归方程如下：</w:t>
      </w:r>
    </w:p>
    <w:p w14:paraId="215FCB79" w14:textId="0D3E052E" w:rsidR="00C949E4" w:rsidRPr="00C949E4" w:rsidRDefault="00000000" w:rsidP="00C949E4">
      <w:pPr>
        <w:overflowPunct w:val="0"/>
        <w:spacing w:after="0" w:line="240" w:lineRule="auto"/>
        <w:ind w:firstLineChars="200" w:firstLine="420"/>
        <w:jc w:val="center"/>
        <w:rPr>
          <w:rFonts w:ascii="Times New Roman" w:eastAsia="宋体" w:hAnsi="Times New Roman" w:cs="Times New Roman"/>
          <w:sz w:val="21"/>
          <w:szCs w:val="21"/>
          <w14:ligatures w14:val="none"/>
        </w:rPr>
      </w:pPr>
      <m:oMathPara>
        <m:oMath>
          <m:eqArr>
            <m:eqArrPr>
              <m:maxDist m:val="1"/>
              <m:ctrlPr>
                <w:rPr>
                  <w:rFonts w:ascii="Cambria Math" w:eastAsia="宋体" w:hAnsi="Cambria Math" w:cs="Times New Roman"/>
                  <w:i/>
                  <w:sz w:val="21"/>
                  <w:szCs w:val="21"/>
                  <w14:ligatures w14:val="none"/>
                </w:rPr>
              </m:ctrlPr>
            </m:eqArrPr>
            <m:e>
              <m:r>
                <w:rPr>
                  <w:rFonts w:ascii="Cambria Math" w:eastAsia="宋体" w:hAnsi="Cambria Math" w:cs="Times New Roman"/>
                  <w:sz w:val="21"/>
                  <w:szCs w:val="21"/>
                  <w14:ligatures w14:val="none"/>
                </w:rPr>
                <m:t>CA</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R</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0</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mismatch</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p>
                <m:sSupPr>
                  <m:ctrlPr>
                    <w:rPr>
                      <w:rFonts w:ascii="Cambria Math" w:eastAsia="宋体" w:hAnsi="Cambria Math" w:cs="Times New Roman"/>
                      <w:i/>
                      <w:sz w:val="21"/>
                      <w:szCs w:val="21"/>
                      <w14:ligatures w14:val="none"/>
                    </w:rPr>
                  </m:ctrlPr>
                </m:sSupPr>
                <m:e>
                  <m:r>
                    <w:rPr>
                      <w:rFonts w:ascii="Cambria Math" w:eastAsia="宋体" w:hAnsi="Cambria Math" w:cs="Times New Roman"/>
                      <w:sz w:val="21"/>
                      <w:szCs w:val="21"/>
                      <w14:ligatures w14:val="none"/>
                    </w:rPr>
                    <m:t>λ</m:t>
                  </m:r>
                </m:e>
                <m:sup>
                  <m:r>
                    <w:rPr>
                      <w:rFonts w:ascii="Cambria Math" w:eastAsia="宋体" w:hAnsi="Cambria Math" w:cs="Times New Roman"/>
                      <w:sz w:val="21"/>
                      <w:szCs w:val="21"/>
                      <w14:ligatures w14:val="none"/>
                    </w:rPr>
                    <m:t>T</m:t>
                  </m:r>
                </m:sup>
              </m:sSup>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i</m:t>
                  </m:r>
                </m:sub>
              </m:sSub>
              <m:r>
                <w:rPr>
                  <w:rFonts w:ascii="Cambria Math" w:eastAsia="宋体" w:hAnsi="Cambria Math" w:cs="Times New Roman"/>
                  <w:sz w:val="21"/>
                  <w:szCs w:val="21"/>
                  <w14:ligatures w14:val="none"/>
                </w:rPr>
                <m:t>#</m:t>
              </m:r>
              <m:d>
                <m:dPr>
                  <m:ctrlPr>
                    <w:rPr>
                      <w:rFonts w:ascii="Cambria Math" w:eastAsia="宋体" w:hAnsi="Cambria Math" w:cs="Times New Roman"/>
                      <w:i/>
                      <w:sz w:val="21"/>
                      <w:szCs w:val="21"/>
                      <w14:ligatures w14:val="none"/>
                    </w:rPr>
                  </m:ctrlPr>
                </m:dPr>
                <m:e>
                  <m:r>
                    <w:rPr>
                      <w:rFonts w:ascii="Cambria Math" w:eastAsia="宋体" w:hAnsi="Cambria Math" w:cs="Times New Roman"/>
                      <w:sz w:val="21"/>
                      <w:szCs w:val="21"/>
                      <w14:ligatures w14:val="none"/>
                    </w:rPr>
                    <m:t>10</m:t>
                  </m:r>
                </m:e>
              </m:d>
            </m:e>
          </m:eqArr>
        </m:oMath>
      </m:oMathPara>
    </w:p>
    <w:p w14:paraId="730DACB5" w14:textId="77777777" w:rsidR="00C949E4" w:rsidRDefault="00C949E4"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其中，</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X</m:t>
            </m:r>
          </m:e>
          <m:sub>
            <m:r>
              <w:rPr>
                <w:rFonts w:ascii="Cambria Math" w:eastAsia="宋体" w:hAnsi="Cambria Math" w:cs="Times New Roman"/>
                <w:sz w:val="21"/>
                <w:szCs w:val="21"/>
                <w14:ligatures w14:val="none"/>
              </w:rPr>
              <m:t>s</m:t>
            </m:r>
          </m:sub>
        </m:sSub>
      </m:oMath>
      <w:r w:rsidRPr="00C949E4">
        <w:rPr>
          <w:rFonts w:ascii="Times New Roman" w:eastAsia="宋体" w:hAnsi="Times New Roman" w:cs="Times New Roman" w:hint="eastAsia"/>
          <w:sz w:val="21"/>
          <w:szCs w:val="21"/>
          <w14:ligatures w14:val="none"/>
        </w:rPr>
        <w:t>表示一组控制变量，包括个股的财务特征和市场特征，</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ϵ</m:t>
            </m:r>
          </m:e>
          <m:sub>
            <m:r>
              <w:rPr>
                <w:rFonts w:ascii="Cambria Math" w:eastAsia="宋体" w:hAnsi="Cambria Math" w:cs="Times New Roman"/>
                <w:sz w:val="21"/>
                <w:szCs w:val="21"/>
                <w14:ligatures w14:val="none"/>
              </w:rPr>
              <m:t>s</m:t>
            </m:r>
          </m:sub>
        </m:sSub>
      </m:oMath>
      <w:r w:rsidRPr="00C949E4">
        <w:rPr>
          <w:rFonts w:ascii="Times New Roman" w:eastAsia="宋体" w:hAnsi="Times New Roman" w:cs="Times New Roman"/>
          <w:sz w:val="21"/>
          <w:szCs w:val="21"/>
          <w14:ligatures w14:val="none"/>
        </w:rPr>
        <w:t>为随机误差项。</w:t>
      </w:r>
      <w:proofErr w:type="gramStart"/>
      <w:r w:rsidRPr="00C949E4">
        <w:rPr>
          <w:rFonts w:ascii="Times New Roman" w:eastAsia="宋体" w:hAnsi="Times New Roman" w:cs="Times New Roman"/>
          <w:sz w:val="21"/>
          <w:szCs w:val="21"/>
          <w14:ligatures w14:val="none"/>
        </w:rPr>
        <w:t>若回归</w:t>
      </w:r>
      <w:proofErr w:type="gramEnd"/>
      <w:r w:rsidRPr="00C949E4">
        <w:rPr>
          <w:rFonts w:ascii="Times New Roman" w:eastAsia="宋体" w:hAnsi="Times New Roman" w:cs="Times New Roman"/>
          <w:sz w:val="21"/>
          <w:szCs w:val="21"/>
          <w14:ligatures w14:val="none"/>
        </w:rPr>
        <w:t>结果表</w:t>
      </w:r>
      <w:r w:rsidRPr="00C949E4">
        <w:rPr>
          <w:rFonts w:ascii="Times New Roman" w:eastAsia="宋体" w:hAnsi="Times New Roman" w:cs="Times New Roman" w:hint="eastAsia"/>
          <w:sz w:val="21"/>
          <w:szCs w:val="21"/>
          <w14:ligatures w14:val="none"/>
        </w:rPr>
        <w:t>明</w:t>
      </w:r>
      <m:oMath>
        <m:sSub>
          <m:sSubPr>
            <m:ctrlPr>
              <w:rPr>
                <w:rFonts w:ascii="Cambria Math" w:eastAsia="宋体" w:hAnsi="Cambria Math" w:cs="Times New Roman"/>
                <w:i/>
                <w:sz w:val="21"/>
                <w:szCs w:val="21"/>
                <w14:ligatures w14:val="none"/>
              </w:rPr>
            </m:ctrlPr>
          </m:sSubPr>
          <m:e>
            <m:r>
              <w:rPr>
                <w:rFonts w:ascii="Cambria Math" w:eastAsia="宋体" w:hAnsi="Cambria Math" w:cs="Times New Roman"/>
                <w:sz w:val="21"/>
                <w:szCs w:val="21"/>
                <w14:ligatures w14:val="none"/>
              </w:rPr>
              <m:t>β</m:t>
            </m:r>
          </m:e>
          <m:sub>
            <m:r>
              <w:rPr>
                <w:rFonts w:ascii="Cambria Math" w:eastAsia="宋体" w:hAnsi="Cambria Math" w:cs="Times New Roman"/>
                <w:sz w:val="21"/>
                <w:szCs w:val="21"/>
                <w14:ligatures w14:val="none"/>
              </w:rPr>
              <m:t>1</m:t>
            </m:r>
          </m:sub>
        </m:sSub>
      </m:oMath>
      <w:r w:rsidRPr="00C949E4">
        <w:rPr>
          <w:rFonts w:ascii="Times New Roman" w:eastAsia="宋体" w:hAnsi="Times New Roman" w:cs="Times New Roman" w:hint="eastAsia"/>
          <w:sz w:val="21"/>
          <w:szCs w:val="21"/>
          <w14:ligatures w14:val="none"/>
        </w:rPr>
        <w:t>在统计上显著不为零，则说明新闻发布日与交易日的不一致性会对事件窗口内的</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产生显著影响，从而表明市场对新闻的反应受到发布时间的影响显著。</w:t>
      </w:r>
    </w:p>
    <w:tbl>
      <w:tblPr>
        <w:tblpPr w:leftFromText="180" w:rightFromText="180" w:vertAnchor="text" w:horzAnchor="margin" w:tblpY="97"/>
        <w:tblW w:w="4749" w:type="pct"/>
        <w:tblCellMar>
          <w:left w:w="0" w:type="dxa"/>
          <w:right w:w="0" w:type="dxa"/>
        </w:tblCellMar>
        <w:tblLook w:val="04A0" w:firstRow="1" w:lastRow="0" w:firstColumn="1" w:lastColumn="0" w:noHBand="0" w:noVBand="1"/>
      </w:tblPr>
      <w:tblGrid>
        <w:gridCol w:w="1564"/>
        <w:gridCol w:w="1379"/>
        <w:gridCol w:w="1291"/>
      </w:tblGrid>
      <w:tr w:rsidR="001972D7" w:rsidRPr="00C949E4" w14:paraId="7CB324FE" w14:textId="77777777" w:rsidTr="001972D7">
        <w:trPr>
          <w:trHeight w:val="232"/>
        </w:trPr>
        <w:tc>
          <w:tcPr>
            <w:tcW w:w="5000" w:type="pct"/>
            <w:gridSpan w:val="3"/>
            <w:tcBorders>
              <w:top w:val="single" w:sz="4" w:space="0" w:color="000000"/>
              <w:bottom w:val="single" w:sz="4" w:space="0" w:color="000000"/>
            </w:tcBorders>
          </w:tcPr>
          <w:p w14:paraId="1E1091B9" w14:textId="77777777" w:rsidR="001972D7" w:rsidRDefault="001972D7" w:rsidP="001972D7">
            <w:pPr>
              <w:widowControl/>
              <w:spacing w:after="0" w:line="240" w:lineRule="auto"/>
              <w:ind w:right="118"/>
              <w:jc w:val="center"/>
              <w:rPr>
                <w:rFonts w:ascii="宋体" w:eastAsia="宋体" w:hAnsi="Times New Roman" w:cs="Times New Roman"/>
                <w:sz w:val="21"/>
                <w:szCs w:val="21"/>
                <w14:ligatures w14:val="none"/>
              </w:rPr>
            </w:pPr>
            <w:r>
              <w:rPr>
                <w:rFonts w:ascii="宋体" w:eastAsia="宋体" w:hAnsi="Times New Roman" w:cs="Times New Roman" w:hint="eastAsia"/>
                <w:spacing w:val="-5"/>
                <w:sz w:val="21"/>
                <w:szCs w:val="21"/>
                <w14:ligatures w14:val="none"/>
              </w:rPr>
              <w:t>表10 新闻发布日</w:t>
            </w:r>
            <w:proofErr w:type="gramStart"/>
            <w:r>
              <w:rPr>
                <w:rFonts w:ascii="宋体" w:eastAsia="宋体" w:hAnsi="Times New Roman" w:cs="Times New Roman" w:hint="eastAsia"/>
                <w:spacing w:val="-5"/>
                <w:sz w:val="21"/>
                <w:szCs w:val="21"/>
                <w14:ligatures w14:val="none"/>
              </w:rPr>
              <w:t>非交易</w:t>
            </w:r>
            <w:proofErr w:type="gramEnd"/>
            <w:r>
              <w:rPr>
                <w:rFonts w:ascii="宋体" w:eastAsia="宋体" w:hAnsi="Times New Roman" w:cs="Times New Roman" w:hint="eastAsia"/>
                <w:spacing w:val="-5"/>
                <w:sz w:val="21"/>
                <w:szCs w:val="21"/>
                <w14:ligatures w14:val="none"/>
              </w:rPr>
              <w:t>日</w:t>
            </w:r>
          </w:p>
        </w:tc>
      </w:tr>
      <w:tr w:rsidR="001972D7" w:rsidRPr="00C949E4" w14:paraId="4A6A020C" w14:textId="77777777" w:rsidTr="001972D7">
        <w:trPr>
          <w:trHeight w:val="232"/>
        </w:trPr>
        <w:tc>
          <w:tcPr>
            <w:tcW w:w="1847" w:type="pct"/>
            <w:tcBorders>
              <w:top w:val="single" w:sz="4" w:space="0" w:color="000000"/>
              <w:bottom w:val="single" w:sz="4" w:space="0" w:color="000000"/>
            </w:tcBorders>
          </w:tcPr>
          <w:p w14:paraId="7F9F2CB7" w14:textId="77777777" w:rsidR="001972D7" w:rsidRPr="00C949E4" w:rsidRDefault="001972D7" w:rsidP="001972D7">
            <w:pPr>
              <w:widowControl/>
              <w:spacing w:after="0" w:line="240" w:lineRule="auto"/>
              <w:ind w:left="119"/>
              <w:jc w:val="both"/>
              <w:rPr>
                <w:rFonts w:ascii="宋体" w:eastAsia="宋体" w:hAnsi="Times New Roman" w:cs="Times New Roman"/>
                <w:sz w:val="21"/>
                <w:szCs w:val="21"/>
                <w14:ligatures w14:val="none"/>
              </w:rPr>
            </w:pPr>
            <w:r w:rsidRPr="00C949E4">
              <w:rPr>
                <w:rFonts w:ascii="宋体" w:eastAsia="宋体" w:hAnsi="Times New Roman" w:cs="Times New Roman"/>
                <w:spacing w:val="-5"/>
                <w:sz w:val="21"/>
                <w:szCs w:val="21"/>
                <w14:ligatures w14:val="none"/>
              </w:rPr>
              <w:t>变量</w:t>
            </w:r>
          </w:p>
        </w:tc>
        <w:tc>
          <w:tcPr>
            <w:tcW w:w="1628" w:type="pct"/>
            <w:tcBorders>
              <w:top w:val="single" w:sz="4" w:space="0" w:color="000000"/>
              <w:bottom w:val="single" w:sz="4" w:space="0" w:color="000000"/>
            </w:tcBorders>
          </w:tcPr>
          <w:p w14:paraId="18835FD8" w14:textId="77777777" w:rsidR="001972D7" w:rsidRPr="00C949E4" w:rsidRDefault="001972D7" w:rsidP="001972D7">
            <w:pPr>
              <w:widowControl/>
              <w:spacing w:after="0" w:line="240" w:lineRule="auto"/>
              <w:ind w:right="118"/>
              <w:jc w:val="right"/>
              <w:rPr>
                <w:rFonts w:ascii="宋体" w:eastAsia="宋体" w:hAnsi="Times New Roman" w:cs="Times New Roman"/>
                <w:sz w:val="21"/>
                <w:szCs w:val="21"/>
                <w14:ligatures w14:val="none"/>
              </w:rPr>
            </w:pPr>
            <w:r>
              <w:rPr>
                <w:rFonts w:ascii="宋体" w:eastAsia="宋体" w:hAnsi="Times New Roman" w:cs="Times New Roman" w:hint="eastAsia"/>
                <w:sz w:val="21"/>
                <w:szCs w:val="21"/>
                <w14:ligatures w14:val="none"/>
              </w:rPr>
              <w:t>（1）</w:t>
            </w:r>
          </w:p>
        </w:tc>
        <w:tc>
          <w:tcPr>
            <w:tcW w:w="1525" w:type="pct"/>
            <w:tcBorders>
              <w:top w:val="single" w:sz="4" w:space="0" w:color="000000"/>
              <w:bottom w:val="single" w:sz="4" w:space="0" w:color="000000"/>
            </w:tcBorders>
          </w:tcPr>
          <w:p w14:paraId="0300A296" w14:textId="77777777" w:rsidR="001972D7" w:rsidRPr="00C949E4" w:rsidRDefault="001972D7" w:rsidP="001972D7">
            <w:pPr>
              <w:widowControl/>
              <w:spacing w:after="0" w:line="240" w:lineRule="auto"/>
              <w:ind w:right="118"/>
              <w:jc w:val="right"/>
              <w:rPr>
                <w:rFonts w:ascii="宋体" w:eastAsia="宋体" w:hAnsi="Times New Roman" w:cs="Times New Roman"/>
                <w:sz w:val="21"/>
                <w:szCs w:val="21"/>
                <w14:ligatures w14:val="none"/>
              </w:rPr>
            </w:pPr>
            <w:r>
              <w:rPr>
                <w:rFonts w:ascii="宋体" w:eastAsia="宋体" w:hAnsi="Times New Roman" w:cs="Times New Roman" w:hint="eastAsia"/>
                <w:sz w:val="21"/>
                <w:szCs w:val="21"/>
                <w14:ligatures w14:val="none"/>
              </w:rPr>
              <w:t>（2）</w:t>
            </w:r>
          </w:p>
        </w:tc>
      </w:tr>
      <w:tr w:rsidR="001972D7" w:rsidRPr="00C949E4" w14:paraId="51FA49B1" w14:textId="77777777" w:rsidTr="001972D7">
        <w:trPr>
          <w:trHeight w:val="234"/>
        </w:trPr>
        <w:tc>
          <w:tcPr>
            <w:tcW w:w="1847" w:type="pct"/>
          </w:tcPr>
          <w:p w14:paraId="5FDD70FC" w14:textId="77777777" w:rsidR="001972D7" w:rsidRPr="007513D7" w:rsidRDefault="001972D7" w:rsidP="001972D7">
            <w:pPr>
              <w:widowControl/>
              <w:spacing w:before="18" w:after="0" w:line="240" w:lineRule="auto"/>
              <w:ind w:left="119"/>
              <w:jc w:val="both"/>
              <w:rPr>
                <w:rFonts w:ascii="Times New Roman" w:hAnsi="Times New Roman" w:cs="Times New Roman"/>
                <w:sz w:val="21"/>
                <w:szCs w:val="21"/>
                <w14:ligatures w14:val="none"/>
              </w:rPr>
            </w:pPr>
            <m:oMathPara>
              <m:oMath>
                <m:r>
                  <w:rPr>
                    <w:rFonts w:ascii="Cambria Math" w:hAnsi="Cambria Math" w:cs="Times New Roman"/>
                    <w:sz w:val="21"/>
                    <w:szCs w:val="21"/>
                    <w14:ligatures w14:val="none"/>
                  </w:rPr>
                  <m:t>mismatch</m:t>
                </m:r>
              </m:oMath>
            </m:oMathPara>
          </w:p>
        </w:tc>
        <w:tc>
          <w:tcPr>
            <w:tcW w:w="1628" w:type="pct"/>
          </w:tcPr>
          <w:p w14:paraId="4D44503C" w14:textId="77777777" w:rsidR="001972D7" w:rsidRDefault="001972D7" w:rsidP="001972D7">
            <w:pPr>
              <w:widowControl/>
              <w:spacing w:before="18" w:after="0" w:line="240" w:lineRule="auto"/>
              <w:ind w:right="118"/>
              <w:jc w:val="right"/>
              <w:rPr>
                <w:rFonts w:ascii="Times New Roman" w:hAnsi="Times New Roman" w:cs="Times New Roman"/>
                <w:spacing w:val="-2"/>
                <w:sz w:val="21"/>
                <w:szCs w:val="21"/>
                <w14:ligatures w14:val="none"/>
              </w:rPr>
            </w:pPr>
            <w:r w:rsidRPr="00C949E4">
              <w:rPr>
                <w:rFonts w:ascii="Times New Roman" w:eastAsia="Times New Roman" w:hAnsi="Times New Roman" w:cs="Times New Roman"/>
                <w:sz w:val="21"/>
                <w:szCs w:val="21"/>
                <w14:ligatures w14:val="none"/>
              </w:rPr>
              <w:t>-</w:t>
            </w:r>
            <w:r w:rsidRPr="00C949E4">
              <w:rPr>
                <w:rFonts w:ascii="Times New Roman" w:eastAsia="Times New Roman" w:hAnsi="Times New Roman" w:cs="Times New Roman"/>
                <w:spacing w:val="-2"/>
                <w:sz w:val="21"/>
                <w:szCs w:val="21"/>
                <w14:ligatures w14:val="none"/>
              </w:rPr>
              <w:t>0.0057</w:t>
            </w:r>
          </w:p>
          <w:p w14:paraId="50C6DBB9" w14:textId="77777777" w:rsidR="001972D7" w:rsidRPr="007513D7" w:rsidRDefault="001972D7" w:rsidP="001972D7">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w:t>
            </w:r>
            <w:r w:rsidRPr="00C949E4">
              <w:rPr>
                <w:rFonts w:ascii="Times New Roman" w:eastAsia="Times New Roman" w:hAnsi="Times New Roman" w:cs="Times New Roman"/>
                <w:spacing w:val="-2"/>
                <w:sz w:val="21"/>
                <w:szCs w:val="21"/>
                <w14:ligatures w14:val="none"/>
              </w:rPr>
              <w:t>0.009</w:t>
            </w:r>
            <w:r>
              <w:rPr>
                <w:rFonts w:ascii="Times New Roman" w:hAnsi="Times New Roman" w:cs="Times New Roman" w:hint="eastAsia"/>
                <w:sz w:val="21"/>
                <w:szCs w:val="21"/>
                <w14:ligatures w14:val="none"/>
              </w:rPr>
              <w:t>)</w:t>
            </w:r>
          </w:p>
        </w:tc>
        <w:tc>
          <w:tcPr>
            <w:tcW w:w="1525" w:type="pct"/>
          </w:tcPr>
          <w:p w14:paraId="77E81E72" w14:textId="77777777" w:rsidR="001972D7" w:rsidRDefault="001972D7" w:rsidP="001972D7">
            <w:pPr>
              <w:widowControl/>
              <w:spacing w:before="18" w:after="0" w:line="240" w:lineRule="auto"/>
              <w:ind w:right="118"/>
              <w:jc w:val="right"/>
              <w:rPr>
                <w:rFonts w:ascii="Times New Roman" w:hAnsi="Times New Roman" w:cs="Times New Roman"/>
                <w:sz w:val="21"/>
                <w:szCs w:val="21"/>
                <w14:ligatures w14:val="none"/>
              </w:rPr>
            </w:pPr>
            <w:r w:rsidRPr="00051FB7">
              <w:rPr>
                <w:rFonts w:ascii="Times New Roman" w:eastAsia="Times New Roman" w:hAnsi="Times New Roman" w:cs="Times New Roman" w:hint="eastAsia"/>
                <w:sz w:val="21"/>
                <w:szCs w:val="21"/>
                <w14:ligatures w14:val="none"/>
              </w:rPr>
              <w:t>-0.0048</w:t>
            </w:r>
          </w:p>
          <w:p w14:paraId="1EE4FE3E" w14:textId="77777777" w:rsidR="001972D7" w:rsidRPr="00051FB7" w:rsidRDefault="001972D7" w:rsidP="001972D7">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w:t>
            </w:r>
            <w:r w:rsidRPr="00051FB7">
              <w:rPr>
                <w:rFonts w:ascii="Times New Roman" w:hAnsi="Times New Roman" w:cs="Times New Roman" w:hint="eastAsia"/>
                <w:sz w:val="21"/>
                <w:szCs w:val="21"/>
                <w14:ligatures w14:val="none"/>
              </w:rPr>
              <w:t>0.009</w:t>
            </w:r>
            <w:r>
              <w:rPr>
                <w:rFonts w:ascii="Times New Roman" w:hAnsi="Times New Roman" w:cs="Times New Roman" w:hint="eastAsia"/>
                <w:sz w:val="21"/>
                <w:szCs w:val="21"/>
                <w14:ligatures w14:val="none"/>
              </w:rPr>
              <w:t>)</w:t>
            </w:r>
          </w:p>
        </w:tc>
      </w:tr>
      <w:tr w:rsidR="001972D7" w:rsidRPr="00C949E4" w14:paraId="62AF97DA" w14:textId="77777777" w:rsidTr="001972D7">
        <w:trPr>
          <w:trHeight w:val="234"/>
        </w:trPr>
        <w:tc>
          <w:tcPr>
            <w:tcW w:w="1847" w:type="pct"/>
          </w:tcPr>
          <w:p w14:paraId="09E9FBD9" w14:textId="77777777" w:rsidR="001972D7" w:rsidRPr="00C949E4" w:rsidRDefault="001972D7" w:rsidP="001972D7">
            <w:pPr>
              <w:widowControl/>
              <w:spacing w:before="18" w:after="0" w:line="240" w:lineRule="auto"/>
              <w:ind w:left="119"/>
              <w:jc w:val="both"/>
              <w:rPr>
                <w:rFonts w:ascii="Times New Roman" w:eastAsia="Times New Roman" w:hAnsi="Times New Roman" w:cs="Times New Roman"/>
                <w:spacing w:val="-2"/>
                <w:sz w:val="21"/>
                <w:szCs w:val="21"/>
                <w14:ligatures w14:val="none"/>
              </w:rPr>
            </w:pPr>
            <m:oMathPara>
              <m:oMath>
                <m:r>
                  <w:rPr>
                    <w:rFonts w:ascii="Cambria Math" w:eastAsia="Times New Roman" w:hAnsi="Cambria Math" w:cs="Times New Roman"/>
                    <w:spacing w:val="-2"/>
                    <w:sz w:val="21"/>
                    <w:szCs w:val="21"/>
                    <w14:ligatures w14:val="none"/>
                  </w:rPr>
                  <m:t>c</m:t>
                </m:r>
                <m:r>
                  <w:rPr>
                    <w:rFonts w:ascii="Cambria Math" w:hAnsi="Cambria Math" w:cs="Times New Roman"/>
                    <w:spacing w:val="-2"/>
                    <w:sz w:val="21"/>
                    <w:szCs w:val="21"/>
                    <w14:ligatures w14:val="none"/>
                  </w:rPr>
                  <m:t>ons</m:t>
                </m:r>
              </m:oMath>
            </m:oMathPara>
          </w:p>
        </w:tc>
        <w:tc>
          <w:tcPr>
            <w:tcW w:w="1628" w:type="pct"/>
          </w:tcPr>
          <w:p w14:paraId="706F6090" w14:textId="77777777" w:rsidR="001972D7" w:rsidRDefault="001972D7" w:rsidP="001972D7">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0.014</w:t>
            </w:r>
          </w:p>
          <w:p w14:paraId="7BD85F02" w14:textId="77777777" w:rsidR="001972D7" w:rsidRPr="007513D7" w:rsidRDefault="001972D7" w:rsidP="001972D7">
            <w:pPr>
              <w:widowControl/>
              <w:spacing w:before="18" w:after="0" w:line="240" w:lineRule="auto"/>
              <w:ind w:right="118"/>
              <w:jc w:val="right"/>
              <w:rPr>
                <w:rFonts w:ascii="Times New Roman" w:hAnsi="Times New Roman" w:cs="Times New Roman"/>
                <w:sz w:val="21"/>
                <w:szCs w:val="21"/>
                <w14:ligatures w14:val="none"/>
              </w:rPr>
            </w:pPr>
            <w:r>
              <w:rPr>
                <w:rFonts w:ascii="Times New Roman" w:hAnsi="Times New Roman" w:cs="Times New Roman" w:hint="eastAsia"/>
                <w:sz w:val="21"/>
                <w:szCs w:val="21"/>
                <w14:ligatures w14:val="none"/>
              </w:rPr>
              <w:t>(0.170)</w:t>
            </w:r>
          </w:p>
        </w:tc>
        <w:tc>
          <w:tcPr>
            <w:tcW w:w="1525" w:type="pct"/>
          </w:tcPr>
          <w:p w14:paraId="36C1C2BE" w14:textId="77777777" w:rsidR="001972D7" w:rsidRDefault="001972D7" w:rsidP="001972D7">
            <w:pPr>
              <w:widowControl/>
              <w:spacing w:before="18" w:after="0" w:line="240" w:lineRule="auto"/>
              <w:ind w:right="118"/>
              <w:jc w:val="right"/>
              <w:rPr>
                <w:rFonts w:ascii="Times New Roman" w:hAnsi="Times New Roman" w:cs="Times New Roman"/>
                <w:spacing w:val="-2"/>
                <w:sz w:val="21"/>
                <w:szCs w:val="21"/>
                <w14:ligatures w14:val="none"/>
              </w:rPr>
            </w:pPr>
            <w:r w:rsidRPr="00051FB7">
              <w:rPr>
                <w:rFonts w:ascii="Times New Roman" w:eastAsia="Times New Roman" w:hAnsi="Times New Roman" w:cs="Times New Roman" w:hint="eastAsia"/>
                <w:spacing w:val="-2"/>
                <w:sz w:val="21"/>
                <w:szCs w:val="21"/>
                <w14:ligatures w14:val="none"/>
              </w:rPr>
              <w:t>-0.0065</w:t>
            </w:r>
          </w:p>
          <w:p w14:paraId="4258C5F8" w14:textId="77777777" w:rsidR="001972D7" w:rsidRPr="00051FB7" w:rsidRDefault="001972D7" w:rsidP="001972D7">
            <w:pPr>
              <w:widowControl/>
              <w:spacing w:before="18" w:after="0" w:line="240" w:lineRule="auto"/>
              <w:ind w:right="118"/>
              <w:jc w:val="right"/>
              <w:rPr>
                <w:rFonts w:ascii="Times New Roman" w:hAnsi="Times New Roman" w:cs="Times New Roman"/>
                <w:spacing w:val="-2"/>
                <w:sz w:val="21"/>
                <w:szCs w:val="21"/>
                <w14:ligatures w14:val="none"/>
              </w:rPr>
            </w:pPr>
            <w:r>
              <w:rPr>
                <w:rFonts w:ascii="Times New Roman" w:hAnsi="Times New Roman" w:cs="Times New Roman" w:hint="eastAsia"/>
                <w:spacing w:val="-2"/>
                <w:sz w:val="21"/>
                <w:szCs w:val="21"/>
                <w14:ligatures w14:val="none"/>
              </w:rPr>
              <w:t>(</w:t>
            </w:r>
            <w:r w:rsidRPr="00051FB7">
              <w:rPr>
                <w:rFonts w:ascii="Times New Roman" w:hAnsi="Times New Roman" w:cs="Times New Roman" w:hint="eastAsia"/>
                <w:spacing w:val="-2"/>
                <w:sz w:val="21"/>
                <w:szCs w:val="21"/>
                <w14:ligatures w14:val="none"/>
              </w:rPr>
              <w:t>0.004</w:t>
            </w:r>
            <w:r>
              <w:rPr>
                <w:rFonts w:ascii="Times New Roman" w:hAnsi="Times New Roman" w:cs="Times New Roman" w:hint="eastAsia"/>
                <w:spacing w:val="-2"/>
                <w:sz w:val="21"/>
                <w:szCs w:val="21"/>
                <w14:ligatures w14:val="none"/>
              </w:rPr>
              <w:t>)</w:t>
            </w:r>
          </w:p>
        </w:tc>
      </w:tr>
      <w:tr w:rsidR="001972D7" w:rsidRPr="00C949E4" w14:paraId="5679DE35" w14:textId="77777777" w:rsidTr="001972D7">
        <w:trPr>
          <w:trHeight w:val="234"/>
        </w:trPr>
        <w:tc>
          <w:tcPr>
            <w:tcW w:w="1847" w:type="pct"/>
          </w:tcPr>
          <w:p w14:paraId="05618175" w14:textId="77777777" w:rsidR="001972D7" w:rsidRPr="00051FB7" w:rsidRDefault="001972D7" w:rsidP="001972D7">
            <w:pPr>
              <w:widowControl/>
              <w:spacing w:before="18" w:after="0" w:line="240" w:lineRule="auto"/>
              <w:ind w:left="119"/>
              <w:jc w:val="both"/>
              <w:rPr>
                <w:rFonts w:ascii="宋体" w:eastAsia="宋体" w:hAnsi="宋体" w:cs="Times New Roman" w:hint="eastAsia"/>
                <w:spacing w:val="-2"/>
                <w:sz w:val="21"/>
                <w:szCs w:val="21"/>
                <w14:ligatures w14:val="none"/>
              </w:rPr>
            </w:pPr>
            <w:r w:rsidRPr="00051FB7">
              <w:rPr>
                <w:rFonts w:ascii="宋体" w:eastAsia="宋体" w:hAnsi="宋体" w:cs="Times New Roman" w:hint="eastAsia"/>
                <w:spacing w:val="-2"/>
                <w:sz w:val="21"/>
                <w:szCs w:val="21"/>
                <w14:ligatures w14:val="none"/>
              </w:rPr>
              <w:t>控制变量</w:t>
            </w:r>
          </w:p>
        </w:tc>
        <w:tc>
          <w:tcPr>
            <w:tcW w:w="1628" w:type="pct"/>
          </w:tcPr>
          <w:p w14:paraId="08B01144" w14:textId="77777777" w:rsidR="001972D7" w:rsidRPr="00051FB7" w:rsidRDefault="001972D7" w:rsidP="001972D7">
            <w:pPr>
              <w:widowControl/>
              <w:spacing w:before="18" w:after="0" w:line="240" w:lineRule="auto"/>
              <w:ind w:right="118"/>
              <w:jc w:val="right"/>
              <w:rPr>
                <w:rFonts w:ascii="宋体" w:eastAsia="宋体" w:hAnsi="宋体" w:cs="Times New Roman" w:hint="eastAsia"/>
                <w:sz w:val="21"/>
                <w:szCs w:val="21"/>
                <w14:ligatures w14:val="none"/>
              </w:rPr>
            </w:pPr>
            <w:r w:rsidRPr="00051FB7">
              <w:rPr>
                <w:rFonts w:ascii="宋体" w:eastAsia="宋体" w:hAnsi="宋体" w:cs="Times New Roman" w:hint="eastAsia"/>
                <w:sz w:val="21"/>
                <w:szCs w:val="21"/>
                <w14:ligatures w14:val="none"/>
              </w:rPr>
              <w:t>是</w:t>
            </w:r>
          </w:p>
        </w:tc>
        <w:tc>
          <w:tcPr>
            <w:tcW w:w="1525" w:type="pct"/>
          </w:tcPr>
          <w:p w14:paraId="6593142D" w14:textId="77777777" w:rsidR="001972D7" w:rsidRPr="00051FB7" w:rsidRDefault="001972D7" w:rsidP="001972D7">
            <w:pPr>
              <w:widowControl/>
              <w:spacing w:before="18" w:after="0" w:line="240" w:lineRule="auto"/>
              <w:ind w:right="118"/>
              <w:jc w:val="right"/>
              <w:rPr>
                <w:rFonts w:ascii="Times New Roman" w:eastAsia="Times New Roman" w:hAnsi="Times New Roman" w:cs="Times New Roman"/>
                <w:spacing w:val="-2"/>
                <w:sz w:val="21"/>
                <w:szCs w:val="21"/>
                <w14:ligatures w14:val="none"/>
              </w:rPr>
            </w:pPr>
            <w:r>
              <w:rPr>
                <w:rFonts w:ascii="宋体" w:eastAsia="宋体" w:hAnsi="宋体" w:cs="宋体" w:hint="eastAsia"/>
                <w:spacing w:val="-2"/>
                <w:sz w:val="21"/>
                <w:szCs w:val="21"/>
                <w14:ligatures w14:val="none"/>
              </w:rPr>
              <w:t>否</w:t>
            </w:r>
          </w:p>
        </w:tc>
      </w:tr>
      <w:tr w:rsidR="001972D7" w:rsidRPr="00C949E4" w14:paraId="125F18DA" w14:textId="77777777" w:rsidTr="001972D7">
        <w:trPr>
          <w:trHeight w:val="234"/>
        </w:trPr>
        <w:tc>
          <w:tcPr>
            <w:tcW w:w="1847" w:type="pct"/>
          </w:tcPr>
          <w:p w14:paraId="1C4E8B9F" w14:textId="77777777" w:rsidR="001972D7" w:rsidRPr="00051FB7" w:rsidRDefault="001972D7" w:rsidP="001972D7">
            <w:pPr>
              <w:widowControl/>
              <w:spacing w:before="18" w:after="0" w:line="240" w:lineRule="auto"/>
              <w:ind w:left="119"/>
              <w:jc w:val="both"/>
              <w:rPr>
                <w:rFonts w:ascii="宋体" w:eastAsia="宋体" w:hAnsi="宋体" w:cs="Times New Roman" w:hint="eastAsia"/>
                <w:spacing w:val="-2"/>
                <w:sz w:val="21"/>
                <w:szCs w:val="21"/>
                <w14:ligatures w14:val="none"/>
              </w:rPr>
            </w:pPr>
            <w:r w:rsidRPr="00051FB7">
              <w:rPr>
                <w:rFonts w:ascii="宋体" w:eastAsia="宋体" w:hAnsi="宋体" w:cs="Times New Roman" w:hint="eastAsia"/>
                <w:spacing w:val="-2"/>
                <w:sz w:val="21"/>
                <w:szCs w:val="21"/>
                <w14:ligatures w14:val="none"/>
              </w:rPr>
              <w:t>行业固定效应</w:t>
            </w:r>
          </w:p>
        </w:tc>
        <w:tc>
          <w:tcPr>
            <w:tcW w:w="1628" w:type="pct"/>
          </w:tcPr>
          <w:p w14:paraId="0C4F099D" w14:textId="77777777" w:rsidR="001972D7" w:rsidRPr="00051FB7" w:rsidRDefault="001972D7" w:rsidP="001972D7">
            <w:pPr>
              <w:widowControl/>
              <w:spacing w:before="18" w:after="0" w:line="240" w:lineRule="auto"/>
              <w:ind w:right="118"/>
              <w:jc w:val="right"/>
              <w:rPr>
                <w:rFonts w:ascii="宋体" w:eastAsia="宋体" w:hAnsi="宋体" w:cs="Times New Roman" w:hint="eastAsia"/>
                <w:sz w:val="21"/>
                <w:szCs w:val="21"/>
                <w14:ligatures w14:val="none"/>
              </w:rPr>
            </w:pPr>
            <w:r w:rsidRPr="00051FB7">
              <w:rPr>
                <w:rFonts w:ascii="宋体" w:eastAsia="宋体" w:hAnsi="宋体" w:cs="Times New Roman" w:hint="eastAsia"/>
                <w:sz w:val="21"/>
                <w:szCs w:val="21"/>
                <w14:ligatures w14:val="none"/>
              </w:rPr>
              <w:t>是</w:t>
            </w:r>
          </w:p>
        </w:tc>
        <w:tc>
          <w:tcPr>
            <w:tcW w:w="1525" w:type="pct"/>
          </w:tcPr>
          <w:p w14:paraId="4F307E03" w14:textId="77777777" w:rsidR="001972D7" w:rsidRDefault="001972D7" w:rsidP="001972D7">
            <w:pPr>
              <w:widowControl/>
              <w:spacing w:before="18" w:after="0" w:line="240" w:lineRule="auto"/>
              <w:ind w:right="118"/>
              <w:jc w:val="right"/>
              <w:rPr>
                <w:rFonts w:ascii="宋体" w:eastAsia="宋体" w:hAnsi="宋体" w:cs="宋体" w:hint="eastAsia"/>
                <w:spacing w:val="-2"/>
                <w:sz w:val="21"/>
                <w:szCs w:val="21"/>
                <w14:ligatures w14:val="none"/>
              </w:rPr>
            </w:pPr>
            <w:r>
              <w:rPr>
                <w:rFonts w:ascii="宋体" w:eastAsia="宋体" w:hAnsi="宋体" w:cs="宋体" w:hint="eastAsia"/>
                <w:spacing w:val="-2"/>
                <w:sz w:val="21"/>
                <w:szCs w:val="21"/>
                <w14:ligatures w14:val="none"/>
              </w:rPr>
              <w:t>是</w:t>
            </w:r>
          </w:p>
        </w:tc>
      </w:tr>
      <w:tr w:rsidR="001972D7" w:rsidRPr="00C949E4" w14:paraId="10F2FB28" w14:textId="77777777" w:rsidTr="001972D7">
        <w:trPr>
          <w:trHeight w:val="234"/>
        </w:trPr>
        <w:tc>
          <w:tcPr>
            <w:tcW w:w="1847" w:type="pct"/>
            <w:tcBorders>
              <w:bottom w:val="single" w:sz="4" w:space="0" w:color="auto"/>
            </w:tcBorders>
          </w:tcPr>
          <w:p w14:paraId="65491BEA" w14:textId="77777777" w:rsidR="001972D7" w:rsidRPr="00051FB7" w:rsidRDefault="001972D7" w:rsidP="001972D7">
            <w:pPr>
              <w:widowControl/>
              <w:spacing w:before="18" w:after="0" w:line="240" w:lineRule="auto"/>
              <w:ind w:left="119"/>
              <w:jc w:val="both"/>
              <w:rPr>
                <w:rFonts w:ascii="宋体" w:eastAsia="宋体" w:hAnsi="宋体" w:cs="Times New Roman" w:hint="eastAsia"/>
                <w:spacing w:val="-2"/>
                <w:sz w:val="21"/>
                <w:szCs w:val="21"/>
                <w14:ligatures w14:val="none"/>
              </w:rPr>
            </w:pPr>
            <w:r w:rsidRPr="00051FB7">
              <w:rPr>
                <w:rFonts w:ascii="宋体" w:eastAsia="宋体" w:hAnsi="宋体" w:cs="Times New Roman" w:hint="eastAsia"/>
                <w:spacing w:val="-2"/>
                <w:sz w:val="21"/>
                <w:szCs w:val="21"/>
                <w14:ligatures w14:val="none"/>
              </w:rPr>
              <w:t>时间固定效应</w:t>
            </w:r>
          </w:p>
        </w:tc>
        <w:tc>
          <w:tcPr>
            <w:tcW w:w="1628" w:type="pct"/>
            <w:tcBorders>
              <w:bottom w:val="single" w:sz="4" w:space="0" w:color="auto"/>
            </w:tcBorders>
          </w:tcPr>
          <w:p w14:paraId="40C0CD1B" w14:textId="77777777" w:rsidR="001972D7" w:rsidRPr="00051FB7" w:rsidRDefault="001972D7" w:rsidP="001972D7">
            <w:pPr>
              <w:widowControl/>
              <w:spacing w:before="18" w:after="0" w:line="240" w:lineRule="auto"/>
              <w:ind w:right="118"/>
              <w:jc w:val="right"/>
              <w:rPr>
                <w:rFonts w:ascii="宋体" w:eastAsia="宋体" w:hAnsi="宋体" w:cs="Times New Roman" w:hint="eastAsia"/>
                <w:sz w:val="21"/>
                <w:szCs w:val="21"/>
                <w14:ligatures w14:val="none"/>
              </w:rPr>
            </w:pPr>
            <w:r w:rsidRPr="00051FB7">
              <w:rPr>
                <w:rFonts w:ascii="宋体" w:eastAsia="宋体" w:hAnsi="宋体" w:cs="Times New Roman" w:hint="eastAsia"/>
                <w:sz w:val="21"/>
                <w:szCs w:val="21"/>
                <w14:ligatures w14:val="none"/>
              </w:rPr>
              <w:t>是</w:t>
            </w:r>
          </w:p>
        </w:tc>
        <w:tc>
          <w:tcPr>
            <w:tcW w:w="1525" w:type="pct"/>
            <w:tcBorders>
              <w:bottom w:val="single" w:sz="4" w:space="0" w:color="auto"/>
            </w:tcBorders>
          </w:tcPr>
          <w:p w14:paraId="3F894A44" w14:textId="77777777" w:rsidR="001972D7" w:rsidRDefault="001972D7" w:rsidP="001972D7">
            <w:pPr>
              <w:widowControl/>
              <w:spacing w:before="18" w:after="0" w:line="240" w:lineRule="auto"/>
              <w:ind w:right="118"/>
              <w:jc w:val="right"/>
              <w:rPr>
                <w:rFonts w:ascii="宋体" w:eastAsia="宋体" w:hAnsi="宋体" w:cs="宋体" w:hint="eastAsia"/>
                <w:spacing w:val="-2"/>
                <w:sz w:val="21"/>
                <w:szCs w:val="21"/>
                <w14:ligatures w14:val="none"/>
              </w:rPr>
            </w:pPr>
            <w:r>
              <w:rPr>
                <w:rFonts w:ascii="宋体" w:eastAsia="宋体" w:hAnsi="宋体" w:cs="宋体" w:hint="eastAsia"/>
                <w:spacing w:val="-2"/>
                <w:sz w:val="21"/>
                <w:szCs w:val="21"/>
                <w14:ligatures w14:val="none"/>
              </w:rPr>
              <w:t>是</w:t>
            </w:r>
          </w:p>
        </w:tc>
      </w:tr>
    </w:tbl>
    <w:p w14:paraId="134C29C2" w14:textId="77777777" w:rsidR="001972D7" w:rsidRPr="00C949E4" w:rsidRDefault="001972D7" w:rsidP="00C949E4">
      <w:pPr>
        <w:overflowPunct w:val="0"/>
        <w:spacing w:after="0" w:line="240" w:lineRule="auto"/>
        <w:ind w:firstLineChars="200" w:firstLine="420"/>
        <w:jc w:val="both"/>
        <w:rPr>
          <w:rFonts w:ascii="Times New Roman" w:eastAsia="宋体" w:hAnsi="Times New Roman" w:cs="Times New Roman"/>
          <w:sz w:val="21"/>
          <w:szCs w:val="21"/>
          <w14:ligatures w14:val="none"/>
        </w:rPr>
      </w:pPr>
    </w:p>
    <w:p w14:paraId="4CEA1897" w14:textId="5499E8F3" w:rsidR="009E51A6" w:rsidRPr="00C949E4" w:rsidRDefault="00C949E4" w:rsidP="001972D7">
      <w:pPr>
        <w:overflowPunct w:val="0"/>
        <w:spacing w:after="0" w:line="240" w:lineRule="auto"/>
        <w:ind w:firstLineChars="200" w:firstLine="420"/>
        <w:jc w:val="both"/>
        <w:rPr>
          <w:rFonts w:ascii="Times New Roman" w:eastAsia="宋体" w:hAnsi="Times New Roman" w:cs="Times New Roman"/>
          <w:sz w:val="21"/>
          <w:szCs w:val="21"/>
          <w14:ligatures w14:val="none"/>
        </w:rPr>
      </w:pPr>
      <w:r w:rsidRPr="00C949E4">
        <w:rPr>
          <w:rFonts w:ascii="Times New Roman" w:eastAsia="宋体" w:hAnsi="Times New Roman" w:cs="Times New Roman" w:hint="eastAsia"/>
          <w:sz w:val="21"/>
          <w:szCs w:val="21"/>
          <w14:ligatures w14:val="none"/>
        </w:rPr>
        <w:t>表</w:t>
      </w:r>
      <w:r w:rsidR="007513D7">
        <w:rPr>
          <w:rFonts w:ascii="Times New Roman" w:eastAsia="宋体" w:hAnsi="Times New Roman" w:cs="Times New Roman" w:hint="eastAsia"/>
          <w:sz w:val="21"/>
          <w:szCs w:val="21"/>
          <w14:ligatures w14:val="none"/>
        </w:rPr>
        <w:t>12</w:t>
      </w:r>
      <w:r w:rsidRPr="00C949E4">
        <w:rPr>
          <w:rFonts w:ascii="Times New Roman" w:eastAsia="宋体" w:hAnsi="Times New Roman" w:cs="Times New Roman" w:hint="eastAsia"/>
          <w:sz w:val="21"/>
          <w:szCs w:val="21"/>
          <w14:ligatures w14:val="none"/>
        </w:rPr>
        <w:t>显示了</w:t>
      </w:r>
      <w:r w:rsidRPr="00C949E4">
        <w:rPr>
          <w:rFonts w:ascii="Times New Roman" w:eastAsia="宋体" w:hAnsi="Times New Roman" w:cs="Times New Roman" w:hint="eastAsia"/>
          <w:sz w:val="21"/>
          <w:szCs w:val="21"/>
          <w14:ligatures w14:val="none"/>
        </w:rPr>
        <w:t>OLS</w:t>
      </w:r>
      <w:r w:rsidRPr="00C949E4">
        <w:rPr>
          <w:rFonts w:ascii="Times New Roman" w:eastAsia="宋体" w:hAnsi="Times New Roman" w:cs="Times New Roman" w:hint="eastAsia"/>
          <w:sz w:val="21"/>
          <w:szCs w:val="21"/>
          <w14:ligatures w14:val="none"/>
        </w:rPr>
        <w:t>回归的估计结果，其中因变量为累计异常收益率（</w:t>
      </w:r>
      <w:r w:rsidRPr="00C949E4">
        <w:rPr>
          <w:rFonts w:ascii="Times New Roman" w:eastAsia="宋体" w:hAnsi="Times New Roman" w:cs="Times New Roman" w:hint="eastAsia"/>
          <w:sz w:val="21"/>
          <w:szCs w:val="21"/>
          <w14:ligatures w14:val="none"/>
        </w:rPr>
        <w:t>Cumulative Abnormal Return , CAR</w:t>
      </w:r>
      <w:r w:rsidRPr="00C949E4">
        <w:rPr>
          <w:rFonts w:ascii="Times New Roman" w:eastAsia="宋体" w:hAnsi="Times New Roman" w:cs="Times New Roman" w:hint="eastAsia"/>
          <w:sz w:val="21"/>
          <w:szCs w:val="21"/>
          <w14:ligatures w14:val="none"/>
        </w:rPr>
        <w:t>），主要解释变量为新闻发布时间与交易日是否一致（</w:t>
      </w:r>
      <w:r w:rsidRPr="00C949E4">
        <w:rPr>
          <w:rFonts w:ascii="Times New Roman" w:eastAsia="宋体" w:hAnsi="Times New Roman" w:cs="Times New Roman" w:hint="eastAsia"/>
          <w:sz w:val="21"/>
          <w:szCs w:val="21"/>
          <w14:ligatures w14:val="none"/>
        </w:rPr>
        <w:t>mismatch</w:t>
      </w:r>
      <w:r w:rsidRPr="00C949E4">
        <w:rPr>
          <w:rFonts w:ascii="Times New Roman" w:eastAsia="宋体" w:hAnsi="Times New Roman" w:cs="Times New Roman" w:hint="eastAsia"/>
          <w:sz w:val="21"/>
          <w:szCs w:val="21"/>
          <w14:ligatures w14:val="none"/>
        </w:rPr>
        <w:t>），同时控制了一系列财务与市场特征变量。回归结果表明，核心解释变量</w:t>
      </w:r>
      <w:r w:rsidRPr="00C949E4">
        <w:rPr>
          <w:rFonts w:ascii="Times New Roman" w:eastAsia="宋体" w:hAnsi="Times New Roman" w:cs="Times New Roman" w:hint="eastAsia"/>
          <w:sz w:val="21"/>
          <w:szCs w:val="21"/>
          <w14:ligatures w14:val="none"/>
        </w:rPr>
        <w:t>mismatch</w:t>
      </w:r>
      <w:r w:rsidRPr="00C949E4">
        <w:rPr>
          <w:rFonts w:ascii="Times New Roman" w:eastAsia="宋体" w:hAnsi="Times New Roman" w:cs="Times New Roman" w:hint="eastAsia"/>
          <w:sz w:val="21"/>
          <w:szCs w:val="21"/>
          <w14:ligatures w14:val="none"/>
        </w:rPr>
        <w:t>的系数估计值为</w:t>
      </w:r>
      <w:r w:rsidRPr="00C949E4">
        <w:rPr>
          <w:rFonts w:ascii="Times New Roman" w:eastAsia="宋体" w:hAnsi="Times New Roman" w:cs="Times New Roman" w:hint="eastAsia"/>
          <w:sz w:val="21"/>
          <w:szCs w:val="21"/>
          <w14:ligatures w14:val="none"/>
        </w:rPr>
        <w:t>-0.0057</w:t>
      </w:r>
      <w:r w:rsidRPr="00C949E4">
        <w:rPr>
          <w:rFonts w:ascii="Times New Roman" w:eastAsia="宋体" w:hAnsi="Times New Roman" w:cs="Times New Roman" w:hint="eastAsia"/>
          <w:sz w:val="21"/>
          <w:szCs w:val="21"/>
          <w14:ligatures w14:val="none"/>
        </w:rPr>
        <w:t>，但该系数在</w:t>
      </w:r>
      <w:r w:rsidRPr="00C949E4">
        <w:rPr>
          <w:rFonts w:ascii="Times New Roman" w:eastAsia="宋体" w:hAnsi="Times New Roman" w:cs="Times New Roman" w:hint="eastAsia"/>
          <w:sz w:val="21"/>
          <w:szCs w:val="21"/>
          <w14:ligatures w14:val="none"/>
        </w:rPr>
        <w:t>5%</w:t>
      </w:r>
      <w:r w:rsidRPr="00C949E4">
        <w:rPr>
          <w:rFonts w:ascii="Times New Roman" w:eastAsia="宋体" w:hAnsi="Times New Roman" w:cs="Times New Roman" w:hint="eastAsia"/>
          <w:sz w:val="21"/>
          <w:szCs w:val="21"/>
          <w14:ligatures w14:val="none"/>
        </w:rPr>
        <w:t>和</w:t>
      </w:r>
      <w:r w:rsidRPr="00C949E4">
        <w:rPr>
          <w:rFonts w:ascii="Times New Roman" w:eastAsia="宋体" w:hAnsi="Times New Roman" w:cs="Times New Roman" w:hint="eastAsia"/>
          <w:sz w:val="21"/>
          <w:szCs w:val="21"/>
          <w14:ligatures w14:val="none"/>
        </w:rPr>
        <w:t>10%</w:t>
      </w:r>
      <w:r w:rsidRPr="00C949E4">
        <w:rPr>
          <w:rFonts w:ascii="Times New Roman" w:eastAsia="宋体" w:hAnsi="Times New Roman" w:cs="Times New Roman" w:hint="eastAsia"/>
          <w:sz w:val="21"/>
          <w:szCs w:val="21"/>
          <w14:ligatures w14:val="none"/>
        </w:rPr>
        <w:t>水平上均不显著（</w:t>
      </w:r>
      <w:r w:rsidRPr="00C949E4">
        <w:rPr>
          <w:rFonts w:ascii="Times New Roman" w:eastAsia="宋体" w:hAnsi="Times New Roman" w:cs="Times New Roman" w:hint="eastAsia"/>
          <w:sz w:val="21"/>
          <w:szCs w:val="21"/>
          <w14:ligatures w14:val="none"/>
        </w:rPr>
        <w:t>p</w:t>
      </w:r>
      <w:r w:rsidRPr="00C949E4">
        <w:rPr>
          <w:rFonts w:ascii="Times New Roman" w:eastAsia="宋体" w:hAnsi="Times New Roman" w:cs="Times New Roman" w:hint="eastAsia"/>
          <w:sz w:val="21"/>
          <w:szCs w:val="21"/>
          <w14:ligatures w14:val="none"/>
        </w:rPr>
        <w:t>值</w:t>
      </w:r>
      <w:r w:rsidRPr="00C949E4">
        <w:rPr>
          <w:rFonts w:ascii="Times New Roman" w:eastAsia="宋体" w:hAnsi="Times New Roman" w:cs="Times New Roman" w:hint="eastAsia"/>
          <w:sz w:val="21"/>
          <w:szCs w:val="21"/>
          <w14:ligatures w14:val="none"/>
        </w:rPr>
        <w:t>=0.518</w:t>
      </w:r>
      <w:r w:rsidRPr="00C949E4">
        <w:rPr>
          <w:rFonts w:ascii="Times New Roman" w:eastAsia="宋体" w:hAnsi="Times New Roman" w:cs="Times New Roman" w:hint="eastAsia"/>
          <w:sz w:val="21"/>
          <w:szCs w:val="21"/>
          <w14:ligatures w14:val="none"/>
        </w:rPr>
        <w:t>）。这表明新闻发布时间是否为交易日对累计异常收益率（</w:t>
      </w:r>
      <w:r w:rsidRPr="00C949E4">
        <w:rPr>
          <w:rFonts w:ascii="Times New Roman" w:eastAsia="宋体" w:hAnsi="Times New Roman" w:cs="Times New Roman" w:hint="eastAsia"/>
          <w:sz w:val="21"/>
          <w:szCs w:val="21"/>
          <w14:ligatures w14:val="none"/>
        </w:rPr>
        <w:t>CAR</w:t>
      </w:r>
      <w:r w:rsidRPr="00C949E4">
        <w:rPr>
          <w:rFonts w:ascii="Times New Roman" w:eastAsia="宋体" w:hAnsi="Times New Roman" w:cs="Times New Roman" w:hint="eastAsia"/>
          <w:sz w:val="21"/>
          <w:szCs w:val="21"/>
          <w14:ligatures w14:val="none"/>
        </w:rPr>
        <w:t>）没有显著影响，未能提供统计上的证据支持市场对新闻的即时反应受到发布时间错配的影响，即说明以下假设成立：投资者不会在新闻发布后迅速“遗忘”新闻所带来投资决策的改变。</w:t>
      </w:r>
    </w:p>
    <w:p w14:paraId="12128CAA" w14:textId="77777777" w:rsidR="00C949E4" w:rsidRPr="00C949E4" w:rsidRDefault="00C949E4" w:rsidP="00C949E4">
      <w:pPr>
        <w:keepNext/>
        <w:keepLines/>
        <w:tabs>
          <w:tab w:val="left" w:pos="318"/>
          <w:tab w:val="left" w:pos="360"/>
        </w:tabs>
        <w:overflowPunct w:val="0"/>
        <w:adjustRightInd w:val="0"/>
        <w:spacing w:before="160" w:line="240" w:lineRule="auto"/>
        <w:textAlignment w:val="baseline"/>
        <w:outlineLvl w:val="0"/>
        <w:rPr>
          <w:rFonts w:ascii="Times New Roman" w:eastAsia="黑体" w:hAnsi="Times New Roman" w:cs="Times New Roman"/>
          <w:kern w:val="0"/>
          <w:sz w:val="28"/>
          <w:szCs w:val="28"/>
          <w14:ligatures w14:val="none"/>
        </w:rPr>
      </w:pPr>
      <w:commentRangeStart w:id="225"/>
      <w:r w:rsidRPr="00C949E4">
        <w:rPr>
          <w:rFonts w:ascii="Times New Roman" w:eastAsia="黑体" w:hAnsi="Times New Roman" w:cs="Times New Roman" w:hint="eastAsia"/>
          <w:kern w:val="0"/>
          <w:sz w:val="28"/>
          <w:szCs w:val="28"/>
          <w14:ligatures w14:val="none"/>
        </w:rPr>
        <w:t xml:space="preserve">7 </w:t>
      </w:r>
      <w:r w:rsidRPr="00C949E4">
        <w:rPr>
          <w:rFonts w:ascii="Times New Roman" w:eastAsia="黑体" w:hAnsi="Times New Roman" w:cs="Times New Roman" w:hint="eastAsia"/>
          <w:kern w:val="0"/>
          <w:sz w:val="28"/>
          <w:szCs w:val="28"/>
          <w14:ligatures w14:val="none"/>
        </w:rPr>
        <w:t>结论与启示</w:t>
      </w:r>
      <w:commentRangeEnd w:id="225"/>
      <w:r w:rsidR="005F7757">
        <w:rPr>
          <w:rStyle w:val="affa"/>
          <w:rFonts w:ascii="Times New Roman" w:eastAsia="宋体" w:hAnsi="Times New Roman" w:cs="Times New Roman"/>
          <w14:ligatures w14:val="none"/>
        </w:rPr>
        <w:commentReference w:id="225"/>
      </w:r>
    </w:p>
    <w:p w14:paraId="6CAB0722" w14:textId="41E03F54" w:rsidR="00C949E4" w:rsidRPr="00C949E4" w:rsidDel="009B6F50" w:rsidRDefault="00C949E4">
      <w:pPr>
        <w:overflowPunct w:val="0"/>
        <w:spacing w:after="0" w:line="240" w:lineRule="auto"/>
        <w:jc w:val="both"/>
        <w:rPr>
          <w:del w:id="226" w:author="生 卢" w:date="2025-07-26T15:44:00Z" w16du:dateUtc="2025-07-26T07:44:00Z"/>
          <w:rFonts w:ascii="宋体" w:eastAsia="宋体" w:hAnsi="宋体" w:cs="Times New Roman" w:hint="eastAsia"/>
          <w:sz w:val="21"/>
          <w:szCs w:val="21"/>
          <w14:ligatures w14:val="none"/>
        </w:rPr>
        <w:pPrChange w:id="227" w:author="生 卢" w:date="2025-07-26T15:44:00Z" w16du:dateUtc="2025-07-26T07:44:00Z">
          <w:pPr>
            <w:overflowPunct w:val="0"/>
            <w:spacing w:after="0" w:line="240" w:lineRule="auto"/>
            <w:ind w:firstLine="419"/>
            <w:jc w:val="both"/>
          </w:pPr>
        </w:pPrChange>
      </w:pPr>
      <w:del w:id="228" w:author="生 卢" w:date="2025-07-26T15:44:00Z" w16du:dateUtc="2025-07-26T07:44:00Z">
        <w:r w:rsidRPr="00C949E4" w:rsidDel="009B6F50">
          <w:rPr>
            <w:rFonts w:ascii="宋体" w:eastAsia="宋体" w:hAnsi="宋体" w:cs="Times New Roman" w:hint="eastAsia"/>
            <w:sz w:val="21"/>
            <w:szCs w:val="21"/>
            <w14:ligatures w14:val="none"/>
          </w:rPr>
          <w:delText>发展新质生产力的重要途经之一是充分结合人工智能，在此背景下，本文将最先进的中文大语言模型Deepseek与中国金融市场结合，在财经新闻中引入情绪测度。以此为基础，本文比对虚假财经新闻与真实财经新闻对股价异常收益率的影响，探讨了财经新闻文本情绪的作用机制，结合社交媒体情绪研究了财经新闻文本情绪的影响</w:delText>
        </w:r>
        <w:r w:rsidR="00AB3288" w:rsidDel="009B6F50">
          <w:rPr>
            <w:rFonts w:ascii="宋体" w:eastAsia="宋体" w:hAnsi="宋体" w:cs="Times New Roman" w:hint="eastAsia"/>
            <w:sz w:val="21"/>
            <w:szCs w:val="21"/>
            <w14:ligatures w14:val="none"/>
          </w:rPr>
          <w:delText>机制</w:delText>
        </w:r>
        <w:r w:rsidRPr="00C949E4" w:rsidDel="009B6F50">
          <w:rPr>
            <w:rFonts w:ascii="宋体" w:eastAsia="宋体" w:hAnsi="宋体" w:cs="Times New Roman" w:hint="eastAsia"/>
            <w:sz w:val="21"/>
            <w:szCs w:val="21"/>
            <w14:ligatures w14:val="none"/>
          </w:rPr>
          <w:delText>。实证结果表明财经新闻文本情绪对股价累计异常收益率的影响显著，</w:delText>
        </w:r>
        <w:r w:rsidR="00A00A8D" w:rsidDel="009B6F50">
          <w:rPr>
            <w:rFonts w:ascii="宋体" w:eastAsia="宋体" w:hAnsi="宋体" w:cs="Times New Roman" w:hint="eastAsia"/>
            <w:sz w:val="21"/>
            <w:szCs w:val="21"/>
            <w14:ligatures w14:val="none"/>
          </w:rPr>
          <w:delText>且社交媒体情绪可作为财经新闻文本情绪影响股价的</w:delText>
        </w:r>
        <w:r w:rsidR="00AB3288" w:rsidDel="009B6F50">
          <w:rPr>
            <w:rFonts w:ascii="宋体" w:eastAsia="宋体" w:hAnsi="宋体" w:cs="Times New Roman" w:hint="eastAsia"/>
            <w:sz w:val="21"/>
            <w:szCs w:val="21"/>
            <w14:ligatures w14:val="none"/>
          </w:rPr>
          <w:delText>机制</w:delText>
        </w:r>
        <w:r w:rsidR="00A00A8D" w:rsidDel="009B6F50">
          <w:rPr>
            <w:rFonts w:ascii="宋体" w:eastAsia="宋体" w:hAnsi="宋体" w:cs="Times New Roman" w:hint="eastAsia"/>
            <w:sz w:val="21"/>
            <w:szCs w:val="21"/>
            <w14:ligatures w14:val="none"/>
          </w:rPr>
          <w:delText>变量。</w:delText>
        </w:r>
      </w:del>
    </w:p>
    <w:p w14:paraId="783D9816" w14:textId="02953B59" w:rsidR="00C949E4" w:rsidRPr="00C949E4" w:rsidDel="009B6F50" w:rsidRDefault="00C949E4" w:rsidP="00C949E4">
      <w:pPr>
        <w:overflowPunct w:val="0"/>
        <w:spacing w:after="0" w:line="240" w:lineRule="auto"/>
        <w:ind w:firstLine="419"/>
        <w:jc w:val="both"/>
        <w:rPr>
          <w:del w:id="229" w:author="生 卢" w:date="2025-07-26T15:44:00Z" w16du:dateUtc="2025-07-26T07:44:00Z"/>
          <w:rFonts w:ascii="宋体" w:eastAsia="宋体" w:hAnsi="宋体" w:cs="Times New Roman" w:hint="eastAsia"/>
          <w:sz w:val="21"/>
          <w:szCs w:val="21"/>
          <w14:ligatures w14:val="none"/>
        </w:rPr>
      </w:pPr>
      <w:del w:id="230" w:author="生 卢" w:date="2025-07-26T15:44:00Z" w16du:dateUtc="2025-07-26T07:44:00Z">
        <w:r w:rsidRPr="00C949E4" w:rsidDel="009B6F50">
          <w:rPr>
            <w:rFonts w:ascii="宋体" w:eastAsia="宋体" w:hAnsi="宋体" w:cs="Times New Roman" w:hint="eastAsia"/>
            <w:sz w:val="21"/>
            <w:szCs w:val="21"/>
            <w14:ligatures w14:val="none"/>
          </w:rPr>
          <w:delText>从应用前景来看，随着人工智能的发展，传统情绪测度方法，如词典法、深度学习会逐步被大语言模型所替代。大语言模型不仅可以解决词典法存在的非线性问题、深度学习法的泛化性能差问题，还可以为研究者提供统一而稳健的测度标准，以其易上手、应用成本低等优点在金融领域中得到广泛使用。采用大语言模型测度情绪，还降低了内生性问题，减少了直接选取市场指标或人工标注作为情绪标签所带来的偏误。</w:delText>
        </w:r>
      </w:del>
    </w:p>
    <w:p w14:paraId="6E008431" w14:textId="66635698" w:rsidR="00C949E4" w:rsidRDefault="00C949E4" w:rsidP="00C949E4">
      <w:pPr>
        <w:overflowPunct w:val="0"/>
        <w:spacing w:after="0" w:line="240" w:lineRule="auto"/>
        <w:ind w:firstLine="419"/>
        <w:jc w:val="both"/>
        <w:rPr>
          <w:ins w:id="231" w:author="生 卢" w:date="2025-07-26T15:44:00Z" w16du:dateUtc="2025-07-26T07:44:00Z"/>
          <w:rFonts w:ascii="宋体" w:eastAsia="宋体" w:hAnsi="宋体" w:cs="Times New Roman" w:hint="eastAsia"/>
          <w:sz w:val="21"/>
          <w:szCs w:val="21"/>
          <w14:ligatures w14:val="none"/>
        </w:rPr>
      </w:pPr>
      <w:del w:id="232" w:author="生 卢" w:date="2025-07-26T15:44:00Z" w16du:dateUtc="2025-07-26T07:44:00Z">
        <w:r w:rsidRPr="00C949E4" w:rsidDel="009B6F50">
          <w:rPr>
            <w:rFonts w:ascii="宋体" w:eastAsia="宋体" w:hAnsi="宋体" w:cs="Times New Roman" w:hint="eastAsia"/>
            <w:sz w:val="21"/>
            <w:szCs w:val="21"/>
            <w14:ligatures w14:val="none"/>
          </w:rPr>
          <w:delText>本文研究同样具有一定的政策意义。一方面，本文以测度财经新闻文本情绪作为“人工智能+”的切入点，为监管机构提供政策制定、风险评估提供了参考工具。通过测度财经新闻文本的情绪，可以识别其对股价所能造成的影响的程度，进而指导交易者规避风险。另一方面，本文目前在金融学首次应用Deepseek测度文本情绪，一定程度上为推动“人工智能+”和国产大语言模型的落地提供了边际贡献，有助于学术界结合Deepseek规范过去的测度难题和统一评估标准。</w:delText>
        </w:r>
      </w:del>
    </w:p>
    <w:p w14:paraId="36A36795" w14:textId="11A912AE" w:rsidR="009B6F50" w:rsidRDefault="004A7C00" w:rsidP="009B6F50">
      <w:pPr>
        <w:overflowPunct w:val="0"/>
        <w:spacing w:after="0" w:line="240" w:lineRule="auto"/>
        <w:jc w:val="both"/>
        <w:rPr>
          <w:ins w:id="233" w:author="生 卢" w:date="2025-07-26T15:44:00Z" w16du:dateUtc="2025-07-26T07:44:00Z"/>
          <w:rFonts w:ascii="宋体" w:eastAsia="宋体" w:hAnsi="宋体" w:cs="Times New Roman" w:hint="eastAsia"/>
          <w:sz w:val="21"/>
          <w:szCs w:val="21"/>
          <w14:ligatures w14:val="none"/>
        </w:rPr>
      </w:pPr>
      <w:ins w:id="234" w:author="生 卢" w:date="2025-07-26T15:48:00Z" w16du:dateUtc="2025-07-26T07:48:00Z">
        <w:r>
          <w:rPr>
            <w:rFonts w:ascii="宋体" w:eastAsia="宋体" w:hAnsi="宋体" w:cs="Times New Roman" w:hint="eastAsia"/>
            <w:sz w:val="21"/>
            <w:szCs w:val="21"/>
            <w14:ligatures w14:val="none"/>
          </w:rPr>
          <w:t>5</w:t>
        </w:r>
      </w:ins>
      <w:ins w:id="235" w:author="生 卢" w:date="2025-07-26T15:44:00Z" w16du:dateUtc="2025-07-26T07:44:00Z">
        <w:r w:rsidR="009B6F50">
          <w:rPr>
            <w:rFonts w:ascii="宋体" w:eastAsia="宋体" w:hAnsi="宋体" w:cs="Times New Roman" w:hint="eastAsia"/>
            <w:sz w:val="21"/>
            <w:szCs w:val="21"/>
            <w14:ligatures w14:val="none"/>
          </w:rPr>
          <w:t>.1 研究结论</w:t>
        </w:r>
      </w:ins>
    </w:p>
    <w:p w14:paraId="40493D42" w14:textId="4917B1BB" w:rsidR="009B6F50" w:rsidRDefault="009B6F50" w:rsidP="009B6F50">
      <w:pPr>
        <w:overflowPunct w:val="0"/>
        <w:spacing w:after="0" w:line="240" w:lineRule="auto"/>
        <w:ind w:firstLine="420"/>
        <w:jc w:val="both"/>
        <w:rPr>
          <w:ins w:id="236" w:author="生 卢" w:date="2025-07-26T15:47:00Z" w16du:dateUtc="2025-07-26T07:47:00Z"/>
          <w:rFonts w:ascii="宋体" w:eastAsia="宋体" w:hAnsi="宋体" w:cs="Times New Roman" w:hint="eastAsia"/>
          <w:sz w:val="21"/>
          <w:szCs w:val="21"/>
          <w14:ligatures w14:val="none"/>
        </w:rPr>
      </w:pPr>
      <w:ins w:id="237" w:author="生 卢" w:date="2025-07-26T15:44:00Z" w16du:dateUtc="2025-07-26T07:44:00Z">
        <w:r>
          <w:rPr>
            <w:rFonts w:ascii="宋体" w:eastAsia="宋体" w:hAnsi="宋体" w:cs="Times New Roman" w:hint="eastAsia"/>
            <w:sz w:val="21"/>
            <w:szCs w:val="21"/>
            <w14:ligatures w14:val="none"/>
          </w:rPr>
          <w:t>本文</w:t>
        </w:r>
        <w:r w:rsidRPr="009B6F50">
          <w:rPr>
            <w:rFonts w:ascii="宋体" w:eastAsia="宋体" w:hAnsi="宋体" w:cs="Times New Roman" w:hint="eastAsia"/>
            <w:sz w:val="21"/>
            <w:szCs w:val="21"/>
            <w14:ligatures w14:val="none"/>
          </w:rPr>
          <w:t>基</w:t>
        </w:r>
        <w:r>
          <w:rPr>
            <w:rFonts w:ascii="宋体" w:eastAsia="宋体" w:hAnsi="宋体" w:cs="Times New Roman" w:hint="eastAsia"/>
            <w:sz w:val="21"/>
            <w:szCs w:val="21"/>
            <w14:ligatures w14:val="none"/>
          </w:rPr>
          <w:t>于</w:t>
        </w:r>
        <w:r w:rsidRPr="009B6F50">
          <w:rPr>
            <w:rFonts w:ascii="宋体" w:eastAsia="宋体" w:hAnsi="宋体" w:cs="Times New Roman" w:hint="eastAsia"/>
            <w:sz w:val="21"/>
            <w:szCs w:val="21"/>
            <w14:ligatures w14:val="none"/>
          </w:rPr>
          <w:t>DeepSeek中文大语言模型对 2015–202</w:t>
        </w:r>
      </w:ins>
      <w:ins w:id="238" w:author="生 卢" w:date="2025-07-26T15:45:00Z" w16du:dateUtc="2025-07-26T07:45:00Z">
        <w:r>
          <w:rPr>
            <w:rFonts w:ascii="宋体" w:eastAsia="宋体" w:hAnsi="宋体" w:cs="Times New Roman" w:hint="eastAsia"/>
            <w:sz w:val="21"/>
            <w:szCs w:val="21"/>
            <w14:ligatures w14:val="none"/>
          </w:rPr>
          <w:t>2</w:t>
        </w:r>
      </w:ins>
      <w:ins w:id="239" w:author="生 卢" w:date="2025-07-26T15:44:00Z" w16du:dateUtc="2025-07-26T07:44:00Z">
        <w:r w:rsidRPr="009B6F50">
          <w:rPr>
            <w:rFonts w:ascii="宋体" w:eastAsia="宋体" w:hAnsi="宋体" w:cs="Times New Roman" w:hint="eastAsia"/>
            <w:sz w:val="21"/>
            <w:szCs w:val="21"/>
            <w14:ligatures w14:val="none"/>
          </w:rPr>
          <w:t>年财经新闻和股吧评论的情绪量化，本文发现新闻文本情绪能够显著提高股票在事件窗口内的累计异常收益率，情绪得分越高，正向价格反应越强。进一步比较虚假与真实新闻后发现，两者在情绪方向与价格效应上并无显著差异，但虚假新闻通常情绪更极端。</w:t>
        </w:r>
      </w:ins>
      <w:ins w:id="240" w:author="生 卢" w:date="2025-07-26T15:46:00Z" w16du:dateUtc="2025-07-26T07:46:00Z">
        <w:r>
          <w:rPr>
            <w:rFonts w:ascii="宋体" w:eastAsia="宋体" w:hAnsi="宋体" w:cs="Times New Roman" w:hint="eastAsia"/>
            <w:sz w:val="21"/>
            <w:szCs w:val="21"/>
            <w14:ligatures w14:val="none"/>
          </w:rPr>
          <w:t>机制分析表明</w:t>
        </w:r>
      </w:ins>
      <w:ins w:id="241" w:author="生 卢" w:date="2025-07-26T15:44:00Z" w16du:dateUtc="2025-07-26T07:44:00Z">
        <w:r w:rsidRPr="009B6F50">
          <w:rPr>
            <w:rFonts w:ascii="宋体" w:eastAsia="宋体" w:hAnsi="宋体" w:cs="Times New Roman" w:hint="eastAsia"/>
            <w:sz w:val="21"/>
            <w:szCs w:val="21"/>
            <w14:ligatures w14:val="none"/>
          </w:rPr>
          <w:t>，社交媒体情绪被验证为新闻情绪影响股价的重要传导渠道，说明新闻</w:t>
        </w:r>
      </w:ins>
      <w:ins w:id="242" w:author="生 卢" w:date="2025-07-26T15:46:00Z" w16du:dateUtc="2025-07-26T07:46:00Z">
        <w:r>
          <w:rPr>
            <w:rFonts w:ascii="宋体" w:eastAsia="宋体" w:hAnsi="宋体" w:cs="Times New Roman" w:hint="eastAsia"/>
            <w:sz w:val="21"/>
            <w:szCs w:val="21"/>
            <w14:ligatures w14:val="none"/>
          </w:rPr>
          <w:t>的文本情绪会</w:t>
        </w:r>
      </w:ins>
      <w:ins w:id="243" w:author="生 卢" w:date="2025-07-26T15:44:00Z" w16du:dateUtc="2025-07-26T07:44:00Z">
        <w:r w:rsidRPr="009B6F50">
          <w:rPr>
            <w:rFonts w:ascii="宋体" w:eastAsia="宋体" w:hAnsi="宋体" w:cs="Times New Roman" w:hint="eastAsia"/>
            <w:sz w:val="21"/>
            <w:szCs w:val="21"/>
            <w14:ligatures w14:val="none"/>
          </w:rPr>
          <w:t>改变投资者</w:t>
        </w:r>
      </w:ins>
      <w:ins w:id="244" w:author="生 卢" w:date="2025-07-26T15:46:00Z" w16du:dateUtc="2025-07-26T07:46:00Z">
        <w:r>
          <w:rPr>
            <w:rFonts w:ascii="宋体" w:eastAsia="宋体" w:hAnsi="宋体" w:cs="Times New Roman" w:hint="eastAsia"/>
            <w:sz w:val="21"/>
            <w:szCs w:val="21"/>
            <w14:ligatures w14:val="none"/>
          </w:rPr>
          <w:t>行为</w:t>
        </w:r>
      </w:ins>
      <w:ins w:id="245" w:author="生 卢" w:date="2025-07-26T15:44:00Z" w16du:dateUtc="2025-07-26T07:44:00Z">
        <w:r w:rsidRPr="009B6F50">
          <w:rPr>
            <w:rFonts w:ascii="宋体" w:eastAsia="宋体" w:hAnsi="宋体" w:cs="Times New Roman" w:hint="eastAsia"/>
            <w:sz w:val="21"/>
            <w:szCs w:val="21"/>
            <w14:ligatures w14:val="none"/>
          </w:rPr>
          <w:t>，</w:t>
        </w:r>
      </w:ins>
      <w:ins w:id="246" w:author="生 卢" w:date="2025-07-26T15:46:00Z" w16du:dateUtc="2025-07-26T07:46:00Z">
        <w:r>
          <w:rPr>
            <w:rFonts w:ascii="宋体" w:eastAsia="宋体" w:hAnsi="宋体" w:cs="Times New Roman" w:hint="eastAsia"/>
            <w:sz w:val="21"/>
            <w:szCs w:val="21"/>
            <w14:ligatures w14:val="none"/>
          </w:rPr>
          <w:t>进而对股价</w:t>
        </w:r>
      </w:ins>
      <w:ins w:id="247" w:author="生 卢" w:date="2025-07-26T15:47:00Z" w16du:dateUtc="2025-07-26T07:47:00Z">
        <w:r>
          <w:rPr>
            <w:rFonts w:ascii="宋体" w:eastAsia="宋体" w:hAnsi="宋体" w:cs="Times New Roman" w:hint="eastAsia"/>
            <w:sz w:val="21"/>
            <w:szCs w:val="21"/>
            <w14:ligatures w14:val="none"/>
          </w:rPr>
          <w:t>产生波动</w:t>
        </w:r>
      </w:ins>
      <w:ins w:id="248" w:author="生 卢" w:date="2025-07-26T15:44:00Z" w16du:dateUtc="2025-07-26T07:44:00Z">
        <w:r w:rsidRPr="009B6F50">
          <w:rPr>
            <w:rFonts w:ascii="宋体" w:eastAsia="宋体" w:hAnsi="宋体" w:cs="Times New Roman" w:hint="eastAsia"/>
            <w:sz w:val="21"/>
            <w:szCs w:val="21"/>
            <w14:ligatures w14:val="none"/>
          </w:rPr>
          <w:t>。</w:t>
        </w:r>
      </w:ins>
    </w:p>
    <w:p w14:paraId="776462AF" w14:textId="7E47C035" w:rsidR="009B6F50" w:rsidRDefault="004A7C00" w:rsidP="009B6F50">
      <w:pPr>
        <w:overflowPunct w:val="0"/>
        <w:spacing w:after="0" w:line="240" w:lineRule="auto"/>
        <w:jc w:val="both"/>
        <w:rPr>
          <w:ins w:id="249" w:author="生 卢" w:date="2025-07-26T15:47:00Z" w16du:dateUtc="2025-07-26T07:47:00Z"/>
          <w:rFonts w:ascii="宋体" w:eastAsia="宋体" w:hAnsi="宋体" w:cs="Times New Roman" w:hint="eastAsia"/>
          <w:sz w:val="21"/>
          <w:szCs w:val="21"/>
          <w14:ligatures w14:val="none"/>
        </w:rPr>
      </w:pPr>
      <w:ins w:id="250" w:author="生 卢" w:date="2025-07-26T15:47:00Z" w16du:dateUtc="2025-07-26T07:47:00Z">
        <w:r w:rsidRPr="004A7C00">
          <w:rPr>
            <w:rFonts w:ascii="宋体" w:eastAsia="宋体" w:hAnsi="宋体" w:cs="Times New Roman"/>
            <w:sz w:val="21"/>
            <w:szCs w:val="21"/>
            <w14:ligatures w14:val="none"/>
          </w:rPr>
          <w:t>5.2</w:t>
        </w:r>
        <w:r w:rsidRPr="004A7C00">
          <w:rPr>
            <w:rFonts w:ascii="Times New Roman" w:eastAsia="宋体" w:hAnsi="Times New Roman" w:cs="Times New Roman"/>
            <w:sz w:val="21"/>
            <w:szCs w:val="21"/>
            <w14:ligatures w14:val="none"/>
          </w:rPr>
          <w:t> </w:t>
        </w:r>
        <w:r w:rsidRPr="004A7C00">
          <w:rPr>
            <w:rFonts w:ascii="宋体" w:eastAsia="宋体" w:hAnsi="宋体" w:cs="Times New Roman"/>
            <w:sz w:val="21"/>
            <w:szCs w:val="21"/>
            <w14:ligatures w14:val="none"/>
          </w:rPr>
          <w:t>理论贡献</w:t>
        </w:r>
      </w:ins>
    </w:p>
    <w:p w14:paraId="32BE2F69" w14:textId="77777777" w:rsidR="004A7C00" w:rsidRDefault="004A7C00" w:rsidP="004A7C00">
      <w:pPr>
        <w:overflowPunct w:val="0"/>
        <w:spacing w:after="0" w:line="240" w:lineRule="auto"/>
        <w:ind w:firstLine="420"/>
        <w:jc w:val="both"/>
        <w:rPr>
          <w:ins w:id="251" w:author="生 卢" w:date="2025-07-26T15:48:00Z" w16du:dateUtc="2025-07-26T07:48:00Z"/>
          <w:rFonts w:ascii="宋体" w:eastAsia="宋体" w:hAnsi="宋体" w:cs="Times New Roman" w:hint="eastAsia"/>
          <w:sz w:val="21"/>
          <w:szCs w:val="21"/>
          <w14:ligatures w14:val="none"/>
        </w:rPr>
      </w:pPr>
      <w:ins w:id="252" w:author="生 卢" w:date="2025-07-26T15:47:00Z" w16du:dateUtc="2025-07-26T07:47:00Z">
        <w:r w:rsidRPr="004A7C00">
          <w:rPr>
            <w:rFonts w:ascii="宋体" w:eastAsia="宋体" w:hAnsi="宋体" w:cs="Times New Roman" w:hint="eastAsia"/>
            <w:sz w:val="21"/>
            <w:szCs w:val="21"/>
            <w14:ligatures w14:val="none"/>
          </w:rPr>
          <w:t>本文从方法论上将国产大语言模型引入中文金融情绪测度，系统展示了其相较词典法与传统深度学习模型更高的解释力与跨样本稳健性，为行为金融文本</w:t>
        </w:r>
        <w:r>
          <w:rPr>
            <w:rFonts w:ascii="宋体" w:eastAsia="宋体" w:hAnsi="宋体" w:cs="Times New Roman" w:hint="eastAsia"/>
            <w:sz w:val="21"/>
            <w:szCs w:val="21"/>
            <w14:ligatures w14:val="none"/>
          </w:rPr>
          <w:t>分析</w:t>
        </w:r>
        <w:r w:rsidRPr="004A7C00">
          <w:rPr>
            <w:rFonts w:ascii="宋体" w:eastAsia="宋体" w:hAnsi="宋体" w:cs="Times New Roman" w:hint="eastAsia"/>
            <w:sz w:val="21"/>
            <w:szCs w:val="21"/>
            <w14:ligatures w14:val="none"/>
          </w:rPr>
          <w:t>提供了可</w:t>
        </w:r>
        <w:r>
          <w:rPr>
            <w:rFonts w:ascii="宋体" w:eastAsia="宋体" w:hAnsi="宋体" w:cs="Times New Roman" w:hint="eastAsia"/>
            <w:sz w:val="21"/>
            <w:szCs w:val="21"/>
            <w14:ligatures w14:val="none"/>
          </w:rPr>
          <w:t>迁移</w:t>
        </w:r>
        <w:r w:rsidRPr="004A7C00">
          <w:rPr>
            <w:rFonts w:ascii="宋体" w:eastAsia="宋体" w:hAnsi="宋体" w:cs="Times New Roman" w:hint="eastAsia"/>
            <w:sz w:val="21"/>
            <w:szCs w:val="21"/>
            <w14:ligatures w14:val="none"/>
          </w:rPr>
          <w:t>的统一工具。从机制视角看，本文在同一框架内同时刻画新闻情绪、社交媒体情绪与价格反应，弥补了以往研究</w:t>
        </w:r>
        <w:r>
          <w:rPr>
            <w:rFonts w:ascii="宋体" w:eastAsia="宋体" w:hAnsi="宋体" w:cs="Times New Roman" w:hint="eastAsia"/>
            <w:sz w:val="21"/>
            <w:szCs w:val="21"/>
            <w14:ligatures w14:val="none"/>
          </w:rPr>
          <w:t>对</w:t>
        </w:r>
        <w:r w:rsidRPr="004A7C00">
          <w:rPr>
            <w:rFonts w:ascii="宋体" w:eastAsia="宋体" w:hAnsi="宋体" w:cs="Times New Roman" w:hint="eastAsia"/>
            <w:sz w:val="21"/>
            <w:szCs w:val="21"/>
            <w14:ligatures w14:val="none"/>
          </w:rPr>
          <w:t>三者关系</w:t>
        </w:r>
      </w:ins>
      <w:ins w:id="253" w:author="生 卢" w:date="2025-07-26T15:48:00Z" w16du:dateUtc="2025-07-26T07:48:00Z">
        <w:r>
          <w:rPr>
            <w:rFonts w:ascii="宋体" w:eastAsia="宋体" w:hAnsi="宋体" w:cs="Times New Roman" w:hint="eastAsia"/>
            <w:sz w:val="21"/>
            <w:szCs w:val="21"/>
            <w14:ligatures w14:val="none"/>
          </w:rPr>
          <w:t>探讨</w:t>
        </w:r>
      </w:ins>
      <w:ins w:id="254" w:author="生 卢" w:date="2025-07-26T15:47:00Z" w16du:dateUtc="2025-07-26T07:47:00Z">
        <w:r w:rsidRPr="004A7C00">
          <w:rPr>
            <w:rFonts w:ascii="宋体" w:eastAsia="宋体" w:hAnsi="宋体" w:cs="Times New Roman" w:hint="eastAsia"/>
            <w:sz w:val="21"/>
            <w:szCs w:val="21"/>
            <w14:ligatures w14:val="none"/>
          </w:rPr>
          <w:t>的不足</w:t>
        </w:r>
      </w:ins>
      <w:ins w:id="255" w:author="生 卢" w:date="2025-07-26T15:48:00Z" w16du:dateUtc="2025-07-26T07:48:00Z">
        <w:r>
          <w:rPr>
            <w:rFonts w:ascii="宋体" w:eastAsia="宋体" w:hAnsi="宋体" w:cs="Times New Roman" w:hint="eastAsia"/>
            <w:sz w:val="21"/>
            <w:szCs w:val="21"/>
            <w14:ligatures w14:val="none"/>
          </w:rPr>
          <w:t>。</w:t>
        </w:r>
      </w:ins>
    </w:p>
    <w:p w14:paraId="73E7AD5D" w14:textId="77777777" w:rsidR="004A7C00" w:rsidRPr="004A7C00" w:rsidRDefault="004A7C00" w:rsidP="004A7C00">
      <w:pPr>
        <w:overflowPunct w:val="0"/>
        <w:spacing w:after="0" w:line="240" w:lineRule="auto"/>
        <w:jc w:val="both"/>
        <w:rPr>
          <w:ins w:id="256" w:author="生 卢" w:date="2025-07-26T15:48:00Z" w16du:dateUtc="2025-07-26T07:48:00Z"/>
          <w:rFonts w:ascii="宋体" w:eastAsia="宋体" w:hAnsi="宋体" w:cs="Times New Roman" w:hint="eastAsia"/>
          <w:sz w:val="21"/>
          <w:szCs w:val="21"/>
          <w14:ligatures w14:val="none"/>
        </w:rPr>
      </w:pPr>
      <w:ins w:id="257" w:author="生 卢" w:date="2025-07-26T15:48:00Z" w16du:dateUtc="2025-07-26T07:48:00Z">
        <w:r w:rsidRPr="004A7C00">
          <w:rPr>
            <w:rFonts w:ascii="宋体" w:eastAsia="宋体" w:hAnsi="宋体" w:cs="Times New Roman"/>
            <w:sz w:val="21"/>
            <w:szCs w:val="21"/>
            <w14:ligatures w14:val="none"/>
          </w:rPr>
          <w:t>5.3</w:t>
        </w:r>
        <w:r w:rsidRPr="004A7C00">
          <w:rPr>
            <w:rFonts w:ascii="Times New Roman" w:eastAsia="宋体" w:hAnsi="Times New Roman" w:cs="Times New Roman"/>
            <w:sz w:val="21"/>
            <w:szCs w:val="21"/>
            <w14:ligatures w14:val="none"/>
          </w:rPr>
          <w:t> </w:t>
        </w:r>
        <w:r w:rsidRPr="004A7C00">
          <w:rPr>
            <w:rFonts w:ascii="宋体" w:eastAsia="宋体" w:hAnsi="宋体" w:cs="Times New Roman"/>
            <w:sz w:val="21"/>
            <w:szCs w:val="21"/>
            <w14:ligatures w14:val="none"/>
          </w:rPr>
          <w:t>管理启示</w:t>
        </w:r>
      </w:ins>
    </w:p>
    <w:p w14:paraId="1582FB3E" w14:textId="19F2CD56" w:rsidR="004A7C00" w:rsidRDefault="004A7C00" w:rsidP="004A7C00">
      <w:pPr>
        <w:overflowPunct w:val="0"/>
        <w:spacing w:after="0" w:line="240" w:lineRule="auto"/>
        <w:ind w:firstLine="420"/>
        <w:jc w:val="both"/>
        <w:rPr>
          <w:ins w:id="258" w:author="生 卢" w:date="2025-07-26T15:49:00Z" w16du:dateUtc="2025-07-26T07:49:00Z"/>
          <w:rFonts w:ascii="宋体" w:eastAsia="宋体" w:hAnsi="宋体" w:cs="Times New Roman" w:hint="eastAsia"/>
          <w:sz w:val="21"/>
          <w:szCs w:val="21"/>
          <w14:ligatures w14:val="none"/>
        </w:rPr>
      </w:pPr>
      <w:ins w:id="259" w:author="生 卢" w:date="2025-07-26T15:48:00Z" w16du:dateUtc="2025-07-26T07:48:00Z">
        <w:r w:rsidRPr="004A7C00">
          <w:rPr>
            <w:rFonts w:ascii="宋体" w:eastAsia="宋体" w:hAnsi="宋体" w:cs="Times New Roman" w:hint="eastAsia"/>
            <w:sz w:val="21"/>
            <w:szCs w:val="21"/>
            <w14:ligatures w14:val="none"/>
          </w:rPr>
          <w:t>监管机构可将大语言模型驱动的情绪监测系统纳入日常风险预警，通过实时识别异常情绪波动及时发布澄清公告或风险提示，降低市场操纵与羊群行为。机构投资者与量化团队可将 DeepSeek 情绪因子嵌入选股和风险控制框架，提升高频情绪信号捕捉与回撤管理能力。新闻媒体与社交平台则可借助情绪热度分析优化推送策略，抑制极端或虚假情绪信息的过度扩散，维护健康信息生态。</w:t>
        </w:r>
      </w:ins>
    </w:p>
    <w:p w14:paraId="428C421B" w14:textId="77777777" w:rsidR="004A7C00" w:rsidRPr="004A7C00" w:rsidRDefault="004A7C00" w:rsidP="004A7C00">
      <w:pPr>
        <w:overflowPunct w:val="0"/>
        <w:spacing w:after="0" w:line="240" w:lineRule="auto"/>
        <w:jc w:val="both"/>
        <w:rPr>
          <w:ins w:id="260" w:author="生 卢" w:date="2025-07-26T15:49:00Z" w16du:dateUtc="2025-07-26T07:49:00Z"/>
          <w:rFonts w:ascii="宋体" w:eastAsia="宋体" w:hAnsi="宋体" w:cs="Times New Roman" w:hint="eastAsia"/>
          <w:sz w:val="21"/>
          <w:szCs w:val="21"/>
          <w14:ligatures w14:val="none"/>
        </w:rPr>
      </w:pPr>
      <w:ins w:id="261" w:author="生 卢" w:date="2025-07-26T15:49:00Z" w16du:dateUtc="2025-07-26T07:49:00Z">
        <w:r w:rsidRPr="004A7C00">
          <w:rPr>
            <w:rFonts w:ascii="宋体" w:eastAsia="宋体" w:hAnsi="宋体" w:cs="Times New Roman"/>
            <w:sz w:val="21"/>
            <w:szCs w:val="21"/>
            <w14:ligatures w14:val="none"/>
          </w:rPr>
          <w:t>5.4</w:t>
        </w:r>
        <w:r w:rsidRPr="004A7C00">
          <w:rPr>
            <w:rFonts w:ascii="Times New Roman" w:eastAsia="宋体" w:hAnsi="Times New Roman" w:cs="Times New Roman"/>
            <w:sz w:val="21"/>
            <w:szCs w:val="21"/>
            <w14:ligatures w14:val="none"/>
          </w:rPr>
          <w:t> </w:t>
        </w:r>
        <w:r w:rsidRPr="004A7C00">
          <w:rPr>
            <w:rFonts w:ascii="宋体" w:eastAsia="宋体" w:hAnsi="宋体" w:cs="Times New Roman"/>
            <w:sz w:val="21"/>
            <w:szCs w:val="21"/>
            <w14:ligatures w14:val="none"/>
          </w:rPr>
          <w:t>研究展望</w:t>
        </w:r>
      </w:ins>
    </w:p>
    <w:p w14:paraId="7E6384EB" w14:textId="57909B32" w:rsidR="004A7C00" w:rsidRPr="009B6F50" w:rsidRDefault="004A7C00">
      <w:pPr>
        <w:overflowPunct w:val="0"/>
        <w:spacing w:after="0" w:line="240" w:lineRule="auto"/>
        <w:ind w:firstLine="420"/>
        <w:jc w:val="both"/>
        <w:rPr>
          <w:rFonts w:ascii="宋体" w:eastAsia="宋体" w:hAnsi="宋体" w:cs="Times New Roman" w:hint="eastAsia"/>
          <w:sz w:val="21"/>
          <w:szCs w:val="21"/>
          <w14:ligatures w14:val="none"/>
        </w:rPr>
        <w:pPrChange w:id="262" w:author="生 卢" w:date="2025-07-26T15:49:00Z" w16du:dateUtc="2025-07-26T07:49:00Z">
          <w:pPr>
            <w:overflowPunct w:val="0"/>
            <w:spacing w:after="0" w:line="240" w:lineRule="auto"/>
            <w:ind w:firstLine="419"/>
            <w:jc w:val="both"/>
          </w:pPr>
        </w:pPrChange>
      </w:pPr>
      <w:ins w:id="263" w:author="生 卢" w:date="2025-07-26T15:49:00Z" w16du:dateUtc="2025-07-26T07:49:00Z">
        <w:r w:rsidRPr="004A7C00">
          <w:rPr>
            <w:rFonts w:ascii="宋体" w:eastAsia="宋体" w:hAnsi="宋体" w:cs="Times New Roman" w:hint="eastAsia"/>
            <w:sz w:val="21"/>
            <w:szCs w:val="21"/>
            <w14:ligatures w14:val="none"/>
          </w:rPr>
          <w:t>未来研究可在多模态信息基础上扩展情绪测度，将图片、视频及语音与文本信号融合，以更精准地描述复杂金融事件；也可检验 DeepSeek 在债券、期货和加密资产市场的迁移性能，以评估情绪—价格关联在不同资产类别中的一致性</w:t>
        </w:r>
      </w:ins>
      <w:ins w:id="264" w:author="生 卢" w:date="2025-07-26T15:50:00Z" w16du:dateUtc="2025-07-26T07:50:00Z">
        <w:r>
          <w:rPr>
            <w:rFonts w:ascii="宋体" w:eastAsia="宋体" w:hAnsi="宋体" w:cs="Times New Roman" w:hint="eastAsia"/>
            <w:sz w:val="21"/>
            <w:szCs w:val="21"/>
            <w14:ligatures w14:val="none"/>
          </w:rPr>
          <w:t>，为推动“人工</w:t>
        </w:r>
      </w:ins>
      <w:ins w:id="265" w:author="生 卢" w:date="2025-07-26T15:51:00Z" w16du:dateUtc="2025-07-26T07:51:00Z">
        <w:r>
          <w:rPr>
            <w:rFonts w:ascii="宋体" w:eastAsia="宋体" w:hAnsi="宋体" w:cs="Times New Roman" w:hint="eastAsia"/>
            <w:sz w:val="21"/>
            <w:szCs w:val="21"/>
            <w14:ligatures w14:val="none"/>
          </w:rPr>
          <w:t>智能+</w:t>
        </w:r>
      </w:ins>
      <w:ins w:id="266" w:author="生 卢" w:date="2025-07-26T15:50:00Z" w16du:dateUtc="2025-07-26T07:50:00Z">
        <w:r>
          <w:rPr>
            <w:rFonts w:ascii="宋体" w:eastAsia="宋体" w:hAnsi="宋体" w:cs="Times New Roman" w:hint="eastAsia"/>
            <w:sz w:val="21"/>
            <w:szCs w:val="21"/>
            <w14:ligatures w14:val="none"/>
          </w:rPr>
          <w:t>”</w:t>
        </w:r>
      </w:ins>
      <w:ins w:id="267" w:author="生 卢" w:date="2025-07-26T15:51:00Z" w16du:dateUtc="2025-07-26T07:51:00Z">
        <w:r>
          <w:rPr>
            <w:rFonts w:ascii="宋体" w:eastAsia="宋体" w:hAnsi="宋体" w:cs="Times New Roman" w:hint="eastAsia"/>
            <w:sz w:val="21"/>
            <w:szCs w:val="21"/>
            <w14:ligatures w14:val="none"/>
          </w:rPr>
          <w:t>和国产大语言模型落地提供边际贡献。</w:t>
        </w:r>
      </w:ins>
    </w:p>
    <w:p w14:paraId="24DC43EA" w14:textId="77777777" w:rsidR="00C949E4" w:rsidRPr="00C949E4" w:rsidRDefault="00C949E4" w:rsidP="00C949E4">
      <w:pPr>
        <w:overflowPunct w:val="0"/>
        <w:autoSpaceDE w:val="0"/>
        <w:spacing w:after="0" w:line="240" w:lineRule="auto"/>
        <w:ind w:left="672" w:hanging="672"/>
        <w:rPr>
          <w:rFonts w:ascii="Times New Roman" w:eastAsia="黑体" w:hAnsi="Times New Roman" w:cs="Times New Roman"/>
          <w:sz w:val="21"/>
          <w:szCs w:val="21"/>
          <w14:ligatures w14:val="none"/>
        </w:rPr>
      </w:pPr>
    </w:p>
    <w:p w14:paraId="31262214" w14:textId="77777777" w:rsidR="00C949E4" w:rsidRPr="00C949E4" w:rsidRDefault="00C949E4" w:rsidP="00C949E4">
      <w:pPr>
        <w:overflowPunct w:val="0"/>
        <w:autoSpaceDE w:val="0"/>
        <w:spacing w:after="0" w:line="240" w:lineRule="auto"/>
        <w:rPr>
          <w:rFonts w:ascii="Times New Roman" w:eastAsia="黑体" w:hAnsi="Times New Roman" w:cs="Times New Roman"/>
          <w:sz w:val="21"/>
          <w:szCs w:val="21"/>
          <w14:ligatures w14:val="none"/>
        </w:rPr>
        <w:sectPr w:rsidR="00C949E4" w:rsidRPr="00C949E4" w:rsidSect="00C949E4">
          <w:endnotePr>
            <w:numFmt w:val="decimal"/>
          </w:endnotePr>
          <w:type w:val="continuous"/>
          <w:pgSz w:w="11905" w:h="16837"/>
          <w:pgMar w:top="1474" w:right="1134" w:bottom="1474" w:left="1134" w:header="964" w:footer="964" w:gutter="0"/>
          <w:cols w:num="2" w:space="720" w:equalWidth="0">
            <w:col w:w="4606" w:space="425"/>
            <w:col w:w="4606"/>
          </w:cols>
          <w:docGrid w:type="lines" w:linePitch="312"/>
        </w:sectPr>
      </w:pPr>
    </w:p>
    <w:p w14:paraId="1EF62A57" w14:textId="77777777" w:rsidR="00C949E4" w:rsidRPr="00C949E4" w:rsidRDefault="00C949E4" w:rsidP="00C949E4">
      <w:pPr>
        <w:overflowPunct w:val="0"/>
        <w:spacing w:after="0" w:line="240" w:lineRule="auto"/>
        <w:jc w:val="both"/>
        <w:rPr>
          <w:rFonts w:ascii="Times New Roman" w:eastAsia="宋体" w:hAnsi="宋体" w:cs="Times New Roman" w:hint="eastAsia"/>
          <w:sz w:val="18"/>
          <w:szCs w:val="18"/>
          <w14:ligatures w14:val="none"/>
        </w:rPr>
        <w:sectPr w:rsidR="00C949E4" w:rsidRPr="00C949E4" w:rsidSect="00C949E4">
          <w:type w:val="continuous"/>
          <w:pgSz w:w="11905" w:h="16837"/>
          <w:pgMar w:top="1474" w:right="1134" w:bottom="1474" w:left="1134" w:header="964" w:footer="964" w:gutter="0"/>
          <w:cols w:num="2" w:space="720" w:equalWidth="0">
            <w:col w:w="4606" w:space="425"/>
            <w:col w:w="4606"/>
          </w:cols>
          <w:docGrid w:type="lines" w:linePitch="312"/>
        </w:sectPr>
      </w:pPr>
    </w:p>
    <w:p w14:paraId="3D8CE8DD" w14:textId="0603C5B3" w:rsidR="00333B8B" w:rsidRPr="00C949E4" w:rsidRDefault="00C949E4" w:rsidP="00C949E4">
      <w:pPr>
        <w:overflowPunct w:val="0"/>
        <w:spacing w:after="0" w:line="240" w:lineRule="auto"/>
        <w:jc w:val="center"/>
        <w:rPr>
          <w:rFonts w:ascii="黑体" w:eastAsia="黑体" w:hAnsi="黑体" w:cs="Times New Roman" w:hint="eastAsia"/>
          <w:sz w:val="21"/>
          <w:szCs w:val="21"/>
          <w14:ligatures w14:val="none"/>
        </w:rPr>
      </w:pPr>
      <w:r w:rsidRPr="00C949E4">
        <w:rPr>
          <w:rFonts w:ascii="黑体" w:eastAsia="黑体" w:hAnsi="黑体" w:cs="Times New Roman" w:hint="eastAsia"/>
          <w:sz w:val="21"/>
          <w:szCs w:val="21"/>
          <w14:ligatures w14:val="none"/>
        </w:rPr>
        <w:t>参 考 文 献</w:t>
      </w:r>
    </w:p>
    <w:sectPr w:rsidR="00333B8B" w:rsidRPr="00C949E4">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xiaoyao you" w:date="2025-07-25T22:35:00Z" w:initials="xy">
    <w:p w14:paraId="7CD65F00" w14:textId="05A94E84" w:rsidR="00B675B0" w:rsidRDefault="00B675B0">
      <w:pPr>
        <w:pStyle w:val="af3"/>
      </w:pPr>
      <w:r>
        <w:rPr>
          <w:rStyle w:val="affa"/>
        </w:rPr>
        <w:annotationRef/>
      </w:r>
      <w:r>
        <w:rPr>
          <w:rFonts w:hint="eastAsia"/>
        </w:rPr>
        <w:t>这部分可以多写上一点，先总结现有研究的一、二、三，再归纳不足一、二、三。</w:t>
      </w:r>
    </w:p>
  </w:comment>
  <w:comment w:id="50" w:author="xiaoyao you" w:date="2025-07-25T22:35:00Z" w:initials="xy">
    <w:p w14:paraId="7568BE82" w14:textId="77777777" w:rsidR="009B6F50" w:rsidRDefault="009B6F50" w:rsidP="009B6F50">
      <w:pPr>
        <w:pStyle w:val="af3"/>
      </w:pPr>
      <w:r>
        <w:rPr>
          <w:rStyle w:val="affa"/>
        </w:rPr>
        <w:annotationRef/>
      </w:r>
      <w:r>
        <w:rPr>
          <w:rFonts w:hint="eastAsia"/>
        </w:rPr>
        <w:t>这部分可以多写上一点，先总结现有研究的一、二、三，再归纳不足一、二、三。</w:t>
      </w:r>
    </w:p>
  </w:comment>
  <w:comment w:id="51" w:author="xiaoyao you" w:date="2025-07-26T00:00:00Z" w:initials="xy">
    <w:p w14:paraId="0D11F02A" w14:textId="09EE4954" w:rsidR="00C958EC" w:rsidRDefault="00C958EC">
      <w:pPr>
        <w:pStyle w:val="af3"/>
      </w:pPr>
      <w:r>
        <w:rPr>
          <w:rStyle w:val="affa"/>
        </w:rPr>
        <w:annotationRef/>
      </w:r>
      <w:r>
        <w:rPr>
          <w:rFonts w:hint="eastAsia"/>
        </w:rPr>
        <w:t>这个假设感觉没有意义，因为现有研究都已经证明了。</w:t>
      </w:r>
      <w:r w:rsidR="001440A4">
        <w:rPr>
          <w:rFonts w:hint="eastAsia"/>
        </w:rPr>
        <w:t>需要思考一下。</w:t>
      </w:r>
    </w:p>
  </w:comment>
  <w:comment w:id="61" w:author="xiaoyao you" w:date="2025-07-26T00:15:00Z" w:initials="xy">
    <w:p w14:paraId="21F879F3" w14:textId="4693E4B8" w:rsidR="000333AB" w:rsidRDefault="000333AB">
      <w:pPr>
        <w:pStyle w:val="af3"/>
      </w:pPr>
      <w:r>
        <w:rPr>
          <w:rFonts w:hint="eastAsia"/>
          <w:sz w:val="21"/>
          <w:szCs w:val="21"/>
        </w:rPr>
        <w:t>后文被解释变量包括</w:t>
      </w:r>
      <w:r>
        <w:rPr>
          <w:rStyle w:val="affa"/>
        </w:rPr>
        <w:annotationRef/>
      </w:r>
      <w:r w:rsidRPr="00BF6C79">
        <w:rPr>
          <w:sz w:val="21"/>
          <w:szCs w:val="21"/>
        </w:rPr>
        <w:t>异常收益率与累计异常收益率</w:t>
      </w:r>
      <w:r>
        <w:rPr>
          <w:rFonts w:hint="eastAsia"/>
          <w:sz w:val="21"/>
          <w:szCs w:val="21"/>
        </w:rPr>
        <w:t>，是否都代表股价波动，如果是，在</w:t>
      </w:r>
      <w:r>
        <w:rPr>
          <w:rFonts w:hint="eastAsia"/>
          <w:sz w:val="21"/>
          <w:szCs w:val="21"/>
        </w:rPr>
        <w:t>H</w:t>
      </w:r>
      <w:r>
        <w:rPr>
          <w:sz w:val="21"/>
          <w:szCs w:val="21"/>
        </w:rPr>
        <w:t>1</w:t>
      </w:r>
      <w:r>
        <w:rPr>
          <w:rFonts w:hint="eastAsia"/>
          <w:sz w:val="21"/>
          <w:szCs w:val="21"/>
        </w:rPr>
        <w:t>与</w:t>
      </w:r>
      <w:r>
        <w:rPr>
          <w:rFonts w:hint="eastAsia"/>
          <w:sz w:val="21"/>
          <w:szCs w:val="21"/>
        </w:rPr>
        <w:t>H</w:t>
      </w:r>
      <w:r>
        <w:rPr>
          <w:sz w:val="21"/>
          <w:szCs w:val="21"/>
        </w:rPr>
        <w:t>2</w:t>
      </w:r>
      <w:r>
        <w:rPr>
          <w:rFonts w:hint="eastAsia"/>
          <w:sz w:val="21"/>
          <w:szCs w:val="21"/>
        </w:rPr>
        <w:t>的假设中“</w:t>
      </w:r>
      <w:r w:rsidRPr="00BF6C79">
        <w:rPr>
          <w:sz w:val="21"/>
          <w:szCs w:val="21"/>
        </w:rPr>
        <w:t>异常收益率</w:t>
      </w:r>
      <w:r>
        <w:rPr>
          <w:rFonts w:hint="eastAsia"/>
          <w:sz w:val="21"/>
          <w:szCs w:val="21"/>
        </w:rPr>
        <w:t>”改为股价波动就行。</w:t>
      </w:r>
    </w:p>
  </w:comment>
  <w:comment w:id="64" w:author="xiaoyao you" w:date="2025-07-26T00:08:00Z" w:initials="xy">
    <w:p w14:paraId="06AE9EE7" w14:textId="04CC808F" w:rsidR="00CB30E2" w:rsidRDefault="00CB30E2">
      <w:pPr>
        <w:pStyle w:val="af3"/>
      </w:pPr>
      <w:r>
        <w:rPr>
          <w:rStyle w:val="affa"/>
        </w:rPr>
        <w:annotationRef/>
      </w:r>
      <w:r>
        <w:rPr>
          <w:rFonts w:hint="eastAsia"/>
        </w:rPr>
        <w:t>是面板数据还是横截面数据，确认一下。</w:t>
      </w:r>
    </w:p>
  </w:comment>
  <w:comment w:id="66" w:author="xiaoyao you" w:date="2025-07-26T00:10:00Z" w:initials="xy">
    <w:p w14:paraId="62D2B032" w14:textId="06D7736D" w:rsidR="00E31A72" w:rsidRDefault="00E31A72">
      <w:pPr>
        <w:pStyle w:val="af3"/>
      </w:pPr>
      <w:r>
        <w:rPr>
          <w:rStyle w:val="affa"/>
        </w:rPr>
        <w:annotationRef/>
      </w:r>
      <w:r>
        <w:rPr>
          <w:rFonts w:hint="eastAsia"/>
        </w:rPr>
        <w:t>在控制变量处交待，是否可以。</w:t>
      </w:r>
    </w:p>
  </w:comment>
  <w:comment w:id="69" w:author="xiaoyao you" w:date="2025-07-26T00:12:00Z" w:initials="xy">
    <w:p w14:paraId="58DBEB0E" w14:textId="62E8C33B" w:rsidR="00A37B63" w:rsidRDefault="00A37B63">
      <w:pPr>
        <w:pStyle w:val="af3"/>
      </w:pPr>
      <w:r>
        <w:rPr>
          <w:rStyle w:val="affa"/>
        </w:rPr>
        <w:annotationRef/>
      </w:r>
      <w:r>
        <w:rPr>
          <w:rFonts w:hint="eastAsia"/>
        </w:rPr>
        <w:t>先讲其他方法的不足，再讲本文使用的测度方法。</w:t>
      </w:r>
      <w:r w:rsidR="00A26201">
        <w:rPr>
          <w:rFonts w:hint="eastAsia"/>
        </w:rPr>
        <w:t>另外，需注意表述，如“</w:t>
      </w:r>
      <w:r w:rsidR="00A26201">
        <w:rPr>
          <w:rFonts w:hint="eastAsia"/>
          <w:sz w:val="21"/>
          <w:szCs w:val="21"/>
        </w:rPr>
        <w:t>测度方式为</w:t>
      </w:r>
      <w:r w:rsidR="00A26201" w:rsidRPr="008B1E11">
        <w:rPr>
          <w:rFonts w:hint="eastAsia"/>
          <w:bCs/>
          <w:sz w:val="21"/>
          <w:szCs w:val="21"/>
        </w:rPr>
        <w:t>Deepseek-V3</w:t>
      </w:r>
      <w:r w:rsidR="00A26201">
        <w:rPr>
          <w:rFonts w:hint="eastAsia"/>
        </w:rPr>
        <w:t>”，这个不太通顺。采用的测度方式应该是</w:t>
      </w:r>
      <w:r w:rsidR="00A26201" w:rsidRPr="008B1E11">
        <w:rPr>
          <w:rFonts w:hint="eastAsia"/>
          <w:bCs/>
          <w:sz w:val="21"/>
          <w:szCs w:val="21"/>
        </w:rPr>
        <w:t>Deepseek</w:t>
      </w:r>
      <w:r w:rsidR="00A26201">
        <w:rPr>
          <w:rFonts w:hint="eastAsia"/>
          <w:bCs/>
          <w:sz w:val="21"/>
          <w:szCs w:val="21"/>
        </w:rPr>
        <w:t>的某种方法，而不是</w:t>
      </w:r>
      <w:r w:rsidR="00A26201" w:rsidRPr="008B1E11">
        <w:rPr>
          <w:rFonts w:hint="eastAsia"/>
          <w:bCs/>
          <w:sz w:val="21"/>
          <w:szCs w:val="21"/>
        </w:rPr>
        <w:t>Deepseek</w:t>
      </w:r>
      <w:r w:rsidR="00A26201">
        <w:rPr>
          <w:rFonts w:hint="eastAsia"/>
          <w:bCs/>
          <w:sz w:val="21"/>
          <w:szCs w:val="21"/>
        </w:rPr>
        <w:t>。</w:t>
      </w:r>
    </w:p>
  </w:comment>
  <w:comment w:id="89" w:author="xiaoyao you" w:date="2025-07-26T00:17:00Z" w:initials="xy">
    <w:p w14:paraId="68702A7E" w14:textId="63068D80" w:rsidR="00210C73" w:rsidRDefault="00210C73">
      <w:pPr>
        <w:pStyle w:val="af3"/>
      </w:pPr>
      <w:r>
        <w:rPr>
          <w:rStyle w:val="affa"/>
        </w:rPr>
        <w:annotationRef/>
      </w:r>
      <w:r>
        <w:t>i</w:t>
      </w:r>
      <w:r>
        <w:rPr>
          <w:rFonts w:hint="eastAsia"/>
        </w:rPr>
        <w:t>代表什么</w:t>
      </w:r>
      <w:r w:rsidR="00612CAB">
        <w:rPr>
          <w:rFonts w:hint="eastAsia"/>
        </w:rPr>
        <w:t>，文中要交待</w:t>
      </w:r>
    </w:p>
  </w:comment>
  <w:comment w:id="90" w:author="生 卢" w:date="2025-07-26T11:36:00Z" w:initials="生卢">
    <w:p w14:paraId="3A873749" w14:textId="77777777" w:rsidR="00C01290" w:rsidRDefault="00C01290" w:rsidP="00C01290">
      <w:pPr>
        <w:pStyle w:val="af3"/>
      </w:pPr>
      <w:r>
        <w:rPr>
          <w:rStyle w:val="affa"/>
        </w:rPr>
        <w:annotationRef/>
      </w:r>
      <w:r>
        <w:t>s</w:t>
      </w:r>
      <w:r>
        <w:rPr>
          <w:rFonts w:hint="eastAsia"/>
        </w:rPr>
        <w:t>应该为</w:t>
      </w:r>
      <w:r>
        <w:t>i</w:t>
      </w:r>
      <w:r>
        <w:rPr>
          <w:rFonts w:hint="eastAsia"/>
        </w:rPr>
        <w:t>，表示个股</w:t>
      </w:r>
      <w:r>
        <w:t>i</w:t>
      </w:r>
    </w:p>
  </w:comment>
  <w:comment w:id="95" w:author="xiaoyao you" w:date="2025-07-26T00:19:00Z" w:initials="xy">
    <w:p w14:paraId="1DFFC2CD" w14:textId="65A484C5" w:rsidR="00275C96" w:rsidRDefault="00275C96">
      <w:pPr>
        <w:pStyle w:val="af3"/>
      </w:pPr>
      <w:r>
        <w:rPr>
          <w:rStyle w:val="affa"/>
        </w:rPr>
        <w:annotationRef/>
      </w:r>
      <w:r>
        <w:rPr>
          <w:rFonts w:hint="eastAsia"/>
        </w:rPr>
        <w:t>这个不用在控制变量处交待</w:t>
      </w:r>
    </w:p>
  </w:comment>
  <w:comment w:id="97" w:author="xiaoyao you" w:date="2025-07-26T00:10:00Z" w:initials="xy">
    <w:p w14:paraId="28DC05C5" w14:textId="30D5E51B" w:rsidR="00D93648" w:rsidRDefault="00D93648">
      <w:pPr>
        <w:pStyle w:val="af3"/>
      </w:pPr>
      <w:r>
        <w:rPr>
          <w:rStyle w:val="affa"/>
        </w:rPr>
        <w:annotationRef/>
      </w:r>
      <w:r>
        <w:rPr>
          <w:rFonts w:hint="eastAsia"/>
        </w:rPr>
        <w:t>统一文中与表中的变量，注意大小写</w:t>
      </w:r>
      <w:r w:rsidR="00D9631A">
        <w:rPr>
          <w:rFonts w:hint="eastAsia"/>
        </w:rPr>
        <w:t>，所有变量用斜体，包括正文与表格中。</w:t>
      </w:r>
    </w:p>
  </w:comment>
  <w:comment w:id="98" w:author="生 卢" w:date="2025-07-26T11:34:00Z" w:initials="生卢">
    <w:p w14:paraId="4BD782F6" w14:textId="77777777" w:rsidR="00C01290" w:rsidRDefault="00C01290" w:rsidP="00C01290">
      <w:pPr>
        <w:pStyle w:val="af3"/>
      </w:pPr>
      <w:r>
        <w:rPr>
          <w:rStyle w:val="affa"/>
        </w:rPr>
        <w:annotationRef/>
      </w:r>
      <w:r>
        <w:rPr>
          <w:rFonts w:hint="eastAsia"/>
        </w:rPr>
        <w:t>这个在会议论格式中一并修改</w:t>
      </w:r>
    </w:p>
  </w:comment>
  <w:comment w:id="99" w:author="xiaoyao you" w:date="2025-07-26T00:20:00Z" w:initials="xy">
    <w:p w14:paraId="064FDA5B" w14:textId="22A0E850" w:rsidR="005D475A" w:rsidRDefault="005D475A">
      <w:pPr>
        <w:pStyle w:val="af3"/>
      </w:pPr>
      <w:r>
        <w:rPr>
          <w:rStyle w:val="affa"/>
        </w:rPr>
        <w:annotationRef/>
      </w:r>
      <w:r>
        <w:rPr>
          <w:rFonts w:hint="eastAsia"/>
        </w:rPr>
        <w:t>要加入机制变量检验模型</w:t>
      </w:r>
    </w:p>
  </w:comment>
  <w:comment w:id="101" w:author="xiaoyao you" w:date="2025-07-26T00:20:00Z" w:initials="xy">
    <w:p w14:paraId="0D3015BB" w14:textId="11A635CD" w:rsidR="00390D22" w:rsidRDefault="00390D22">
      <w:pPr>
        <w:pStyle w:val="af3"/>
      </w:pPr>
      <w:r>
        <w:rPr>
          <w:rStyle w:val="affa"/>
        </w:rPr>
        <w:annotationRef/>
      </w:r>
      <w:r>
        <w:rPr>
          <w:rFonts w:hint="eastAsia"/>
        </w:rPr>
        <w:t>文中大小写不统一</w:t>
      </w:r>
    </w:p>
  </w:comment>
  <w:comment w:id="157" w:author="xiaoyao you" w:date="2025-07-26T00:40:00Z" w:initials="xy">
    <w:p w14:paraId="432950E4" w14:textId="6999A6B4" w:rsidR="007D71CB" w:rsidRDefault="007D71CB">
      <w:pPr>
        <w:pStyle w:val="af3"/>
      </w:pPr>
      <w:r>
        <w:rPr>
          <w:rStyle w:val="affa"/>
        </w:rPr>
        <w:annotationRef/>
      </w:r>
      <w:r>
        <w:rPr>
          <w:rFonts w:hint="eastAsia"/>
        </w:rPr>
        <w:t>实证结果后面的结构调一下：</w:t>
      </w:r>
    </w:p>
    <w:p w14:paraId="469D33F6" w14:textId="663822FA" w:rsidR="007D71CB" w:rsidRDefault="007D71CB">
      <w:pPr>
        <w:pStyle w:val="af3"/>
      </w:pPr>
      <w:r>
        <w:rPr>
          <w:rFonts w:hint="eastAsia"/>
        </w:rPr>
        <w:t>4</w:t>
      </w:r>
      <w:r>
        <w:t xml:space="preserve">. </w:t>
      </w:r>
      <w:r>
        <w:rPr>
          <w:rFonts w:hint="eastAsia"/>
        </w:rPr>
        <w:t>实证结果</w:t>
      </w:r>
    </w:p>
    <w:p w14:paraId="4184BC08" w14:textId="77777777" w:rsidR="007D71CB" w:rsidRDefault="007D71CB">
      <w:pPr>
        <w:pStyle w:val="af3"/>
      </w:pPr>
      <w:r>
        <w:rPr>
          <w:rFonts w:hint="eastAsia"/>
        </w:rPr>
        <w:t>4</w:t>
      </w:r>
      <w:r>
        <w:t xml:space="preserve">.1 </w:t>
      </w:r>
      <w:r>
        <w:rPr>
          <w:rFonts w:hint="eastAsia"/>
        </w:rPr>
        <w:t>描述性统计</w:t>
      </w:r>
    </w:p>
    <w:p w14:paraId="64AB535A" w14:textId="77777777" w:rsidR="007D71CB" w:rsidRDefault="007D71CB">
      <w:pPr>
        <w:pStyle w:val="af3"/>
      </w:pPr>
      <w:r>
        <w:rPr>
          <w:rFonts w:hint="eastAsia"/>
        </w:rPr>
        <w:t>4</w:t>
      </w:r>
      <w:r>
        <w:t xml:space="preserve">.2 </w:t>
      </w:r>
      <w:r>
        <w:rPr>
          <w:rFonts w:hint="eastAsia"/>
        </w:rPr>
        <w:t>基础回归结果</w:t>
      </w:r>
    </w:p>
    <w:p w14:paraId="75A7BF06" w14:textId="77777777" w:rsidR="007D71CB" w:rsidRDefault="007D71CB">
      <w:pPr>
        <w:pStyle w:val="af3"/>
      </w:pPr>
      <w:r>
        <w:rPr>
          <w:rFonts w:hint="eastAsia"/>
        </w:rPr>
        <w:t>4</w:t>
      </w:r>
      <w:r>
        <w:t xml:space="preserve">.3 </w:t>
      </w:r>
      <w:r>
        <w:rPr>
          <w:rFonts w:hint="eastAsia"/>
        </w:rPr>
        <w:t>稳健性检验（包括稳健性检验的现有内容，以及工具变量，不用太多，用两三种就可以，但工具变量是必须的）</w:t>
      </w:r>
    </w:p>
    <w:p w14:paraId="5076A0BB" w14:textId="77777777" w:rsidR="002606BD" w:rsidRDefault="002606BD">
      <w:pPr>
        <w:pStyle w:val="af3"/>
      </w:pPr>
      <w:r>
        <w:rPr>
          <w:rFonts w:hint="eastAsia"/>
        </w:rPr>
        <w:t>4</w:t>
      </w:r>
      <w:r>
        <w:t xml:space="preserve">.4 </w:t>
      </w:r>
      <w:r>
        <w:rPr>
          <w:rFonts w:hint="eastAsia"/>
        </w:rPr>
        <w:t>分位数回归</w:t>
      </w:r>
    </w:p>
    <w:p w14:paraId="10E7B69B" w14:textId="77777777" w:rsidR="002606BD" w:rsidRDefault="00EC26E5">
      <w:pPr>
        <w:pStyle w:val="af3"/>
      </w:pPr>
      <w:r>
        <w:rPr>
          <w:rFonts w:hint="eastAsia"/>
        </w:rPr>
        <w:t>4</w:t>
      </w:r>
      <w:r>
        <w:t xml:space="preserve">.5 </w:t>
      </w:r>
      <w:r>
        <w:rPr>
          <w:rFonts w:hint="eastAsia"/>
        </w:rPr>
        <w:t>机制分析</w:t>
      </w:r>
    </w:p>
    <w:p w14:paraId="5C80F318" w14:textId="77777777" w:rsidR="00EC26E5" w:rsidRDefault="00EC26E5">
      <w:pPr>
        <w:pStyle w:val="af3"/>
      </w:pPr>
      <w:r>
        <w:rPr>
          <w:rFonts w:hint="eastAsia"/>
        </w:rPr>
        <w:t>4</w:t>
      </w:r>
      <w:r>
        <w:t xml:space="preserve">.6 </w:t>
      </w:r>
      <w:r>
        <w:rPr>
          <w:rFonts w:hint="eastAsia"/>
        </w:rPr>
        <w:t>调节效应分析</w:t>
      </w:r>
    </w:p>
    <w:p w14:paraId="3CC0C83A" w14:textId="77777777" w:rsidR="00EC26E5" w:rsidRDefault="00EC26E5">
      <w:pPr>
        <w:pStyle w:val="af3"/>
      </w:pPr>
      <w:r>
        <w:rPr>
          <w:rFonts w:hint="eastAsia"/>
        </w:rPr>
        <w:t>4</w:t>
      </w:r>
      <w:r>
        <w:t xml:space="preserve">.7 </w:t>
      </w:r>
      <w:r>
        <w:rPr>
          <w:rFonts w:hint="eastAsia"/>
        </w:rPr>
        <w:t>异质性分析</w:t>
      </w:r>
    </w:p>
    <w:p w14:paraId="58A58770" w14:textId="4B722A2B" w:rsidR="00BF77C9" w:rsidRDefault="00BF77C9">
      <w:pPr>
        <w:pStyle w:val="af3"/>
      </w:pPr>
      <w:r>
        <w:rPr>
          <w:rFonts w:hint="eastAsia"/>
        </w:rPr>
        <w:t>5</w:t>
      </w:r>
      <w:r>
        <w:t xml:space="preserve">. </w:t>
      </w:r>
      <w:r>
        <w:rPr>
          <w:rFonts w:hint="eastAsia"/>
        </w:rPr>
        <w:t>结论与启示</w:t>
      </w:r>
    </w:p>
  </w:comment>
  <w:comment w:id="158" w:author="生 卢" w:date="2025-07-26T12:53:00Z" w:initials="生卢">
    <w:p w14:paraId="46BBB4E4" w14:textId="77777777" w:rsidR="00256CEF" w:rsidRDefault="00256CEF" w:rsidP="00256CEF">
      <w:pPr>
        <w:pStyle w:val="af3"/>
      </w:pPr>
      <w:r>
        <w:rPr>
          <w:rStyle w:val="affa"/>
        </w:rPr>
        <w:annotationRef/>
      </w:r>
      <w:r>
        <w:rPr>
          <w:rFonts w:hint="eastAsia"/>
        </w:rPr>
        <w:t>在会议论文中调整</w:t>
      </w:r>
    </w:p>
  </w:comment>
  <w:comment w:id="159" w:author="xiaoyao you" w:date="2025-07-26T00:27:00Z" w:initials="xy">
    <w:p w14:paraId="06F59B40" w14:textId="346E7AA9" w:rsidR="00BC6E8B" w:rsidRDefault="00BC6E8B">
      <w:pPr>
        <w:pStyle w:val="af3"/>
      </w:pPr>
      <w:r>
        <w:rPr>
          <w:rStyle w:val="affa"/>
        </w:rPr>
        <w:annotationRef/>
      </w:r>
      <w:r>
        <w:rPr>
          <w:rFonts w:hint="eastAsia"/>
        </w:rPr>
        <w:t>0</w:t>
      </w:r>
      <w:r>
        <w:rPr>
          <w:rFonts w:hint="eastAsia"/>
        </w:rPr>
        <w:t>、</w:t>
      </w:r>
      <w:r>
        <w:rPr>
          <w:rFonts w:hint="eastAsia"/>
        </w:rPr>
        <w:t>1</w:t>
      </w:r>
      <w:r>
        <w:rPr>
          <w:rFonts w:hint="eastAsia"/>
        </w:rPr>
        <w:t>变量不用计算均值</w:t>
      </w:r>
    </w:p>
  </w:comment>
  <w:comment w:id="160" w:author="生 卢" w:date="2025-07-26T12:53:00Z" w:initials="生卢">
    <w:p w14:paraId="37874228" w14:textId="77777777" w:rsidR="00256CEF" w:rsidRDefault="00256CEF" w:rsidP="00256CEF">
      <w:pPr>
        <w:pStyle w:val="af3"/>
      </w:pPr>
      <w:r>
        <w:rPr>
          <w:rStyle w:val="affa"/>
        </w:rPr>
        <w:annotationRef/>
      </w:r>
      <w:r>
        <w:rPr>
          <w:rFonts w:hint="eastAsia"/>
        </w:rPr>
        <w:t>需要删除吗</w:t>
      </w:r>
    </w:p>
  </w:comment>
  <w:comment w:id="161" w:author="xiaoyao you" w:date="2025-07-26T00:26:00Z" w:initials="xy">
    <w:p w14:paraId="51CA058C" w14:textId="1F02B307" w:rsidR="003B67F4" w:rsidRDefault="003B67F4">
      <w:pPr>
        <w:pStyle w:val="af3"/>
      </w:pPr>
      <w:r>
        <w:rPr>
          <w:rStyle w:val="affa"/>
        </w:rPr>
        <w:annotationRef/>
      </w:r>
      <w:r>
        <w:rPr>
          <w:rFonts w:hint="eastAsia"/>
        </w:rPr>
        <w:t>表头放在表外，其他的照此改</w:t>
      </w:r>
    </w:p>
  </w:comment>
  <w:comment w:id="162" w:author="生 卢" w:date="2025-07-26T11:31:00Z" w:initials="生卢">
    <w:p w14:paraId="4E1DF0D1" w14:textId="77777777" w:rsidR="00C01290" w:rsidRDefault="00C01290" w:rsidP="00C01290">
      <w:pPr>
        <w:pStyle w:val="af3"/>
      </w:pPr>
      <w:r>
        <w:rPr>
          <w:rStyle w:val="affa"/>
        </w:rPr>
        <w:annotationRef/>
      </w:r>
      <w:r>
        <w:rPr>
          <w:rFonts w:hint="eastAsia"/>
        </w:rPr>
        <w:t>目前没修订，在会议论文格式中一并修改</w:t>
      </w:r>
    </w:p>
  </w:comment>
  <w:comment w:id="163" w:author="xiaoyao you" w:date="2025-07-26T00:26:00Z" w:initials="xy">
    <w:p w14:paraId="437C1044" w14:textId="06581D46" w:rsidR="00BA7E69" w:rsidRDefault="00BA7E69">
      <w:pPr>
        <w:pStyle w:val="af3"/>
      </w:pPr>
      <w:r>
        <w:rPr>
          <w:rStyle w:val="affa"/>
        </w:rPr>
        <w:annotationRef/>
      </w:r>
      <w:r>
        <w:rPr>
          <w:rFonts w:hint="eastAsia"/>
        </w:rPr>
        <w:t>是否要控制个体固定效应，在前文变量定义中提了</w:t>
      </w:r>
      <w:r w:rsidR="00D455F4">
        <w:rPr>
          <w:rFonts w:hint="eastAsia"/>
        </w:rPr>
        <w:t>，要保持一致。</w:t>
      </w:r>
    </w:p>
  </w:comment>
  <w:comment w:id="164" w:author="生 卢" w:date="2025-07-26T11:30:00Z" w:initials="生卢">
    <w:p w14:paraId="6B269A6E" w14:textId="77777777" w:rsidR="00C01290" w:rsidRDefault="00C01290" w:rsidP="00C01290">
      <w:pPr>
        <w:pStyle w:val="af3"/>
      </w:pPr>
      <w:r>
        <w:rPr>
          <w:rStyle w:val="affa"/>
        </w:rPr>
        <w:annotationRef/>
      </w:r>
      <w:r>
        <w:rPr>
          <w:rFonts w:hint="eastAsia"/>
        </w:rPr>
        <w:t>没有控制，因为个体太多，只控制到行业</w:t>
      </w:r>
    </w:p>
  </w:comment>
  <w:comment w:id="225" w:author="xiaoyao you" w:date="2025-07-26T00:48:00Z" w:initials="xy">
    <w:p w14:paraId="6038A05B" w14:textId="4F057F0E" w:rsidR="005F7757" w:rsidRDefault="005F7757">
      <w:pPr>
        <w:pStyle w:val="af3"/>
      </w:pPr>
      <w:r>
        <w:rPr>
          <w:rStyle w:val="affa"/>
        </w:rPr>
        <w:annotationRef/>
      </w:r>
      <w:r>
        <w:rPr>
          <w:rFonts w:hint="eastAsia"/>
        </w:rPr>
        <w:t>分三节：</w:t>
      </w:r>
    </w:p>
    <w:p w14:paraId="7A565D2B" w14:textId="706CDBD2" w:rsidR="005F7757" w:rsidRDefault="005F7757">
      <w:pPr>
        <w:pStyle w:val="af3"/>
      </w:pPr>
      <w:r>
        <w:rPr>
          <w:rFonts w:hint="eastAsia"/>
        </w:rPr>
        <w:t>5</w:t>
      </w:r>
      <w:r>
        <w:t xml:space="preserve">.1 </w:t>
      </w:r>
      <w:r>
        <w:rPr>
          <w:rFonts w:hint="eastAsia"/>
        </w:rPr>
        <w:t>研究结论</w:t>
      </w:r>
    </w:p>
    <w:p w14:paraId="1B39E82D" w14:textId="178EA5E5" w:rsidR="005F7757" w:rsidRDefault="005F7757">
      <w:pPr>
        <w:pStyle w:val="af3"/>
      </w:pPr>
      <w:r>
        <w:rPr>
          <w:rFonts w:hint="eastAsia"/>
        </w:rPr>
        <w:t>5</w:t>
      </w:r>
      <w:r>
        <w:t xml:space="preserve">.2 </w:t>
      </w:r>
      <w:r>
        <w:rPr>
          <w:rFonts w:hint="eastAsia"/>
        </w:rPr>
        <w:t>理论贡献</w:t>
      </w:r>
    </w:p>
    <w:p w14:paraId="43616F6D" w14:textId="77777777" w:rsidR="005F7757" w:rsidRDefault="005F7757">
      <w:pPr>
        <w:pStyle w:val="af3"/>
      </w:pPr>
      <w:r>
        <w:rPr>
          <w:rFonts w:hint="eastAsia"/>
        </w:rPr>
        <w:t>5</w:t>
      </w:r>
      <w:r>
        <w:t xml:space="preserve">.3 </w:t>
      </w:r>
      <w:r>
        <w:rPr>
          <w:rFonts w:hint="eastAsia"/>
        </w:rPr>
        <w:t>管理启示</w:t>
      </w:r>
    </w:p>
    <w:p w14:paraId="0547C247" w14:textId="046A556D" w:rsidR="005F7757" w:rsidRDefault="005F7757">
      <w:pPr>
        <w:pStyle w:val="af3"/>
      </w:pPr>
      <w:r>
        <w:rPr>
          <w:rFonts w:hint="eastAsia"/>
        </w:rPr>
        <w:t>5</w:t>
      </w:r>
      <w:r>
        <w:t xml:space="preserve">.4 </w:t>
      </w:r>
      <w:r>
        <w:rPr>
          <w:rFonts w:hint="eastAsia"/>
        </w:rPr>
        <w:t>研究展望</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CD65F00" w15:done="0"/>
  <w15:commentEx w15:paraId="7568BE82" w15:done="0"/>
  <w15:commentEx w15:paraId="0D11F02A" w15:done="0"/>
  <w15:commentEx w15:paraId="21F879F3" w15:done="0"/>
  <w15:commentEx w15:paraId="06AE9EE7" w15:done="0"/>
  <w15:commentEx w15:paraId="62D2B032" w15:done="0"/>
  <w15:commentEx w15:paraId="58DBEB0E" w15:done="0"/>
  <w15:commentEx w15:paraId="68702A7E" w15:done="0"/>
  <w15:commentEx w15:paraId="3A873749" w15:paraIdParent="68702A7E" w15:done="0"/>
  <w15:commentEx w15:paraId="1DFFC2CD" w15:done="0"/>
  <w15:commentEx w15:paraId="28DC05C5" w15:done="0"/>
  <w15:commentEx w15:paraId="4BD782F6" w15:paraIdParent="28DC05C5" w15:done="0"/>
  <w15:commentEx w15:paraId="064FDA5B" w15:done="0"/>
  <w15:commentEx w15:paraId="0D3015BB" w15:done="0"/>
  <w15:commentEx w15:paraId="58A58770" w15:done="0"/>
  <w15:commentEx w15:paraId="46BBB4E4" w15:paraIdParent="58A58770" w15:done="0"/>
  <w15:commentEx w15:paraId="06F59B40" w15:done="0"/>
  <w15:commentEx w15:paraId="37874228" w15:paraIdParent="06F59B40" w15:done="0"/>
  <w15:commentEx w15:paraId="51CA058C" w15:done="0"/>
  <w15:commentEx w15:paraId="4E1DF0D1" w15:paraIdParent="51CA058C" w15:done="0"/>
  <w15:commentEx w15:paraId="437C1044" w15:done="0"/>
  <w15:commentEx w15:paraId="6B269A6E" w15:paraIdParent="437C1044" w15:done="0"/>
  <w15:commentEx w15:paraId="0547C2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C2E8517" w16cex:dateUtc="2025-07-25T14:35:00Z"/>
  <w16cex:commentExtensible w16cex:durableId="01303EE8" w16cex:dateUtc="2025-07-25T14:35:00Z"/>
  <w16cex:commentExtensible w16cex:durableId="2C2E9917" w16cex:dateUtc="2025-07-25T16:00:00Z"/>
  <w16cex:commentExtensible w16cex:durableId="2C2E9C85" w16cex:dateUtc="2025-07-25T16:15:00Z"/>
  <w16cex:commentExtensible w16cex:durableId="2C2E9AFD" w16cex:dateUtc="2025-07-25T16:08:00Z"/>
  <w16cex:commentExtensible w16cex:durableId="2C2E9B62" w16cex:dateUtc="2025-07-25T16:10:00Z"/>
  <w16cex:commentExtensible w16cex:durableId="2C2E9C06" w16cex:dateUtc="2025-07-25T16:12:00Z"/>
  <w16cex:commentExtensible w16cex:durableId="2C2E9D0E" w16cex:dateUtc="2025-07-25T16:17:00Z"/>
  <w16cex:commentExtensible w16cex:durableId="55EC4FB7" w16cex:dateUtc="2025-07-26T03:36:00Z"/>
  <w16cex:commentExtensible w16cex:durableId="2C2E9D95" w16cex:dateUtc="2025-07-25T16:19:00Z"/>
  <w16cex:commentExtensible w16cex:durableId="2C2E9B8E" w16cex:dateUtc="2025-07-25T16:10:00Z"/>
  <w16cex:commentExtensible w16cex:durableId="3FC68506" w16cex:dateUtc="2025-07-26T03:34:00Z"/>
  <w16cex:commentExtensible w16cex:durableId="2C2E9DB6" w16cex:dateUtc="2025-07-25T16:20:00Z"/>
  <w16cex:commentExtensible w16cex:durableId="2C2E9DD0" w16cex:dateUtc="2025-07-25T16:20:00Z"/>
  <w16cex:commentExtensible w16cex:durableId="2C2EA29A" w16cex:dateUtc="2025-07-25T16:40:00Z"/>
  <w16cex:commentExtensible w16cex:durableId="1FD1C065" w16cex:dateUtc="2025-07-26T04:53:00Z"/>
  <w16cex:commentExtensible w16cex:durableId="2C2E9F80" w16cex:dateUtc="2025-07-25T16:27:00Z"/>
  <w16cex:commentExtensible w16cex:durableId="5E330039" w16cex:dateUtc="2025-07-26T04:53:00Z"/>
  <w16cex:commentExtensible w16cex:durableId="2C2E9F2C" w16cex:dateUtc="2025-07-25T16:26:00Z"/>
  <w16cex:commentExtensible w16cex:durableId="440EB346" w16cex:dateUtc="2025-07-26T03:31:00Z"/>
  <w16cex:commentExtensible w16cex:durableId="2C2E9F51" w16cex:dateUtc="2025-07-25T16:26:00Z"/>
  <w16cex:commentExtensible w16cex:durableId="62A6721D" w16cex:dateUtc="2025-07-26T03:30:00Z"/>
  <w16cex:commentExtensible w16cex:durableId="2C2EA47A" w16cex:dateUtc="2025-07-25T1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CD65F00" w16cid:durableId="2C2E8517"/>
  <w16cid:commentId w16cid:paraId="7568BE82" w16cid:durableId="01303EE8"/>
  <w16cid:commentId w16cid:paraId="0D11F02A" w16cid:durableId="2C2E9917"/>
  <w16cid:commentId w16cid:paraId="21F879F3" w16cid:durableId="2C2E9C85"/>
  <w16cid:commentId w16cid:paraId="06AE9EE7" w16cid:durableId="2C2E9AFD"/>
  <w16cid:commentId w16cid:paraId="62D2B032" w16cid:durableId="2C2E9B62"/>
  <w16cid:commentId w16cid:paraId="58DBEB0E" w16cid:durableId="2C2E9C06"/>
  <w16cid:commentId w16cid:paraId="68702A7E" w16cid:durableId="2C2E9D0E"/>
  <w16cid:commentId w16cid:paraId="3A873749" w16cid:durableId="55EC4FB7"/>
  <w16cid:commentId w16cid:paraId="1DFFC2CD" w16cid:durableId="2C2E9D95"/>
  <w16cid:commentId w16cid:paraId="28DC05C5" w16cid:durableId="2C2E9B8E"/>
  <w16cid:commentId w16cid:paraId="4BD782F6" w16cid:durableId="3FC68506"/>
  <w16cid:commentId w16cid:paraId="064FDA5B" w16cid:durableId="2C2E9DB6"/>
  <w16cid:commentId w16cid:paraId="0D3015BB" w16cid:durableId="2C2E9DD0"/>
  <w16cid:commentId w16cid:paraId="58A58770" w16cid:durableId="2C2EA29A"/>
  <w16cid:commentId w16cid:paraId="46BBB4E4" w16cid:durableId="1FD1C065"/>
  <w16cid:commentId w16cid:paraId="06F59B40" w16cid:durableId="2C2E9F80"/>
  <w16cid:commentId w16cid:paraId="37874228" w16cid:durableId="5E330039"/>
  <w16cid:commentId w16cid:paraId="51CA058C" w16cid:durableId="2C2E9F2C"/>
  <w16cid:commentId w16cid:paraId="4E1DF0D1" w16cid:durableId="440EB346"/>
  <w16cid:commentId w16cid:paraId="437C1044" w16cid:durableId="2C2E9F51"/>
  <w16cid:commentId w16cid:paraId="6B269A6E" w16cid:durableId="62A6721D"/>
  <w16cid:commentId w16cid:paraId="0547C247" w16cid:durableId="2C2EA47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EB6FD" w14:textId="77777777" w:rsidR="00D6003D" w:rsidRDefault="00D6003D" w:rsidP="00C949E4">
      <w:pPr>
        <w:spacing w:after="0" w:line="240" w:lineRule="auto"/>
        <w:rPr>
          <w:rFonts w:hint="eastAsia"/>
        </w:rPr>
      </w:pPr>
      <w:r>
        <w:separator/>
      </w:r>
    </w:p>
  </w:endnote>
  <w:endnote w:type="continuationSeparator" w:id="0">
    <w:p w14:paraId="06D38646" w14:textId="77777777" w:rsidR="00D6003D" w:rsidRDefault="00D6003D" w:rsidP="00C949E4">
      <w:pPr>
        <w:spacing w:after="0" w:line="240" w:lineRule="auto"/>
        <w:rPr>
          <w:rFonts w:hint="eastAsia"/>
        </w:rPr>
      </w:pPr>
      <w:r>
        <w:continuationSeparator/>
      </w:r>
    </w:p>
  </w:endnote>
  <w:endnote w:id="1">
    <w:p w14:paraId="198879F3" w14:textId="1DBD6458" w:rsidR="00C03A64" w:rsidRPr="00C03A64" w:rsidRDefault="00C03A64">
      <w:pPr>
        <w:pStyle w:val="af5"/>
      </w:pPr>
      <w:r>
        <w:rPr>
          <w:rStyle w:val="aff6"/>
        </w:rPr>
        <w:endnoteRef/>
      </w:r>
      <w:r>
        <w:t xml:space="preserve"> Barber B M, Odean T. All That Glitters: The Effect of Attention and News on the Buying Behavior of Individual and Institutional Investors[J]. The Review of Financial Studies, 2008, 21(2): 785-818.</w:t>
      </w:r>
    </w:p>
  </w:endnote>
  <w:endnote w:id="2">
    <w:p w14:paraId="0F4293CA" w14:textId="5D8886F9" w:rsidR="00CA4727" w:rsidRDefault="00CA4727">
      <w:pPr>
        <w:pStyle w:val="af5"/>
      </w:pPr>
      <w:r>
        <w:rPr>
          <w:rStyle w:val="aff6"/>
        </w:rPr>
        <w:endnoteRef/>
      </w:r>
      <w:r>
        <w:t xml:space="preserve"> Mishev K, Gjorgjevikj A, Vodenska I, et al. Evaluation of Sentiment Analysis in Finance: From Lexicons to Transformers [J]. IEEE Access, 2020, 8: 131662-131682.</w:t>
      </w:r>
    </w:p>
  </w:endnote>
  <w:endnote w:id="3">
    <w:p w14:paraId="164957E4" w14:textId="77777777" w:rsidR="003E47FC" w:rsidRPr="005A05A2" w:rsidDel="008C4D02" w:rsidRDefault="003E47FC" w:rsidP="003E47FC">
      <w:pPr>
        <w:pStyle w:val="af5"/>
        <w:rPr>
          <w:del w:id="4" w:author="生 卢" w:date="2025-07-26T15:17:00Z" w16du:dateUtc="2025-07-26T07:17:00Z"/>
        </w:rPr>
      </w:pPr>
      <w:del w:id="5" w:author="生 卢" w:date="2025-07-26T15:17:00Z" w16du:dateUtc="2025-07-26T07:17:00Z">
        <w:r w:rsidDel="008C4D02">
          <w:rPr>
            <w:rFonts w:hint="eastAsia"/>
            <w:vertAlign w:val="superscript"/>
          </w:rPr>
          <w:delText>[</w:delText>
        </w:r>
        <w:r w:rsidDel="008C4D02">
          <w:rPr>
            <w:rStyle w:val="aff6"/>
          </w:rPr>
          <w:endnoteRef/>
        </w:r>
        <w:r w:rsidDel="008C4D02">
          <w:rPr>
            <w:rFonts w:hint="eastAsia"/>
            <w:vertAlign w:val="superscript"/>
          </w:rPr>
          <w:delText>]</w:delText>
        </w:r>
        <w:r w:rsidDel="008C4D02">
          <w:delText xml:space="preserve"> </w:delText>
        </w:r>
        <w:r w:rsidRPr="007C7D58" w:rsidDel="008C4D02">
          <w:rPr>
            <w:rFonts w:hint="eastAsia"/>
          </w:rPr>
          <w:delText>姜富伟</w:delText>
        </w:r>
        <w:r w:rsidRPr="007C7D58" w:rsidDel="008C4D02">
          <w:rPr>
            <w:rFonts w:hint="eastAsia"/>
          </w:rPr>
          <w:delText xml:space="preserve">, </w:delText>
        </w:r>
        <w:r w:rsidRPr="007C7D58" w:rsidDel="008C4D02">
          <w:rPr>
            <w:rFonts w:hint="eastAsia"/>
          </w:rPr>
          <w:delText>孟令超</w:delText>
        </w:r>
        <w:r w:rsidRPr="007C7D58" w:rsidDel="008C4D02">
          <w:rPr>
            <w:rFonts w:hint="eastAsia"/>
          </w:rPr>
          <w:delText xml:space="preserve">, </w:delText>
        </w:r>
        <w:r w:rsidRPr="007C7D58" w:rsidDel="008C4D02">
          <w:rPr>
            <w:rFonts w:hint="eastAsia"/>
          </w:rPr>
          <w:delText>唐国豪</w:delText>
        </w:r>
        <w:r w:rsidRPr="007C7D58" w:rsidDel="008C4D02">
          <w:rPr>
            <w:rFonts w:hint="eastAsia"/>
          </w:rPr>
          <w:delText xml:space="preserve">. </w:delText>
        </w:r>
        <w:r w:rsidRPr="007C7D58" w:rsidDel="008C4D02">
          <w:rPr>
            <w:rFonts w:hint="eastAsia"/>
          </w:rPr>
          <w:delText>媒体文本情绪与股票回报预测</w:delText>
        </w:r>
        <w:r w:rsidRPr="007C7D58" w:rsidDel="008C4D02">
          <w:rPr>
            <w:rFonts w:hint="eastAsia"/>
          </w:rPr>
          <w:delText xml:space="preserve">[J]. </w:delText>
        </w:r>
        <w:r w:rsidRPr="007C7D58" w:rsidDel="008C4D02">
          <w:rPr>
            <w:rFonts w:hint="eastAsia"/>
          </w:rPr>
          <w:delText>经济管理</w:delText>
        </w:r>
        <w:r w:rsidRPr="007C7D58" w:rsidDel="008C4D02">
          <w:rPr>
            <w:rFonts w:hint="eastAsia"/>
          </w:rPr>
          <w:delText>, 2021(04): 114</w:delText>
        </w:r>
        <w:r w:rsidRPr="007C7D58" w:rsidDel="008C4D02">
          <w:rPr>
            <w:rFonts w:hint="eastAsia"/>
          </w:rPr>
          <w:delText>–</w:delText>
        </w:r>
        <w:r w:rsidRPr="007C7D58" w:rsidDel="008C4D02">
          <w:rPr>
            <w:rFonts w:hint="eastAsia"/>
          </w:rPr>
          <w:delText>132.</w:delText>
        </w:r>
      </w:del>
    </w:p>
  </w:endnote>
  <w:endnote w:id="4">
    <w:p w14:paraId="56166FB1" w14:textId="77777777" w:rsidR="003E47FC" w:rsidRPr="007C7D58" w:rsidDel="008C4D02" w:rsidRDefault="003E47FC" w:rsidP="003E47FC">
      <w:pPr>
        <w:pStyle w:val="af5"/>
        <w:rPr>
          <w:del w:id="8" w:author="生 卢" w:date="2025-07-26T15:23:00Z" w16du:dateUtc="2025-07-26T07:23:00Z"/>
        </w:rPr>
      </w:pPr>
      <w:del w:id="9" w:author="生 卢" w:date="2025-07-26T15:23:00Z" w16du:dateUtc="2025-07-26T07:23:00Z">
        <w:r w:rsidDel="008C4D02">
          <w:rPr>
            <w:rFonts w:hint="eastAsia"/>
            <w:vertAlign w:val="superscript"/>
          </w:rPr>
          <w:delText>[</w:delText>
        </w:r>
        <w:r w:rsidDel="008C4D02">
          <w:rPr>
            <w:rStyle w:val="aff6"/>
          </w:rPr>
          <w:endnoteRef/>
        </w:r>
        <w:r w:rsidDel="008C4D02">
          <w:rPr>
            <w:rFonts w:hint="eastAsia"/>
            <w:vertAlign w:val="superscript"/>
          </w:rPr>
          <w:delText>]</w:delText>
        </w:r>
        <w:r w:rsidDel="008C4D02">
          <w:delText xml:space="preserve"> </w:delText>
        </w:r>
        <w:r w:rsidDel="008C4D02">
          <w:rPr>
            <w:rFonts w:hint="eastAsia"/>
          </w:rPr>
          <w:delText>范小云，王业东，王道平等</w:delText>
        </w:r>
        <w:r w:rsidDel="008C4D02">
          <w:rPr>
            <w:rFonts w:hint="eastAsia"/>
          </w:rPr>
          <w:delText>.</w:delText>
        </w:r>
        <w:r w:rsidDel="008C4D02">
          <w:rPr>
            <w:rFonts w:hint="eastAsia"/>
          </w:rPr>
          <w:delText>不同来源金融文本信息含量的异质性分析——基于混合式文本情绪测度方法</w:delText>
        </w:r>
        <w:r w:rsidDel="008C4D02">
          <w:rPr>
            <w:rFonts w:hint="eastAsia"/>
          </w:rPr>
          <w:delText>[J].</w:delText>
        </w:r>
        <w:r w:rsidDel="008C4D02">
          <w:rPr>
            <w:rFonts w:hint="eastAsia"/>
          </w:rPr>
          <w:delText>管理世界</w:delText>
        </w:r>
        <w:r w:rsidDel="008C4D02">
          <w:rPr>
            <w:rFonts w:hint="eastAsia"/>
          </w:rPr>
          <w:delText>,2022,10:78-95.</w:delText>
        </w:r>
      </w:del>
    </w:p>
  </w:endnote>
  <w:endnote w:id="5">
    <w:p w14:paraId="2627613B" w14:textId="77777777" w:rsidR="003E47FC" w:rsidDel="009B6F50" w:rsidRDefault="003E47FC" w:rsidP="003E47FC">
      <w:pPr>
        <w:pStyle w:val="af5"/>
        <w:rPr>
          <w:del w:id="11" w:author="生 卢" w:date="2025-07-26T15:42:00Z" w16du:dateUtc="2025-07-26T07:42:00Z"/>
        </w:rPr>
      </w:pPr>
      <w:del w:id="12" w:author="生 卢" w:date="2025-07-26T15:42:00Z" w16du:dateUtc="2025-07-26T07:42:00Z">
        <w:r w:rsidDel="009B6F50">
          <w:rPr>
            <w:rFonts w:hint="eastAsia"/>
            <w:vertAlign w:val="superscript"/>
          </w:rPr>
          <w:delText>[</w:delText>
        </w:r>
        <w:r w:rsidDel="009B6F50">
          <w:rPr>
            <w:rStyle w:val="aff6"/>
          </w:rPr>
          <w:endnoteRef/>
        </w:r>
        <w:r w:rsidDel="009B6F50">
          <w:rPr>
            <w:rFonts w:hint="eastAsia"/>
            <w:vertAlign w:val="superscript"/>
          </w:rPr>
          <w:delText>]</w:delText>
        </w:r>
        <w:r w:rsidDel="009B6F50">
          <w:delText xml:space="preserve"> </w:delText>
        </w:r>
        <w:r w:rsidRPr="007C7D58" w:rsidDel="009B6F50">
          <w:rPr>
            <w:rFonts w:hint="eastAsia"/>
          </w:rPr>
          <w:delText>姜富伟</w:delText>
        </w:r>
        <w:r w:rsidRPr="007C7D58" w:rsidDel="009B6F50">
          <w:rPr>
            <w:rFonts w:hint="eastAsia"/>
          </w:rPr>
          <w:delText xml:space="preserve">, </w:delText>
        </w:r>
        <w:r w:rsidRPr="007C7D58" w:rsidDel="009B6F50">
          <w:rPr>
            <w:rFonts w:hint="eastAsia"/>
          </w:rPr>
          <w:delText>刘雨晟</w:delText>
        </w:r>
        <w:r w:rsidRPr="007C7D58" w:rsidDel="009B6F50">
          <w:rPr>
            <w:rFonts w:hint="eastAsia"/>
          </w:rPr>
          <w:delText xml:space="preserve">, </w:delText>
        </w:r>
        <w:r w:rsidRPr="007C7D58" w:rsidDel="009B6F50">
          <w:rPr>
            <w:rFonts w:hint="eastAsia"/>
          </w:rPr>
          <w:delText>吕令超</w:delText>
        </w:r>
        <w:r w:rsidRPr="007C7D58" w:rsidDel="009B6F50">
          <w:rPr>
            <w:rFonts w:hint="eastAsia"/>
          </w:rPr>
          <w:delText xml:space="preserve">. </w:delText>
        </w:r>
        <w:r w:rsidRPr="007C7D58" w:rsidDel="009B6F50">
          <w:rPr>
            <w:rFonts w:hint="eastAsia"/>
          </w:rPr>
          <w:delText>大语言模型、文本情绪与金融市场</w:delText>
        </w:r>
        <w:r w:rsidRPr="007C7D58" w:rsidDel="009B6F50">
          <w:rPr>
            <w:rFonts w:hint="eastAsia"/>
          </w:rPr>
          <w:delText xml:space="preserve">[J]. </w:delText>
        </w:r>
        <w:r w:rsidRPr="007C7D58" w:rsidDel="009B6F50">
          <w:rPr>
            <w:rFonts w:hint="eastAsia"/>
          </w:rPr>
          <w:delText>管理世界</w:delText>
        </w:r>
        <w:r w:rsidRPr="007C7D58" w:rsidDel="009B6F50">
          <w:rPr>
            <w:rFonts w:hint="eastAsia"/>
          </w:rPr>
          <w:delText>, 2024(08): 64-84.</w:delText>
        </w:r>
      </w:del>
    </w:p>
  </w:endnote>
  <w:endnote w:id="6">
    <w:p w14:paraId="08549413" w14:textId="4469BB3F" w:rsidR="008E5AAA" w:rsidRPr="008E5AAA" w:rsidDel="009B6F50" w:rsidRDefault="008E5AAA">
      <w:pPr>
        <w:pStyle w:val="af5"/>
        <w:rPr>
          <w:del w:id="13" w:author="生 卢" w:date="2025-07-26T15:42:00Z" w16du:dateUtc="2025-07-26T07:42:00Z"/>
        </w:rPr>
      </w:pPr>
      <w:del w:id="14" w:author="生 卢" w:date="2025-07-26T15:42:00Z" w16du:dateUtc="2025-07-26T07:42:00Z">
        <w:r w:rsidDel="009B6F50">
          <w:rPr>
            <w:rStyle w:val="aff6"/>
          </w:rPr>
          <w:endnoteRef/>
        </w:r>
        <w:r w:rsidDel="009B6F50">
          <w:delText xml:space="preserve"> </w:delText>
        </w:r>
        <w:r w:rsidDel="009B6F50">
          <w:delText>李会龙</w:delText>
        </w:r>
        <w:r w:rsidDel="009B6F50">
          <w:delText xml:space="preserve">, </w:delText>
        </w:r>
        <w:r w:rsidDel="009B6F50">
          <w:delText>任目松</w:delText>
        </w:r>
        <w:r w:rsidDel="009B6F50">
          <w:delText xml:space="preserve">, </w:delText>
        </w:r>
        <w:r w:rsidDel="009B6F50">
          <w:delText>柳欣茹</w:delText>
        </w:r>
        <w:r w:rsidDel="009B6F50">
          <w:delText xml:space="preserve">, </w:delText>
        </w:r>
        <w:r w:rsidDel="009B6F50">
          <w:delText>汪百华</w:delText>
        </w:r>
        <w:r w:rsidDel="009B6F50">
          <w:delText xml:space="preserve">. </w:delText>
        </w:r>
        <w:r w:rsidDel="009B6F50">
          <w:delText>金融市场文本情绪研究综述</w:delText>
        </w:r>
        <w:r w:rsidDel="009B6F50">
          <w:delText xml:space="preserve">[J]. </w:delText>
        </w:r>
        <w:r w:rsidDel="009B6F50">
          <w:delText>数据分析与知识发现</w:delText>
        </w:r>
        <w:r w:rsidDel="009B6F50">
          <w:delText>, 2023, 7(12)</w:delText>
        </w:r>
      </w:del>
    </w:p>
  </w:endnote>
  <w:endnote w:id="7">
    <w:p w14:paraId="6745CDF2" w14:textId="77777777" w:rsidR="008C4D02" w:rsidRPr="005A05A2" w:rsidRDefault="008C4D02" w:rsidP="008C4D02">
      <w:pPr>
        <w:pStyle w:val="af5"/>
        <w:rPr>
          <w:ins w:id="23" w:author="生 卢" w:date="2025-07-26T15:17:00Z" w16du:dateUtc="2025-07-26T07:17:00Z"/>
        </w:rPr>
      </w:pPr>
      <w:ins w:id="24" w:author="生 卢" w:date="2025-07-26T15:17:00Z" w16du:dateUtc="2025-07-26T07:17:00Z">
        <w:r>
          <w:rPr>
            <w:rFonts w:hint="eastAsia"/>
            <w:vertAlign w:val="superscript"/>
          </w:rPr>
          <w:t>[</w:t>
        </w:r>
        <w:r>
          <w:rPr>
            <w:rStyle w:val="aff6"/>
          </w:rPr>
          <w:endnoteRef/>
        </w:r>
        <w:r>
          <w:rPr>
            <w:rFonts w:hint="eastAsia"/>
            <w:vertAlign w:val="superscript"/>
          </w:rPr>
          <w:t>]</w:t>
        </w:r>
        <w:r>
          <w:t xml:space="preserve"> </w:t>
        </w:r>
        <w:r w:rsidRPr="007C7D58">
          <w:rPr>
            <w:rFonts w:hint="eastAsia"/>
          </w:rPr>
          <w:t>姜富伟</w:t>
        </w:r>
        <w:r w:rsidRPr="007C7D58">
          <w:rPr>
            <w:rFonts w:hint="eastAsia"/>
          </w:rPr>
          <w:t xml:space="preserve">, </w:t>
        </w:r>
        <w:r w:rsidRPr="007C7D58">
          <w:rPr>
            <w:rFonts w:hint="eastAsia"/>
          </w:rPr>
          <w:t>孟令超</w:t>
        </w:r>
        <w:r w:rsidRPr="007C7D58">
          <w:rPr>
            <w:rFonts w:hint="eastAsia"/>
          </w:rPr>
          <w:t xml:space="preserve">, </w:t>
        </w:r>
        <w:r w:rsidRPr="007C7D58">
          <w:rPr>
            <w:rFonts w:hint="eastAsia"/>
          </w:rPr>
          <w:t>唐国豪</w:t>
        </w:r>
        <w:r w:rsidRPr="007C7D58">
          <w:rPr>
            <w:rFonts w:hint="eastAsia"/>
          </w:rPr>
          <w:t xml:space="preserve">. </w:t>
        </w:r>
        <w:r w:rsidRPr="007C7D58">
          <w:rPr>
            <w:rFonts w:hint="eastAsia"/>
          </w:rPr>
          <w:t>媒体文本情绪与股票回报预测</w:t>
        </w:r>
        <w:r w:rsidRPr="007C7D58">
          <w:rPr>
            <w:rFonts w:hint="eastAsia"/>
          </w:rPr>
          <w:t xml:space="preserve">[J]. </w:t>
        </w:r>
        <w:r w:rsidRPr="007C7D58">
          <w:rPr>
            <w:rFonts w:hint="eastAsia"/>
          </w:rPr>
          <w:t>经济管理</w:t>
        </w:r>
        <w:r w:rsidRPr="007C7D58">
          <w:rPr>
            <w:rFonts w:hint="eastAsia"/>
          </w:rPr>
          <w:t>, 2021(04): 114</w:t>
        </w:r>
        <w:r w:rsidRPr="007C7D58">
          <w:rPr>
            <w:rFonts w:hint="eastAsia"/>
          </w:rPr>
          <w:t>–</w:t>
        </w:r>
        <w:r w:rsidRPr="007C7D58">
          <w:rPr>
            <w:rFonts w:hint="eastAsia"/>
          </w:rPr>
          <w:t>132.</w:t>
        </w:r>
      </w:ins>
    </w:p>
  </w:endnote>
  <w:endnote w:id="8">
    <w:p w14:paraId="38D7C2A2" w14:textId="77777777" w:rsidR="008C4D02" w:rsidRPr="007C7D58" w:rsidRDefault="008C4D02" w:rsidP="008C4D02">
      <w:pPr>
        <w:pStyle w:val="af5"/>
        <w:rPr>
          <w:ins w:id="31" w:author="生 卢" w:date="2025-07-26T15:23:00Z" w16du:dateUtc="2025-07-26T07:23:00Z"/>
        </w:rPr>
      </w:pPr>
      <w:ins w:id="32" w:author="生 卢" w:date="2025-07-26T15:23:00Z" w16du:dateUtc="2025-07-26T07:23:00Z">
        <w:r>
          <w:rPr>
            <w:rFonts w:hint="eastAsia"/>
            <w:vertAlign w:val="superscript"/>
          </w:rPr>
          <w:t>[</w:t>
        </w:r>
        <w:r>
          <w:rPr>
            <w:rStyle w:val="aff6"/>
          </w:rPr>
          <w:endnoteRef/>
        </w:r>
        <w:r>
          <w:rPr>
            <w:rFonts w:hint="eastAsia"/>
            <w:vertAlign w:val="superscript"/>
          </w:rPr>
          <w:t>]</w:t>
        </w:r>
        <w:r>
          <w:t xml:space="preserve"> </w:t>
        </w:r>
        <w:r>
          <w:rPr>
            <w:rFonts w:hint="eastAsia"/>
          </w:rPr>
          <w:t>范小云，王业东，王道平等</w:t>
        </w:r>
        <w:r>
          <w:rPr>
            <w:rFonts w:hint="eastAsia"/>
          </w:rPr>
          <w:t>.</w:t>
        </w:r>
        <w:r>
          <w:rPr>
            <w:rFonts w:hint="eastAsia"/>
          </w:rPr>
          <w:t>不同来源金融文本信息含量的异质性分析——基于混合式文本情绪测度方法</w:t>
        </w:r>
        <w:r>
          <w:rPr>
            <w:rFonts w:hint="eastAsia"/>
          </w:rPr>
          <w:t>[J].</w:t>
        </w:r>
        <w:r>
          <w:rPr>
            <w:rFonts w:hint="eastAsia"/>
          </w:rPr>
          <w:t>管理世界</w:t>
        </w:r>
        <w:r>
          <w:rPr>
            <w:rFonts w:hint="eastAsia"/>
          </w:rPr>
          <w:t>,2022,10:78-95.</w:t>
        </w:r>
      </w:ins>
    </w:p>
  </w:endnote>
  <w:endnote w:id="9">
    <w:p w14:paraId="24D79A56" w14:textId="5D00B40B" w:rsidR="00CE1D9D" w:rsidRPr="00CE1D9D" w:rsidRDefault="00CE1D9D">
      <w:pPr>
        <w:pStyle w:val="af5"/>
      </w:pPr>
      <w:ins w:id="36" w:author="生 卢" w:date="2025-07-26T15:28:00Z" w16du:dateUtc="2025-07-26T07:28:00Z">
        <w:r>
          <w:rPr>
            <w:rStyle w:val="aff6"/>
          </w:rPr>
          <w:endnoteRef/>
        </w:r>
        <w:r>
          <w:t xml:space="preserve"> </w:t>
        </w:r>
      </w:ins>
      <w:ins w:id="37" w:author="生 卢" w:date="2025-07-26T15:29:00Z" w16du:dateUtc="2025-07-26T07:29:00Z">
        <w:r>
          <w:rPr>
            <w:rFonts w:hint="eastAsia"/>
          </w:rPr>
          <w:t>Huang</w:t>
        </w:r>
        <w:r>
          <w:rPr>
            <w:rFonts w:hint="eastAsia"/>
          </w:rPr>
          <w:t>，</w:t>
        </w:r>
        <w:r>
          <w:rPr>
            <w:rFonts w:hint="eastAsia"/>
          </w:rPr>
          <w:t>A.H.</w:t>
        </w:r>
        <w:r>
          <w:rPr>
            <w:rFonts w:hint="eastAsia"/>
          </w:rPr>
          <w:t>，</w:t>
        </w:r>
        <w:r>
          <w:rPr>
            <w:rFonts w:hint="eastAsia"/>
          </w:rPr>
          <w:t>Wang</w:t>
        </w:r>
        <w:r>
          <w:rPr>
            <w:rFonts w:hint="eastAsia"/>
          </w:rPr>
          <w:t>，</w:t>
        </w:r>
        <w:r>
          <w:rPr>
            <w:rFonts w:hint="eastAsia"/>
          </w:rPr>
          <w:t>H.Yang</w:t>
        </w:r>
        <w:r>
          <w:rPr>
            <w:rFonts w:hint="eastAsia"/>
          </w:rPr>
          <w:t>，</w:t>
        </w:r>
        <w:r>
          <w:rPr>
            <w:rFonts w:hint="eastAsia"/>
          </w:rPr>
          <w:t>Y.</w:t>
        </w:r>
        <w:r>
          <w:rPr>
            <w:rFonts w:hint="eastAsia"/>
          </w:rPr>
          <w:t>，</w:t>
        </w:r>
        <w:r>
          <w:rPr>
            <w:rFonts w:hint="eastAsia"/>
          </w:rPr>
          <w:t>2023</w:t>
        </w:r>
        <w:r>
          <w:rPr>
            <w:rFonts w:hint="eastAsia"/>
          </w:rPr>
          <w:t>，“</w:t>
        </w:r>
        <w:r>
          <w:rPr>
            <w:rFonts w:hint="eastAsia"/>
          </w:rPr>
          <w:t>FinBERT</w:t>
        </w:r>
        <w:r>
          <w:rPr>
            <w:rFonts w:hint="eastAsia"/>
          </w:rPr>
          <w:t>：</w:t>
        </w:r>
        <w:r>
          <w:rPr>
            <w:rFonts w:hint="eastAsia"/>
          </w:rPr>
          <w:t>A Language Model for Extracting and Large Information from Financial Text</w:t>
        </w:r>
        <w:r>
          <w:rPr>
            <w:rFonts w:hint="eastAsia"/>
          </w:rPr>
          <w:t>”，</w:t>
        </w:r>
        <w:r>
          <w:rPr>
            <w:rFonts w:hint="eastAsia"/>
          </w:rPr>
          <w:t>Contemporary Accounting Research</w:t>
        </w:r>
        <w:r>
          <w:rPr>
            <w:rFonts w:hint="eastAsia"/>
          </w:rPr>
          <w:t>，</w:t>
        </w:r>
        <w:r>
          <w:rPr>
            <w:rFonts w:hint="eastAsia"/>
          </w:rPr>
          <w:t>vol.40</w:t>
        </w:r>
        <w:r>
          <w:rPr>
            <w:rFonts w:hint="eastAsia"/>
          </w:rPr>
          <w:t>，</w:t>
        </w:r>
        <w:r>
          <w:rPr>
            <w:rFonts w:hint="eastAsia"/>
          </w:rPr>
          <w:t>pp.806</w:t>
        </w:r>
        <w:r>
          <w:rPr>
            <w:rFonts w:hint="eastAsia"/>
          </w:rPr>
          <w:t>˜</w:t>
        </w:r>
        <w:r>
          <w:rPr>
            <w:rFonts w:hint="eastAsia"/>
          </w:rPr>
          <w:t xml:space="preserve"> 841.</w:t>
        </w:r>
      </w:ins>
    </w:p>
  </w:endnote>
  <w:endnote w:id="10">
    <w:p w14:paraId="7FF8B491" w14:textId="3700C04E" w:rsidR="00CE1D9D" w:rsidRPr="00CE1D9D" w:rsidRDefault="00CE1D9D">
      <w:pPr>
        <w:pStyle w:val="af5"/>
      </w:pPr>
      <w:ins w:id="43" w:author="生 卢" w:date="2025-07-26T15:30:00Z" w16du:dateUtc="2025-07-26T07:30:00Z">
        <w:r>
          <w:rPr>
            <w:rStyle w:val="aff6"/>
          </w:rPr>
          <w:endnoteRef/>
        </w:r>
        <w:r>
          <w:t xml:space="preserve"> </w:t>
        </w:r>
        <w:r w:rsidRPr="007C7D58">
          <w:rPr>
            <w:rFonts w:hint="eastAsia"/>
          </w:rPr>
          <w:t>姜富伟</w:t>
        </w:r>
        <w:r w:rsidRPr="007C7D58">
          <w:rPr>
            <w:rFonts w:hint="eastAsia"/>
          </w:rPr>
          <w:t xml:space="preserve">, </w:t>
        </w:r>
        <w:r w:rsidRPr="007C7D58">
          <w:rPr>
            <w:rFonts w:hint="eastAsia"/>
          </w:rPr>
          <w:t>刘雨晟</w:t>
        </w:r>
        <w:r w:rsidRPr="007C7D58">
          <w:rPr>
            <w:rFonts w:hint="eastAsia"/>
          </w:rPr>
          <w:t xml:space="preserve">, </w:t>
        </w:r>
        <w:r w:rsidRPr="007C7D58">
          <w:rPr>
            <w:rFonts w:hint="eastAsia"/>
          </w:rPr>
          <w:t>吕令超</w:t>
        </w:r>
        <w:r w:rsidRPr="007C7D58">
          <w:rPr>
            <w:rFonts w:hint="eastAsia"/>
          </w:rPr>
          <w:t xml:space="preserve">. </w:t>
        </w:r>
        <w:r w:rsidRPr="007C7D58">
          <w:rPr>
            <w:rFonts w:hint="eastAsia"/>
          </w:rPr>
          <w:t>大语言模型、文本情绪与金融市场</w:t>
        </w:r>
        <w:r w:rsidRPr="007C7D58">
          <w:rPr>
            <w:rFonts w:hint="eastAsia"/>
          </w:rPr>
          <w:t xml:space="preserve">[J]. </w:t>
        </w:r>
        <w:r w:rsidRPr="007C7D58">
          <w:rPr>
            <w:rFonts w:hint="eastAsia"/>
          </w:rPr>
          <w:t>管理世界</w:t>
        </w:r>
        <w:r w:rsidRPr="007C7D58">
          <w:rPr>
            <w:rFonts w:hint="eastAsia"/>
          </w:rPr>
          <w:t>, 2024(08): 64-84.</w:t>
        </w:r>
      </w:ins>
    </w:p>
  </w:endnote>
  <w:endnote w:id="11">
    <w:p w14:paraId="4E617AC2" w14:textId="77777777" w:rsidR="009B6F50" w:rsidRPr="008E5AAA" w:rsidRDefault="009B6F50" w:rsidP="009B6F50">
      <w:pPr>
        <w:pStyle w:val="af5"/>
        <w:rPr>
          <w:ins w:id="48" w:author="生 卢" w:date="2025-07-26T15:41:00Z" w16du:dateUtc="2025-07-26T07:41:00Z"/>
        </w:rPr>
      </w:pPr>
      <w:ins w:id="49" w:author="生 卢" w:date="2025-07-26T15:41:00Z" w16du:dateUtc="2025-07-26T07:41:00Z">
        <w:r>
          <w:rPr>
            <w:rStyle w:val="aff6"/>
          </w:rPr>
          <w:endnoteRef/>
        </w:r>
        <w:r>
          <w:t xml:space="preserve"> </w:t>
        </w:r>
        <w:r>
          <w:t>李会龙</w:t>
        </w:r>
        <w:r>
          <w:t xml:space="preserve">, </w:t>
        </w:r>
        <w:r>
          <w:t>任目松</w:t>
        </w:r>
        <w:r>
          <w:t xml:space="preserve">, </w:t>
        </w:r>
        <w:r>
          <w:t>柳欣茹</w:t>
        </w:r>
        <w:r>
          <w:t xml:space="preserve">, </w:t>
        </w:r>
        <w:r>
          <w:t>汪百华</w:t>
        </w:r>
        <w:r>
          <w:t xml:space="preserve">. </w:t>
        </w:r>
        <w:r>
          <w:t>金融市场文本情绪研究综述</w:t>
        </w:r>
        <w:r>
          <w:t xml:space="preserve">[J]. </w:t>
        </w:r>
        <w:r>
          <w:t>数据分析与知识发现</w:t>
        </w:r>
        <w:r>
          <w:t>, 2023, 7(12)</w:t>
        </w:r>
      </w:ins>
    </w:p>
  </w:endnote>
  <w:endnote w:id="12">
    <w:p w14:paraId="2A258336" w14:textId="454CAB87" w:rsidR="00C949E4" w:rsidRPr="00825D21"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于琴</w:t>
      </w:r>
      <w:r w:rsidR="00C949E4">
        <w:rPr>
          <w:rFonts w:hint="eastAsia"/>
        </w:rPr>
        <w:t xml:space="preserve">, </w:t>
      </w:r>
      <w:r w:rsidR="00C949E4">
        <w:rPr>
          <w:rFonts w:hint="eastAsia"/>
        </w:rPr>
        <w:t>张兵</w:t>
      </w:r>
      <w:r w:rsidR="00C949E4">
        <w:rPr>
          <w:rFonts w:hint="eastAsia"/>
        </w:rPr>
        <w:t xml:space="preserve">, </w:t>
      </w:r>
      <w:r w:rsidR="00C949E4">
        <w:rPr>
          <w:rFonts w:hint="eastAsia"/>
        </w:rPr>
        <w:t>虞文微</w:t>
      </w:r>
      <w:r w:rsidR="00C949E4">
        <w:rPr>
          <w:rFonts w:hint="eastAsia"/>
        </w:rPr>
        <w:t xml:space="preserve">. </w:t>
      </w:r>
      <w:r w:rsidR="00C949E4">
        <w:rPr>
          <w:rFonts w:hint="eastAsia"/>
        </w:rPr>
        <w:t>新闻情绪是股票收益的幕后推手吗</w:t>
      </w:r>
      <w:r w:rsidR="00C949E4">
        <w:rPr>
          <w:rFonts w:hint="eastAsia"/>
        </w:rPr>
        <w:t xml:space="preserve">[J]. </w:t>
      </w:r>
      <w:r w:rsidR="00C949E4">
        <w:rPr>
          <w:rFonts w:hint="eastAsia"/>
        </w:rPr>
        <w:t>金融经济学研究</w:t>
      </w:r>
      <w:r w:rsidR="00C949E4">
        <w:rPr>
          <w:rFonts w:hint="eastAsia"/>
        </w:rPr>
        <w:t>, 2017, 32(6): 95-103.</w:t>
      </w:r>
    </w:p>
  </w:endnote>
  <w:endnote w:id="13">
    <w:p w14:paraId="7C277545" w14:textId="7537F251"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Fraiberger S P, Lee D, Puy D, et al. Media Sentiment and </w:t>
      </w:r>
    </w:p>
    <w:p w14:paraId="10CAE349" w14:textId="77777777" w:rsidR="00C949E4" w:rsidRPr="00825D21" w:rsidRDefault="00C949E4" w:rsidP="00C949E4">
      <w:pPr>
        <w:pStyle w:val="af5"/>
      </w:pPr>
      <w:r>
        <w:t>International Asset Prices[J]. Journal of International Economics,</w:t>
      </w:r>
      <w:r>
        <w:rPr>
          <w:rFonts w:hint="eastAsia"/>
        </w:rPr>
        <w:t xml:space="preserve"> </w:t>
      </w:r>
      <w:r>
        <w:t>2021, 133</w:t>
      </w:r>
      <w:r>
        <w:rPr>
          <w:rFonts w:hint="eastAsia"/>
        </w:rPr>
        <w:t>.</w:t>
      </w:r>
    </w:p>
  </w:endnote>
  <w:endnote w:id="14">
    <w:p w14:paraId="527E2DE0" w14:textId="124F13D4" w:rsidR="00C949E4" w:rsidRPr="00825D21"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D26D32">
        <w:t>Seng J L, Yang H F. The Association Between Stock Price Volatility and Financial News-A Sentiment Analysis Approach[J].Kybernetes, 2017, 46(8): 1341-1365.: 103526.</w:t>
      </w:r>
    </w:p>
  </w:endnote>
  <w:endnote w:id="15">
    <w:p w14:paraId="4DB2D9B8" w14:textId="03482A09" w:rsidR="00C949E4" w:rsidRPr="002D6C1E"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汪昌云</w:t>
      </w:r>
      <w:r w:rsidR="00C949E4">
        <w:rPr>
          <w:rFonts w:hint="eastAsia"/>
        </w:rPr>
        <w:t xml:space="preserve">, </w:t>
      </w:r>
      <w:r w:rsidR="00C949E4">
        <w:rPr>
          <w:rFonts w:hint="eastAsia"/>
        </w:rPr>
        <w:t>武佳薇</w:t>
      </w:r>
      <w:r w:rsidR="00C949E4">
        <w:rPr>
          <w:rFonts w:hint="eastAsia"/>
        </w:rPr>
        <w:t xml:space="preserve"> . </w:t>
      </w:r>
      <w:r w:rsidR="00C949E4">
        <w:rPr>
          <w:rFonts w:hint="eastAsia"/>
        </w:rPr>
        <w:t>媒体语气、投资者情绪与</w:t>
      </w:r>
      <w:r w:rsidR="00C949E4">
        <w:rPr>
          <w:rFonts w:hint="eastAsia"/>
        </w:rPr>
        <w:t xml:space="preserve"> IPO</w:t>
      </w:r>
      <w:r w:rsidR="00C949E4">
        <w:rPr>
          <w:rFonts w:hint="eastAsia"/>
        </w:rPr>
        <w:t>定价</w:t>
      </w:r>
      <w:r w:rsidR="00C949E4">
        <w:rPr>
          <w:rFonts w:hint="eastAsia"/>
        </w:rPr>
        <w:t xml:space="preserve">[J]. </w:t>
      </w:r>
      <w:r w:rsidR="00C949E4">
        <w:rPr>
          <w:rFonts w:hint="eastAsia"/>
        </w:rPr>
        <w:t>金融研究</w:t>
      </w:r>
      <w:r w:rsidR="00C949E4">
        <w:rPr>
          <w:rFonts w:hint="eastAsia"/>
        </w:rPr>
        <w:t>, 2015(9): 174-189.</w:t>
      </w:r>
    </w:p>
  </w:endnote>
  <w:endnote w:id="16">
    <w:p w14:paraId="34EA1394" w14:textId="432B7C6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鲁训法</w:t>
      </w:r>
      <w:r w:rsidR="00C949E4">
        <w:rPr>
          <w:rFonts w:hint="eastAsia"/>
        </w:rPr>
        <w:t>,</w:t>
      </w:r>
      <w:r w:rsidR="00C949E4">
        <w:rPr>
          <w:rFonts w:hint="eastAsia"/>
        </w:rPr>
        <w:t>黎建强</w:t>
      </w:r>
      <w:r w:rsidR="00C949E4">
        <w:rPr>
          <w:rFonts w:hint="eastAsia"/>
        </w:rPr>
        <w:t>.</w:t>
      </w:r>
      <w:r w:rsidR="00C949E4">
        <w:rPr>
          <w:rFonts w:hint="eastAsia"/>
        </w:rPr>
        <w:t>中国股市指数与投资者情绪指数的相互关系</w:t>
      </w:r>
      <w:r w:rsidR="00C949E4">
        <w:rPr>
          <w:rFonts w:hint="eastAsia"/>
        </w:rPr>
        <w:t xml:space="preserve">[J]. </w:t>
      </w:r>
      <w:r w:rsidR="00C949E4">
        <w:rPr>
          <w:rFonts w:hint="eastAsia"/>
        </w:rPr>
        <w:t>系统工程理论与实践</w:t>
      </w:r>
      <w:r w:rsidR="00C949E4">
        <w:rPr>
          <w:rFonts w:hint="eastAsia"/>
        </w:rPr>
        <w:t>,2012,32(3): 621-629.</w:t>
      </w:r>
    </w:p>
  </w:endnote>
  <w:endnote w:id="17">
    <w:p w14:paraId="30D1B7D6" w14:textId="7DB0B286"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卢锐，张亚楠，蔡贵龙</w:t>
      </w:r>
      <w:r w:rsidR="00C949E4">
        <w:rPr>
          <w:rFonts w:hint="eastAsia"/>
        </w:rPr>
        <w:t>.</w:t>
      </w:r>
      <w:r w:rsidR="00C949E4">
        <w:rPr>
          <w:rFonts w:hint="eastAsia"/>
        </w:rPr>
        <w:t>社交媒体、公司传闻与股价冲击——来自东方财富股吧论坛的经验证据</w:t>
      </w:r>
      <w:r w:rsidR="00C949E4">
        <w:rPr>
          <w:rFonts w:hint="eastAsia"/>
        </w:rPr>
        <w:t>[J]</w:t>
      </w:r>
      <w:r w:rsidR="00C949E4">
        <w:rPr>
          <w:rFonts w:hint="eastAsia"/>
        </w:rPr>
        <w:t>会计研究，</w:t>
      </w:r>
      <w:r w:rsidR="00C949E4">
        <w:rPr>
          <w:rFonts w:hint="eastAsia"/>
        </w:rPr>
        <w:t>2023(4):59-73</w:t>
      </w:r>
    </w:p>
  </w:endnote>
  <w:endnote w:id="18">
    <w:p w14:paraId="78866C0C" w14:textId="4EBE47F4" w:rsidR="00C949E4" w:rsidRPr="00DA33DE"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陈跃杭</w:t>
      </w:r>
      <w:r w:rsidR="00C949E4" w:rsidRPr="00EB68EC">
        <w:rPr>
          <w:rFonts w:hint="eastAsia"/>
        </w:rPr>
        <w:t xml:space="preserve">, </w:t>
      </w:r>
      <w:r w:rsidR="00C949E4" w:rsidRPr="00EB68EC">
        <w:rPr>
          <w:rFonts w:hint="eastAsia"/>
        </w:rPr>
        <w:t>孟昕颖</w:t>
      </w:r>
      <w:r w:rsidR="00C949E4" w:rsidRPr="00EB68EC">
        <w:rPr>
          <w:rFonts w:hint="eastAsia"/>
        </w:rPr>
        <w:t xml:space="preserve">, </w:t>
      </w:r>
      <w:r w:rsidR="00C949E4" w:rsidRPr="00EB68EC">
        <w:rPr>
          <w:rFonts w:hint="eastAsia"/>
        </w:rPr>
        <w:t>任飞</w:t>
      </w:r>
      <w:r w:rsidR="00C949E4" w:rsidRPr="00EB68EC">
        <w:rPr>
          <w:rFonts w:hint="eastAsia"/>
        </w:rPr>
        <w:t xml:space="preserve">. </w:t>
      </w:r>
      <w:r w:rsidR="00C949E4" w:rsidRPr="00EB68EC">
        <w:rPr>
          <w:rFonts w:hint="eastAsia"/>
        </w:rPr>
        <w:t>社交媒体异质性信息扩散对股价联动的影响及其机制研究</w:t>
      </w:r>
      <w:r w:rsidR="00C949E4" w:rsidRPr="00EB68EC">
        <w:rPr>
          <w:rFonts w:hint="eastAsia"/>
        </w:rPr>
        <w:t xml:space="preserve">[J]. </w:t>
      </w:r>
      <w:r w:rsidR="00C949E4" w:rsidRPr="00EB68EC">
        <w:rPr>
          <w:rFonts w:hint="eastAsia"/>
        </w:rPr>
        <w:t>情报科学</w:t>
      </w:r>
      <w:r w:rsidR="00C949E4" w:rsidRPr="00EB68EC">
        <w:rPr>
          <w:rFonts w:hint="eastAsia"/>
        </w:rPr>
        <w:t>, 2022, 40(9): 23</w:t>
      </w:r>
      <w:r w:rsidR="00C949E4" w:rsidRPr="00EB68EC">
        <w:rPr>
          <w:rFonts w:hint="eastAsia"/>
        </w:rPr>
        <w:t>–</w:t>
      </w:r>
      <w:r w:rsidR="00C949E4" w:rsidRPr="00EB68EC">
        <w:rPr>
          <w:rFonts w:hint="eastAsia"/>
        </w:rPr>
        <w:t xml:space="preserve">31. </w:t>
      </w:r>
    </w:p>
  </w:endnote>
  <w:endnote w:id="19">
    <w:p w14:paraId="57EC0A5C" w14:textId="19D5F364" w:rsidR="00C949E4" w:rsidRPr="00EB68EC"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sidRPr="00EB68EC">
        <w:rPr>
          <w:rFonts w:hint="eastAsia"/>
        </w:rPr>
        <w:t>傅祥斌</w:t>
      </w:r>
      <w:r w:rsidR="00C949E4" w:rsidRPr="00EB68EC">
        <w:rPr>
          <w:rFonts w:hint="eastAsia"/>
        </w:rPr>
        <w:t xml:space="preserve">, </w:t>
      </w:r>
      <w:r w:rsidR="00C949E4" w:rsidRPr="00EB68EC">
        <w:rPr>
          <w:rFonts w:hint="eastAsia"/>
        </w:rPr>
        <w:t>周芳芷</w:t>
      </w:r>
      <w:r w:rsidR="00C949E4" w:rsidRPr="00EB68EC">
        <w:rPr>
          <w:rFonts w:hint="eastAsia"/>
        </w:rPr>
        <w:t xml:space="preserve">, </w:t>
      </w:r>
      <w:r w:rsidR="00C949E4" w:rsidRPr="00EB68EC">
        <w:rPr>
          <w:rFonts w:hint="eastAsia"/>
        </w:rPr>
        <w:t>赵屹</w:t>
      </w:r>
      <w:r w:rsidR="00C949E4" w:rsidRPr="00EB68EC">
        <w:rPr>
          <w:rFonts w:hint="eastAsia"/>
        </w:rPr>
        <w:t xml:space="preserve">, </w:t>
      </w:r>
      <w:r w:rsidR="00C949E4" w:rsidRPr="00EB68EC">
        <w:rPr>
          <w:rFonts w:hint="eastAsia"/>
        </w:rPr>
        <w:t>赵妤</w:t>
      </w:r>
      <w:r w:rsidR="00C949E4" w:rsidRPr="00EB68EC">
        <w:rPr>
          <w:rFonts w:hint="eastAsia"/>
        </w:rPr>
        <w:t xml:space="preserve">. </w:t>
      </w:r>
      <w:r w:rsidR="00C949E4" w:rsidRPr="00EB68EC">
        <w:rPr>
          <w:rFonts w:hint="eastAsia"/>
        </w:rPr>
        <w:t>社交媒体关注、监管问询与公司并购——基于东方财富“股吧”论坛文本分析的经验证据</w:t>
      </w:r>
      <w:r w:rsidR="00C949E4" w:rsidRPr="00EB68EC">
        <w:rPr>
          <w:rFonts w:hint="eastAsia"/>
        </w:rPr>
        <w:t xml:space="preserve">[J]. </w:t>
      </w:r>
      <w:r w:rsidR="00C949E4" w:rsidRPr="00EB68EC">
        <w:rPr>
          <w:rFonts w:hint="eastAsia"/>
        </w:rPr>
        <w:t>管理工程学报</w:t>
      </w:r>
      <w:r w:rsidR="00C949E4" w:rsidRPr="00EB68EC">
        <w:rPr>
          <w:rFonts w:hint="eastAsia"/>
        </w:rPr>
        <w:t>, 2024, 38(4): 16</w:t>
      </w:r>
      <w:r w:rsidR="00C949E4" w:rsidRPr="00EB68EC">
        <w:rPr>
          <w:rFonts w:hint="eastAsia"/>
        </w:rPr>
        <w:t>–</w:t>
      </w:r>
      <w:r w:rsidR="00C949E4" w:rsidRPr="00EB68EC">
        <w:rPr>
          <w:rFonts w:hint="eastAsia"/>
        </w:rPr>
        <w:t>28.</w:t>
      </w:r>
    </w:p>
  </w:endnote>
  <w:endnote w:id="20">
    <w:p w14:paraId="5DB78817" w14:textId="77777777" w:rsidR="008E5AAA" w:rsidRPr="007715B4" w:rsidDel="009A3565" w:rsidRDefault="008E5AAA" w:rsidP="008E5AAA">
      <w:pPr>
        <w:pStyle w:val="af5"/>
        <w:rPr>
          <w:del w:id="77" w:author="生 卢" w:date="2025-07-26T15:00:00Z" w16du:dateUtc="2025-07-26T07:00:00Z"/>
        </w:rPr>
      </w:pPr>
      <w:del w:id="78" w:author="生 卢" w:date="2025-07-26T15:00:00Z" w16du:dateUtc="2025-07-26T07:00:00Z">
        <w:r w:rsidDel="009A3565">
          <w:rPr>
            <w:rFonts w:hint="eastAsia"/>
            <w:vertAlign w:val="superscript"/>
          </w:rPr>
          <w:delText>[</w:delText>
        </w:r>
        <w:r w:rsidDel="009A3565">
          <w:rPr>
            <w:rStyle w:val="aff6"/>
          </w:rPr>
          <w:endnoteRef/>
        </w:r>
        <w:r w:rsidDel="009A3565">
          <w:rPr>
            <w:rFonts w:hint="eastAsia"/>
            <w:vertAlign w:val="superscript"/>
          </w:rPr>
          <w:delText>]</w:delText>
        </w:r>
        <w:r w:rsidDel="009A3565">
          <w:delText xml:space="preserve"> </w:delText>
        </w:r>
        <w:r w:rsidRPr="00C74013" w:rsidDel="009A3565">
          <w:rPr>
            <w:rFonts w:hint="eastAsia"/>
          </w:rPr>
          <w:delText>姚加权</w:delText>
        </w:r>
        <w:r w:rsidRPr="00C74013" w:rsidDel="009A3565">
          <w:rPr>
            <w:rFonts w:hint="eastAsia"/>
          </w:rPr>
          <w:delText xml:space="preserve">, </w:delText>
        </w:r>
        <w:r w:rsidRPr="00C74013" w:rsidDel="009A3565">
          <w:rPr>
            <w:rFonts w:hint="eastAsia"/>
          </w:rPr>
          <w:delText>冯绪</w:delText>
        </w:r>
        <w:r w:rsidRPr="00C74013" w:rsidDel="009A3565">
          <w:rPr>
            <w:rFonts w:hint="eastAsia"/>
          </w:rPr>
          <w:delText xml:space="preserve">, </w:delText>
        </w:r>
        <w:r w:rsidRPr="00C74013" w:rsidDel="009A3565">
          <w:rPr>
            <w:rFonts w:hint="eastAsia"/>
          </w:rPr>
          <w:delText>王骁杉</w:delText>
        </w:r>
        <w:r w:rsidRPr="00C74013" w:rsidDel="009A3565">
          <w:rPr>
            <w:rFonts w:hint="eastAsia"/>
          </w:rPr>
          <w:delText xml:space="preserve">, </w:delText>
        </w:r>
        <w:r w:rsidRPr="00C74013" w:rsidDel="009A3565">
          <w:rPr>
            <w:rFonts w:hint="eastAsia"/>
          </w:rPr>
          <w:delText>张维</w:delText>
        </w:r>
        <w:r w:rsidRPr="00C74013" w:rsidDel="009A3565">
          <w:rPr>
            <w:rFonts w:hint="eastAsia"/>
          </w:rPr>
          <w:delText xml:space="preserve">. </w:delText>
        </w:r>
        <w:r w:rsidRPr="00C74013" w:rsidDel="009A3565">
          <w:rPr>
            <w:rFonts w:hint="eastAsia"/>
          </w:rPr>
          <w:delText>语调、情绪及市场影响：基于金融情绪词典</w:delText>
        </w:r>
        <w:r w:rsidRPr="00C74013" w:rsidDel="009A3565">
          <w:rPr>
            <w:rFonts w:hint="eastAsia"/>
          </w:rPr>
          <w:delText xml:space="preserve">[J]. </w:delText>
        </w:r>
        <w:r w:rsidRPr="00C74013" w:rsidDel="009A3565">
          <w:rPr>
            <w:rFonts w:hint="eastAsia"/>
          </w:rPr>
          <w:delText>管理科学学报</w:delText>
        </w:r>
        <w:r w:rsidRPr="00C74013" w:rsidDel="009A3565">
          <w:rPr>
            <w:rFonts w:hint="eastAsia"/>
          </w:rPr>
          <w:delText>, 2021, 24(05)</w:delText>
        </w:r>
      </w:del>
    </w:p>
  </w:endnote>
  <w:endnote w:id="21">
    <w:p w14:paraId="103752FB" w14:textId="77777777" w:rsidR="008E5AAA" w:rsidDel="009A3565" w:rsidRDefault="008E5AAA" w:rsidP="008E5AAA">
      <w:pPr>
        <w:pStyle w:val="af5"/>
        <w:rPr>
          <w:del w:id="79" w:author="生 卢" w:date="2025-07-26T15:00:00Z" w16du:dateUtc="2025-07-26T07:00:00Z"/>
        </w:rPr>
      </w:pPr>
      <w:del w:id="80" w:author="生 卢" w:date="2025-07-26T15:00:00Z" w16du:dateUtc="2025-07-26T07:00:00Z">
        <w:r w:rsidDel="009A3565">
          <w:rPr>
            <w:rFonts w:hint="eastAsia"/>
            <w:vertAlign w:val="superscript"/>
          </w:rPr>
          <w:delText>[</w:delText>
        </w:r>
        <w:r w:rsidDel="009A3565">
          <w:rPr>
            <w:rStyle w:val="aff6"/>
          </w:rPr>
          <w:endnoteRef/>
        </w:r>
        <w:r w:rsidDel="009A3565">
          <w:rPr>
            <w:rFonts w:hint="eastAsia"/>
            <w:vertAlign w:val="superscript"/>
          </w:rPr>
          <w:delText>]</w:delText>
        </w:r>
        <w:r w:rsidDel="009A3565">
          <w:delText xml:space="preserve"> Shi</w:delText>
        </w:r>
        <w:r w:rsidDel="009A3565">
          <w:rPr>
            <w:rFonts w:hint="eastAsia"/>
          </w:rPr>
          <w:delText>，</w:delText>
        </w:r>
        <w:r w:rsidDel="009A3565">
          <w:delText>Y.</w:delText>
        </w:r>
        <w:r w:rsidDel="009A3565">
          <w:rPr>
            <w:rFonts w:hint="eastAsia"/>
          </w:rPr>
          <w:delText>，</w:delText>
        </w:r>
        <w:r w:rsidDel="009A3565">
          <w:delText>An</w:delText>
        </w:r>
        <w:r w:rsidDel="009A3565">
          <w:rPr>
            <w:rFonts w:hint="eastAsia"/>
          </w:rPr>
          <w:delText>，</w:delText>
        </w:r>
        <w:r w:rsidDel="009A3565">
          <w:delText>Y.</w:delText>
        </w:r>
        <w:r w:rsidDel="009A3565">
          <w:rPr>
            <w:rFonts w:hint="eastAsia"/>
          </w:rPr>
          <w:delText>，</w:delText>
        </w:r>
        <w:r w:rsidDel="009A3565">
          <w:delText>Zhu</w:delText>
        </w:r>
        <w:r w:rsidDel="009A3565">
          <w:rPr>
            <w:rFonts w:hint="eastAsia"/>
          </w:rPr>
          <w:delText>，</w:delText>
        </w:r>
        <w:r w:rsidDel="009A3565">
          <w:delText>X.Jiang</w:delText>
        </w:r>
        <w:r w:rsidDel="009A3565">
          <w:rPr>
            <w:rFonts w:hint="eastAsia"/>
          </w:rPr>
          <w:delText>，</w:delText>
        </w:r>
        <w:r w:rsidDel="009A3565">
          <w:delText>F.</w:delText>
        </w:r>
        <w:r w:rsidDel="009A3565">
          <w:rPr>
            <w:rFonts w:hint="eastAsia"/>
          </w:rPr>
          <w:delText>，</w:delText>
        </w:r>
        <w:r w:rsidDel="009A3565">
          <w:delText>2022</w:delText>
        </w:r>
        <w:r w:rsidDel="009A3565">
          <w:rPr>
            <w:rFonts w:hint="eastAsia"/>
          </w:rPr>
          <w:delText>，“</w:delText>
        </w:r>
        <w:r w:rsidDel="009A3565">
          <w:delText>Better and to Hear All Parties</w:delText>
        </w:r>
        <w:r w:rsidDel="009A3565">
          <w:rPr>
            <w:rFonts w:hint="eastAsia"/>
          </w:rPr>
          <w:delText>：</w:delText>
        </w:r>
        <w:r w:rsidDel="009A3565">
          <w:delText>Understanding the Impact of Homophily in Online Finan⁃cial Discussion”</w:delText>
        </w:r>
        <w:r w:rsidDel="009A3565">
          <w:rPr>
            <w:rFonts w:hint="eastAsia"/>
          </w:rPr>
          <w:delText>，</w:delText>
        </w:r>
        <w:r w:rsidDel="009A3565">
          <w:delText>Electronic Commerce Research and Applications</w:delText>
        </w:r>
        <w:r w:rsidDel="009A3565">
          <w:rPr>
            <w:rFonts w:hint="eastAsia"/>
          </w:rPr>
          <w:delText>，</w:delText>
        </w:r>
        <w:r w:rsidDel="009A3565">
          <w:delText>vol.54</w:delText>
        </w:r>
        <w:r w:rsidDel="009A3565">
          <w:rPr>
            <w:rFonts w:hint="eastAsia"/>
          </w:rPr>
          <w:delText>，</w:delText>
        </w:r>
        <w:r w:rsidDel="009A3565">
          <w:delText>pp.1˜ 18.</w:delText>
        </w:r>
      </w:del>
    </w:p>
  </w:endnote>
  <w:endnote w:id="22">
    <w:p w14:paraId="15564AF5" w14:textId="221986C0"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黄炜</w:t>
      </w:r>
      <w:r w:rsidR="00C949E4">
        <w:rPr>
          <w:rFonts w:hint="eastAsia"/>
        </w:rPr>
        <w:t xml:space="preserve">, </w:t>
      </w:r>
      <w:r w:rsidR="00C949E4">
        <w:rPr>
          <w:rFonts w:hint="eastAsia"/>
        </w:rPr>
        <w:t>张子尧</w:t>
      </w:r>
      <w:r w:rsidR="00C949E4">
        <w:rPr>
          <w:rFonts w:hint="eastAsia"/>
        </w:rPr>
        <w:t>,</w:t>
      </w:r>
      <w:r w:rsidR="00C949E4">
        <w:rPr>
          <w:rFonts w:hint="eastAsia"/>
        </w:rPr>
        <w:t>刘安然</w:t>
      </w:r>
      <w:r w:rsidR="00C949E4">
        <w:rPr>
          <w:rFonts w:hint="eastAsia"/>
        </w:rPr>
        <w:t>.</w:t>
      </w:r>
      <w:r w:rsidR="00C949E4">
        <w:rPr>
          <w:rFonts w:hint="eastAsia"/>
        </w:rPr>
        <w:t>从双重差分法到事件研究法</w:t>
      </w:r>
      <w:r w:rsidR="00C949E4">
        <w:rPr>
          <w:rFonts w:hint="eastAsia"/>
        </w:rPr>
        <w:t>[J].</w:t>
      </w:r>
      <w:r w:rsidR="00C949E4">
        <w:rPr>
          <w:rFonts w:hint="eastAsia"/>
        </w:rPr>
        <w:t>产业经济评论</w:t>
      </w:r>
      <w:r w:rsidR="00C949E4">
        <w:rPr>
          <w:rFonts w:hint="eastAsia"/>
        </w:rPr>
        <w:t>,2022,2: 17-36.</w:t>
      </w:r>
    </w:p>
  </w:endnote>
  <w:endnote w:id="23">
    <w:p w14:paraId="453613BE" w14:textId="46D66684" w:rsidR="00C949E4" w:rsidRPr="00544DFF"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段江娇</w:t>
      </w:r>
      <w:r w:rsidR="00C949E4">
        <w:rPr>
          <w:rFonts w:hint="eastAsia"/>
        </w:rPr>
        <w:t xml:space="preserve">, </w:t>
      </w:r>
      <w:r w:rsidR="00C949E4">
        <w:rPr>
          <w:rFonts w:hint="eastAsia"/>
        </w:rPr>
        <w:t>刘红忠</w:t>
      </w:r>
      <w:r w:rsidR="00C949E4">
        <w:rPr>
          <w:rFonts w:hint="eastAsia"/>
        </w:rPr>
        <w:t xml:space="preserve">, </w:t>
      </w:r>
      <w:r w:rsidR="00C949E4">
        <w:rPr>
          <w:rFonts w:hint="eastAsia"/>
        </w:rPr>
        <w:t>曾剑平</w:t>
      </w:r>
      <w:r w:rsidR="00C949E4">
        <w:rPr>
          <w:rFonts w:hint="eastAsia"/>
        </w:rPr>
        <w:t>.</w:t>
      </w:r>
      <w:r w:rsidR="00C949E4">
        <w:rPr>
          <w:rFonts w:hint="eastAsia"/>
        </w:rPr>
        <w:t>中国股票网络论坛的信息含量分析</w:t>
      </w:r>
      <w:r w:rsidR="00C949E4">
        <w:rPr>
          <w:rFonts w:hint="eastAsia"/>
        </w:rPr>
        <w:t xml:space="preserve">[J]. </w:t>
      </w:r>
      <w:r w:rsidR="00C949E4">
        <w:rPr>
          <w:rFonts w:hint="eastAsia"/>
        </w:rPr>
        <w:t>金融研究</w:t>
      </w:r>
      <w:r w:rsidR="00C949E4">
        <w:rPr>
          <w:rFonts w:hint="eastAsia"/>
        </w:rPr>
        <w:t xml:space="preserve"> , 2017(10): 178-192.</w:t>
      </w:r>
    </w:p>
  </w:endnote>
  <w:endnote w:id="24">
    <w:p w14:paraId="46A02854" w14:textId="5189B9A8" w:rsidR="00C949E4" w:rsidRPr="00D151D8"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张宁</w:t>
      </w:r>
      <w:r w:rsidR="00C949E4">
        <w:rPr>
          <w:rFonts w:hint="eastAsia"/>
        </w:rPr>
        <w:t xml:space="preserve">, </w:t>
      </w:r>
      <w:r w:rsidR="00C949E4">
        <w:rPr>
          <w:rFonts w:hint="eastAsia"/>
        </w:rPr>
        <w:t>尹乐民</w:t>
      </w:r>
      <w:r w:rsidR="00C949E4">
        <w:rPr>
          <w:rFonts w:hint="eastAsia"/>
        </w:rPr>
        <w:t xml:space="preserve">, </w:t>
      </w:r>
      <w:r w:rsidR="00C949E4">
        <w:rPr>
          <w:rFonts w:hint="eastAsia"/>
        </w:rPr>
        <w:t>何立峰</w:t>
      </w:r>
      <w:r w:rsidR="00C949E4">
        <w:rPr>
          <w:rFonts w:hint="eastAsia"/>
        </w:rPr>
        <w:t xml:space="preserve"> . </w:t>
      </w:r>
      <w:r w:rsidR="00C949E4">
        <w:rPr>
          <w:rFonts w:hint="eastAsia"/>
        </w:rPr>
        <w:t>网络股评“发布者</w:t>
      </w:r>
      <w:r w:rsidR="00C949E4">
        <w:rPr>
          <w:rFonts w:hint="eastAsia"/>
        </w:rPr>
        <w:t>-</w:t>
      </w:r>
      <w:r w:rsidR="00C949E4">
        <w:rPr>
          <w:rFonts w:hint="eastAsia"/>
        </w:rPr>
        <w:t>关注者”</w:t>
      </w:r>
      <w:r w:rsidR="00C949E4">
        <w:rPr>
          <w:rFonts w:hint="eastAsia"/>
        </w:rPr>
        <w:t>BSI</w:t>
      </w:r>
      <w:r w:rsidR="00C949E4">
        <w:rPr>
          <w:rFonts w:hint="eastAsia"/>
        </w:rPr>
        <w:t>与股票市场关联性研究</w:t>
      </w:r>
      <w:r w:rsidR="00C949E4">
        <w:rPr>
          <w:rFonts w:hint="eastAsia"/>
        </w:rPr>
        <w:t xml:space="preserve">[J]. </w:t>
      </w:r>
      <w:r w:rsidR="00C949E4">
        <w:rPr>
          <w:rFonts w:hint="eastAsia"/>
        </w:rPr>
        <w:t>数据分析与知识发现</w:t>
      </w:r>
      <w:r w:rsidR="00C949E4">
        <w:rPr>
          <w:rFonts w:hint="eastAsia"/>
        </w:rPr>
        <w:t>, 2018, 2(6): 1-12.</w:t>
      </w:r>
    </w:p>
  </w:endnote>
  <w:endnote w:id="25">
    <w:p w14:paraId="09380339" w14:textId="57126640"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Hayes</w:t>
      </w:r>
      <w:r w:rsidR="00C949E4">
        <w:rPr>
          <w:rFonts w:hint="eastAsia"/>
        </w:rPr>
        <w:t>，</w:t>
      </w:r>
      <w:r w:rsidR="00C949E4">
        <w:rPr>
          <w:rFonts w:hint="eastAsia"/>
        </w:rPr>
        <w:t>A. F. Beyond Baron and Kenny: Statistical Mediation Analysis in the New Millenniu</w:t>
      </w:r>
      <w:r w:rsidR="00C949E4">
        <w:rPr>
          <w:rFonts w:hint="eastAsia"/>
        </w:rPr>
        <w:t>［</w:t>
      </w:r>
      <w:r w:rsidR="00C949E4">
        <w:rPr>
          <w:rFonts w:hint="eastAsia"/>
        </w:rPr>
        <w:t>J</w:t>
      </w:r>
      <w:r w:rsidR="00C949E4">
        <w:rPr>
          <w:rFonts w:hint="eastAsia"/>
        </w:rPr>
        <w:t>］．</w:t>
      </w:r>
      <w:r w:rsidR="00C949E4">
        <w:rPr>
          <w:rFonts w:hint="eastAsia"/>
        </w:rPr>
        <w:t>Communication Monographs</w:t>
      </w:r>
      <w:r w:rsidR="00C949E4">
        <w:rPr>
          <w:rFonts w:hint="eastAsia"/>
        </w:rPr>
        <w:t>，</w:t>
      </w:r>
      <w:r w:rsidR="00C949E4">
        <w:rPr>
          <w:rFonts w:hint="eastAsia"/>
        </w:rPr>
        <w:t>2009</w:t>
      </w:r>
      <w:r w:rsidR="00C949E4">
        <w:rPr>
          <w:rFonts w:hint="eastAsia"/>
        </w:rPr>
        <w:t>，</w:t>
      </w:r>
      <w:r w:rsidR="00C949E4">
        <w:rPr>
          <w:rFonts w:hint="eastAsia"/>
        </w:rPr>
        <w:t>76( 4) : 408</w:t>
      </w:r>
      <w:r w:rsidR="00C949E4">
        <w:rPr>
          <w:rFonts w:hint="eastAsia"/>
        </w:rPr>
        <w:t>－</w:t>
      </w:r>
      <w:r w:rsidR="00C949E4">
        <w:rPr>
          <w:rFonts w:hint="eastAsia"/>
        </w:rPr>
        <w:t>420</w:t>
      </w:r>
      <w:r w:rsidR="00C949E4">
        <w:rPr>
          <w:rFonts w:hint="eastAsia"/>
        </w:rPr>
        <w:t>．</w:t>
      </w:r>
    </w:p>
  </w:endnote>
  <w:endnote w:id="26">
    <w:p w14:paraId="44E059FA" w14:textId="11BDE045"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任胜钢</w:t>
      </w:r>
      <w:r w:rsidR="00C949E4">
        <w:rPr>
          <w:rFonts w:hint="eastAsia"/>
        </w:rPr>
        <w:t xml:space="preserve">, </w:t>
      </w:r>
      <w:r w:rsidR="00C949E4">
        <w:rPr>
          <w:rFonts w:hint="eastAsia"/>
        </w:rPr>
        <w:t>郑晶晶</w:t>
      </w:r>
      <w:r w:rsidR="00C949E4">
        <w:rPr>
          <w:rFonts w:hint="eastAsia"/>
        </w:rPr>
        <w:t xml:space="preserve">, </w:t>
      </w:r>
      <w:r w:rsidR="00C949E4">
        <w:rPr>
          <w:rFonts w:hint="eastAsia"/>
        </w:rPr>
        <w:t>刘东华</w:t>
      </w:r>
      <w:r w:rsidR="00C949E4">
        <w:rPr>
          <w:rFonts w:hint="eastAsia"/>
        </w:rPr>
        <w:t xml:space="preserve">, </w:t>
      </w:r>
      <w:r w:rsidR="00C949E4">
        <w:rPr>
          <w:rFonts w:hint="eastAsia"/>
        </w:rPr>
        <w:t>等</w:t>
      </w:r>
      <w:r w:rsidR="00C949E4">
        <w:rPr>
          <w:rFonts w:hint="eastAsia"/>
        </w:rPr>
        <w:t xml:space="preserve">. </w:t>
      </w:r>
      <w:r w:rsidR="00C949E4">
        <w:rPr>
          <w:rFonts w:hint="eastAsia"/>
        </w:rPr>
        <w:t>排污权交易机制是否提高了企业全要素生产率——来自中国上市公司的证据</w:t>
      </w:r>
      <w:r w:rsidR="00C949E4">
        <w:rPr>
          <w:rFonts w:hint="eastAsia"/>
        </w:rPr>
        <w:t>[J].</w:t>
      </w:r>
      <w:r w:rsidR="00C949E4">
        <w:rPr>
          <w:rFonts w:hint="eastAsia"/>
        </w:rPr>
        <w:t>中国工业经济</w:t>
      </w:r>
      <w:r w:rsidR="00C949E4">
        <w:rPr>
          <w:rFonts w:hint="eastAsia"/>
        </w:rPr>
        <w:t>, 2019 (5): 5-23.</w:t>
      </w:r>
    </w:p>
  </w:endnote>
  <w:endnote w:id="27">
    <w:p w14:paraId="6DE8B577" w14:textId="1A8DE6E1" w:rsidR="00C949E4" w:rsidRDefault="004A50A9" w:rsidP="00C949E4">
      <w:pPr>
        <w:pStyle w:val="af5"/>
      </w:pPr>
      <w:r>
        <w:rPr>
          <w:rFonts w:hint="eastAsia"/>
          <w:vertAlign w:val="superscript"/>
        </w:rPr>
        <w:t>[</w:t>
      </w:r>
      <w:r w:rsidR="00C949E4">
        <w:rPr>
          <w:rStyle w:val="aff6"/>
        </w:rPr>
        <w:endnoteRef/>
      </w:r>
      <w:r>
        <w:rPr>
          <w:rFonts w:hint="eastAsia"/>
          <w:vertAlign w:val="superscript"/>
        </w:rPr>
        <w:t>]</w:t>
      </w:r>
      <w:r w:rsidR="00C949E4">
        <w:t xml:space="preserve"> </w:t>
      </w:r>
      <w:r w:rsidR="00C949E4">
        <w:rPr>
          <w:rFonts w:hint="eastAsia"/>
        </w:rPr>
        <w:t>刘建秋</w:t>
      </w:r>
      <w:r w:rsidR="00C949E4">
        <w:rPr>
          <w:rFonts w:hint="eastAsia"/>
        </w:rPr>
        <w:t xml:space="preserve">, </w:t>
      </w:r>
      <w:r w:rsidR="00C949E4">
        <w:rPr>
          <w:rFonts w:hint="eastAsia"/>
        </w:rPr>
        <w:t>徐雨露</w:t>
      </w:r>
      <w:r w:rsidR="00C949E4">
        <w:rPr>
          <w:rFonts w:hint="eastAsia"/>
        </w:rPr>
        <w:t xml:space="preserve">. </w:t>
      </w:r>
      <w:r w:rsidR="00C949E4">
        <w:rPr>
          <w:rFonts w:hint="eastAsia"/>
        </w:rPr>
        <w:t>中小股东群体负面情绪对管理层讨论与分析语调管理的影响</w:t>
      </w:r>
      <w:r w:rsidR="00C949E4">
        <w:rPr>
          <w:rFonts w:hint="eastAsia"/>
        </w:rPr>
        <w:t xml:space="preserve">[J]. </w:t>
      </w:r>
      <w:r w:rsidR="00C949E4">
        <w:rPr>
          <w:rFonts w:hint="eastAsia"/>
        </w:rPr>
        <w:t>首都经济贸易大学学报</w:t>
      </w:r>
      <w:r w:rsidR="00C949E4">
        <w:rPr>
          <w:rFonts w:hint="eastAsia"/>
        </w:rPr>
        <w:t>(</w:t>
      </w:r>
      <w:r w:rsidR="00C949E4">
        <w:rPr>
          <w:rFonts w:hint="eastAsia"/>
        </w:rPr>
        <w:t>双月刊</w:t>
      </w:r>
      <w:r w:rsidR="00C949E4">
        <w:rPr>
          <w:rFonts w:hint="eastAsia"/>
        </w:rPr>
        <w:t>), 2024, 26(2)</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²Ó©úÅé">
    <w:altName w:val="MingLiU-ExtB"/>
    <w:charset w:val="88"/>
    <w:family w:val="auto"/>
    <w:pitch w:val="default"/>
    <w:sig w:usb0="00000000" w:usb1="00000000" w:usb2="00000010" w:usb3="00000000" w:csb0="00100000" w:csb1="00000000"/>
  </w:font>
  <w:font w:name="仿宋_GB2312">
    <w:altName w:val="仿宋"/>
    <w:charset w:val="86"/>
    <w:family w:val="modern"/>
    <w:pitch w:val="default"/>
    <w:sig w:usb0="00000000" w:usb1="00000000" w:usb2="00000010" w:usb3="00000000" w:csb0="00040000" w:csb1="00000000"/>
  </w:font>
  <w:font w:name="Monotype Sorts">
    <w:altName w:val="MT Extra"/>
    <w:charset w:val="02"/>
    <w:family w:val="auto"/>
    <w:pitch w:val="default"/>
    <w:sig w:usb0="00000000" w:usb1="00000000" w:usb2="00000000" w:usb3="00000000" w:csb0="80000000" w:csb1="00000000"/>
  </w:font>
  <w:font w:name="OpenSymbol">
    <w:altName w:val="Courier New"/>
    <w:charset w:val="00"/>
    <w:family w:val="auto"/>
    <w:pitch w:val="default"/>
    <w:sig w:usb0="00000000" w:usb1="00000000" w:usb2="00000000" w:usb3="00000000" w:csb0="00000001" w:csb1="00000000"/>
  </w:font>
  <w:font w:name="DejaVu Sans">
    <w:altName w:val="Arial"/>
    <w:charset w:val="00"/>
    <w:family w:val="swiss"/>
    <w:pitch w:val="default"/>
    <w:sig w:usb0="00000000" w:usb1="00000000" w:usb2="00042029" w:usb3="00000000" w:csb0="800001FF" w:csb1="00000000"/>
  </w:font>
  <w:font w:name="楷体_GB2312">
    <w:altName w:val="楷体"/>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8E400" w14:textId="77777777" w:rsidR="00C949E4" w:rsidRDefault="00C949E4">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1ED8" w14:textId="77777777" w:rsidR="00C949E4" w:rsidRDefault="00C949E4">
    <w:pPr>
      <w:pStyle w:val="af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FF238" w14:textId="77777777" w:rsidR="00C949E4" w:rsidRDefault="00C949E4">
    <w:pPr>
      <w:pStyle w:val="af9"/>
      <w:rPr>
        <w:rFonts w:eastAsia="宋体" w:hAnsi="宋体" w:hint="eastAsia"/>
        <w:sz w:val="15"/>
        <w:szCs w:val="15"/>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DBB21" w14:textId="77777777" w:rsidR="00C949E4" w:rsidRDefault="00C949E4">
    <w:pPr>
      <w:pStyle w:val="af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C3D7E" w14:textId="77777777" w:rsidR="00C949E4" w:rsidRDefault="00C949E4">
    <w:pPr>
      <w:pStyle w:val="af9"/>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FE605" w14:textId="77777777" w:rsidR="00C949E4" w:rsidRDefault="00C949E4">
    <w:pPr>
      <w:pStyle w:val="af9"/>
      <w:rPr>
        <w:rFonts w:eastAsia="宋体" w:hAnsi="宋体" w:hint="eastAsia"/>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888BF" w14:textId="77777777" w:rsidR="00D6003D" w:rsidRDefault="00D6003D" w:rsidP="00C949E4">
      <w:pPr>
        <w:spacing w:after="0" w:line="240" w:lineRule="auto"/>
        <w:rPr>
          <w:rFonts w:hint="eastAsia"/>
        </w:rPr>
      </w:pPr>
      <w:r>
        <w:separator/>
      </w:r>
    </w:p>
  </w:footnote>
  <w:footnote w:type="continuationSeparator" w:id="0">
    <w:p w14:paraId="3970131A" w14:textId="77777777" w:rsidR="00D6003D" w:rsidRDefault="00D6003D" w:rsidP="00C949E4">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69AC8"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87A8E"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09CCC" w14:textId="77777777" w:rsidR="00C949E4" w:rsidRDefault="00C949E4">
    <w:pPr>
      <w:pBdr>
        <w:bottom w:val="double" w:sz="4" w:space="1" w:color="auto"/>
      </w:pBdr>
      <w:tabs>
        <w:tab w:val="center" w:pos="4820"/>
        <w:tab w:val="right" w:pos="9639"/>
      </w:tabs>
      <w:adjustRightInd w:val="0"/>
      <w:snapToGrid w:val="0"/>
      <w:spacing w:line="300" w:lineRule="atLeast"/>
      <w:rPr>
        <w:rFonts w:hint="eastAsia"/>
        <w:snapToGrid w:val="0"/>
        <w:kern w:val="0"/>
      </w:rPr>
    </w:pPr>
    <w:r>
      <w:rPr>
        <w:rFonts w:hint="eastAsia"/>
        <w:snapToGrid w:val="0"/>
        <w:kern w:val="0"/>
      </w:rPr>
      <w:tab/>
    </w:r>
    <w:r>
      <w:rPr>
        <w:rFonts w:hint="eastAsia"/>
        <w:snapToGrid w:val="0"/>
        <w:kern w:val="0"/>
      </w:rPr>
      <w:t>计  算  机  学  报</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D6BDC" w14:textId="77777777" w:rsidR="00C949E4" w:rsidRDefault="00C949E4">
    <w:pPr>
      <w:pStyle w:val="afb"/>
      <w:tabs>
        <w:tab w:val="center" w:pos="4820"/>
        <w:tab w:val="right" w:pos="9639"/>
      </w:tabs>
      <w:jc w:val="left"/>
    </w:pPr>
    <w:r>
      <w:rPr>
        <w:rStyle w:val="aff7"/>
      </w:rPr>
      <w:fldChar w:fldCharType="begin"/>
    </w:r>
    <w:r>
      <w:rPr>
        <w:rStyle w:val="aff7"/>
      </w:rPr>
      <w:instrText xml:space="preserve"> PAGE </w:instrText>
    </w:r>
    <w:r>
      <w:rPr>
        <w:rStyle w:val="aff7"/>
      </w:rPr>
      <w:fldChar w:fldCharType="separate"/>
    </w:r>
    <w:r>
      <w:rPr>
        <w:rStyle w:val="aff7"/>
      </w:rPr>
      <w:t>2</w:t>
    </w:r>
    <w:r>
      <w:rPr>
        <w:rStyle w:val="aff7"/>
      </w:rPr>
      <w:fldChar w:fldCharType="end"/>
    </w:r>
    <w:r>
      <w:rPr>
        <w:rFonts w:hint="eastAsia"/>
      </w:rPr>
      <w:tab/>
    </w:r>
    <w:r>
      <w:rPr>
        <w:rFonts w:hint="eastAsia"/>
      </w:rPr>
      <w:t>计</w:t>
    </w:r>
    <w:r>
      <w:rPr>
        <w:rFonts w:hint="eastAsia"/>
      </w:rPr>
      <w:t xml:space="preserve"> </w:t>
    </w:r>
    <w:r>
      <w:rPr>
        <w:rFonts w:hint="eastAsia"/>
      </w:rPr>
      <w:t>算</w:t>
    </w:r>
    <w:r>
      <w:rPr>
        <w:rFonts w:hint="eastAsia"/>
      </w:rPr>
      <w:t xml:space="preserve"> </w:t>
    </w:r>
    <w:r>
      <w:rPr>
        <w:rFonts w:hint="eastAsia"/>
      </w:rPr>
      <w:t>机</w:t>
    </w:r>
    <w:r>
      <w:rPr>
        <w:rFonts w:hint="eastAsia"/>
      </w:rPr>
      <w:t xml:space="preserve"> </w:t>
    </w:r>
    <w:r>
      <w:rPr>
        <w:rFonts w:hint="eastAsia"/>
      </w:rPr>
      <w:t>学</w:t>
    </w:r>
    <w:r>
      <w:rPr>
        <w:rFonts w:hint="eastAsia"/>
      </w:rPr>
      <w:t xml:space="preserve"> </w:t>
    </w:r>
    <w:r>
      <w:rPr>
        <w:rFonts w:hint="eastAsia"/>
      </w:rPr>
      <w:t>报</w:t>
    </w:r>
    <w:r>
      <w:rPr>
        <w:rFonts w:hint="eastAsia"/>
      </w:rPr>
      <w:tab/>
      <w:t>2025</w:t>
    </w:r>
    <w:r>
      <w:rPr>
        <w:rFonts w:hint="eastAsia"/>
      </w:rPr>
      <w:t>年</w:t>
    </w:r>
  </w:p>
  <w:p w14:paraId="3A2ADB5A" w14:textId="77777777" w:rsidR="00C949E4" w:rsidRDefault="00C949E4">
    <w:pPr>
      <w:rPr>
        <w:rFonts w:hint="eastAsia"/>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DFF92" w14:textId="77777777" w:rsidR="00C949E4" w:rsidRDefault="00C949E4">
    <w:pPr>
      <w:pStyle w:val="afb"/>
      <w:tabs>
        <w:tab w:val="center" w:pos="4820"/>
        <w:tab w:val="right" w:pos="9639"/>
      </w:tabs>
      <w:jc w:val="left"/>
    </w:pPr>
    <w:r>
      <w:rPr>
        <w:rFonts w:hint="eastAsia"/>
      </w:rPr>
      <w:tab/>
    </w:r>
    <w:r>
      <w:rPr>
        <w:rFonts w:hint="eastAsia"/>
      </w:rPr>
      <w:t>虚假财经新闻、投资者情绪与股价波动</w:t>
    </w:r>
    <w:r>
      <w:rPr>
        <w:rFonts w:hint="eastAsia"/>
      </w:rPr>
      <w:tab/>
    </w:r>
    <w:r>
      <w:rPr>
        <w:rStyle w:val="aff7"/>
      </w:rPr>
      <w:fldChar w:fldCharType="begin"/>
    </w:r>
    <w:r>
      <w:rPr>
        <w:rStyle w:val="aff7"/>
      </w:rPr>
      <w:instrText xml:space="preserve"> PAGE </w:instrText>
    </w:r>
    <w:r>
      <w:rPr>
        <w:rStyle w:val="aff7"/>
      </w:rPr>
      <w:fldChar w:fldCharType="separate"/>
    </w:r>
    <w:r>
      <w:rPr>
        <w:rStyle w:val="aff7"/>
      </w:rPr>
      <w:t>3</w:t>
    </w:r>
    <w:r>
      <w:rPr>
        <w:rStyle w:val="aff7"/>
      </w:rPr>
      <w:fldChar w:fldCharType="end"/>
    </w:r>
  </w:p>
  <w:p w14:paraId="65E330C9" w14:textId="77777777" w:rsidR="00C949E4" w:rsidRDefault="00C949E4">
    <w:pPr>
      <w:rPr>
        <w:rFonts w:hint="eastAsia"/>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2578" w14:textId="77777777" w:rsidR="00C949E4" w:rsidRDefault="00C949E4">
    <w:pPr>
      <w:pBdr>
        <w:bottom w:val="double" w:sz="4" w:space="1" w:color="auto"/>
      </w:pBdr>
      <w:tabs>
        <w:tab w:val="center" w:pos="4820"/>
        <w:tab w:val="right" w:pos="9639"/>
      </w:tabs>
      <w:adjustRightInd w:val="0"/>
      <w:snapToGrid w:val="0"/>
      <w:spacing w:line="300" w:lineRule="atLeast"/>
      <w:rPr>
        <w:rFonts w:hint="eastAsia"/>
        <w:snapToGrid w:val="0"/>
        <w:kern w:val="0"/>
      </w:rPr>
    </w:pPr>
    <w:r>
      <w:rPr>
        <w:rFonts w:hint="eastAsia"/>
        <w:snapToGrid w:val="0"/>
        <w:kern w:val="0"/>
      </w:rPr>
      <w:tab/>
    </w:r>
    <w:r>
      <w:rPr>
        <w:rFonts w:hint="eastAsia"/>
        <w:snapToGrid w:val="0"/>
        <w:kern w:val="0"/>
      </w:rPr>
      <w:t>计  算  机  学  报</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620E"/>
    <w:multiLevelType w:val="singleLevel"/>
    <w:tmpl w:val="1272620E"/>
    <w:lvl w:ilvl="0">
      <w:start w:val="2"/>
      <w:numFmt w:val="chineseCounting"/>
      <w:suff w:val="nothing"/>
      <w:lvlText w:val="第%1、"/>
      <w:lvlJc w:val="left"/>
      <w:rPr>
        <w:rFonts w:hint="eastAsia"/>
      </w:rPr>
    </w:lvl>
  </w:abstractNum>
  <w:abstractNum w:abstractNumId="1" w15:restartNumberingAfterBreak="0">
    <w:nsid w:val="612B6CE2"/>
    <w:multiLevelType w:val="multilevel"/>
    <w:tmpl w:val="612B6CE2"/>
    <w:lvl w:ilvl="0">
      <w:start w:val="1"/>
      <w:numFmt w:val="decimal"/>
      <w:pStyle w:val="TextofReference"/>
      <w:lvlText w:val="[%1]  "/>
      <w:lvlJc w:val="right"/>
      <w:pPr>
        <w:tabs>
          <w:tab w:val="left" w:pos="419"/>
        </w:tabs>
        <w:ind w:left="419" w:hanging="79"/>
      </w:pPr>
      <w:rPr>
        <w:rFonts w:ascii="Times New Roman" w:eastAsia="宋体" w:hAnsi="Times New Roman" w:hint="default"/>
        <w:b w:val="0"/>
        <w:i w:val="0"/>
        <w:sz w:val="15"/>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83252901">
    <w:abstractNumId w:val="1"/>
  </w:num>
  <w:num w:numId="2" w16cid:durableId="118150541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生 卢">
    <w15:presenceInfo w15:providerId="Windows Live" w15:userId="fa9df49554b6a248"/>
  </w15:person>
  <w15:person w15:author="xiaoyao you">
    <w15:presenceInfo w15:providerId="Windows Live" w15:userId="b22163f92cd68cd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9E4"/>
    <w:rsid w:val="000013D8"/>
    <w:rsid w:val="00002EE4"/>
    <w:rsid w:val="0001138B"/>
    <w:rsid w:val="00020384"/>
    <w:rsid w:val="000333AB"/>
    <w:rsid w:val="0004118D"/>
    <w:rsid w:val="00051FB7"/>
    <w:rsid w:val="00053CD3"/>
    <w:rsid w:val="00054153"/>
    <w:rsid w:val="00091C50"/>
    <w:rsid w:val="00113DAE"/>
    <w:rsid w:val="00113E03"/>
    <w:rsid w:val="001214C5"/>
    <w:rsid w:val="001440A4"/>
    <w:rsid w:val="0015324F"/>
    <w:rsid w:val="001849DC"/>
    <w:rsid w:val="00191C7B"/>
    <w:rsid w:val="00195DE4"/>
    <w:rsid w:val="001972D7"/>
    <w:rsid w:val="001A08CB"/>
    <w:rsid w:val="001A7D4D"/>
    <w:rsid w:val="001D0093"/>
    <w:rsid w:val="001D5C48"/>
    <w:rsid w:val="001E3B96"/>
    <w:rsid w:val="00210C73"/>
    <w:rsid w:val="00246E64"/>
    <w:rsid w:val="00256CEF"/>
    <w:rsid w:val="002606BD"/>
    <w:rsid w:val="0026177A"/>
    <w:rsid w:val="00264A4E"/>
    <w:rsid w:val="00273C08"/>
    <w:rsid w:val="00275C96"/>
    <w:rsid w:val="00281DED"/>
    <w:rsid w:val="002968FA"/>
    <w:rsid w:val="002A22F9"/>
    <w:rsid w:val="002A44EA"/>
    <w:rsid w:val="002B5D4E"/>
    <w:rsid w:val="0031322A"/>
    <w:rsid w:val="00324678"/>
    <w:rsid w:val="00333B8B"/>
    <w:rsid w:val="00342FE5"/>
    <w:rsid w:val="00344BB9"/>
    <w:rsid w:val="00370223"/>
    <w:rsid w:val="00390D22"/>
    <w:rsid w:val="003B67F4"/>
    <w:rsid w:val="003E47FC"/>
    <w:rsid w:val="003F58F1"/>
    <w:rsid w:val="00412801"/>
    <w:rsid w:val="00421E6C"/>
    <w:rsid w:val="00422CB2"/>
    <w:rsid w:val="00433B13"/>
    <w:rsid w:val="004451AE"/>
    <w:rsid w:val="004457AA"/>
    <w:rsid w:val="00453D37"/>
    <w:rsid w:val="00473ACD"/>
    <w:rsid w:val="00493037"/>
    <w:rsid w:val="00493E8E"/>
    <w:rsid w:val="004A50A9"/>
    <w:rsid w:val="004A7C00"/>
    <w:rsid w:val="004B0F06"/>
    <w:rsid w:val="004B2996"/>
    <w:rsid w:val="004B65C5"/>
    <w:rsid w:val="004E371F"/>
    <w:rsid w:val="004F0055"/>
    <w:rsid w:val="00512B74"/>
    <w:rsid w:val="005214E4"/>
    <w:rsid w:val="00522578"/>
    <w:rsid w:val="005763AF"/>
    <w:rsid w:val="00576ACA"/>
    <w:rsid w:val="00597BE7"/>
    <w:rsid w:val="005B3E90"/>
    <w:rsid w:val="005D475A"/>
    <w:rsid w:val="005F7757"/>
    <w:rsid w:val="00605E86"/>
    <w:rsid w:val="00607DE9"/>
    <w:rsid w:val="00610391"/>
    <w:rsid w:val="00612CAB"/>
    <w:rsid w:val="00615681"/>
    <w:rsid w:val="00621275"/>
    <w:rsid w:val="00622EC6"/>
    <w:rsid w:val="00625CAE"/>
    <w:rsid w:val="00632F57"/>
    <w:rsid w:val="006372DA"/>
    <w:rsid w:val="00673CFC"/>
    <w:rsid w:val="00696A19"/>
    <w:rsid w:val="006B7367"/>
    <w:rsid w:val="006B7866"/>
    <w:rsid w:val="006C7263"/>
    <w:rsid w:val="006D7DE4"/>
    <w:rsid w:val="006F38DA"/>
    <w:rsid w:val="006F40D9"/>
    <w:rsid w:val="00724FD8"/>
    <w:rsid w:val="007443F1"/>
    <w:rsid w:val="007513D7"/>
    <w:rsid w:val="00755368"/>
    <w:rsid w:val="007638D7"/>
    <w:rsid w:val="00775298"/>
    <w:rsid w:val="0079503B"/>
    <w:rsid w:val="007B63A6"/>
    <w:rsid w:val="007D4933"/>
    <w:rsid w:val="007D5FFF"/>
    <w:rsid w:val="007D71CB"/>
    <w:rsid w:val="007F0C29"/>
    <w:rsid w:val="00801573"/>
    <w:rsid w:val="00816C4A"/>
    <w:rsid w:val="00837037"/>
    <w:rsid w:val="00841BD0"/>
    <w:rsid w:val="00843198"/>
    <w:rsid w:val="00873043"/>
    <w:rsid w:val="008733CF"/>
    <w:rsid w:val="008830E3"/>
    <w:rsid w:val="00883A4D"/>
    <w:rsid w:val="00896BF9"/>
    <w:rsid w:val="008A30BA"/>
    <w:rsid w:val="008A5B2A"/>
    <w:rsid w:val="008B1E11"/>
    <w:rsid w:val="008B3C53"/>
    <w:rsid w:val="008C4D02"/>
    <w:rsid w:val="008D6DEC"/>
    <w:rsid w:val="008E5AAA"/>
    <w:rsid w:val="009178E4"/>
    <w:rsid w:val="0094335D"/>
    <w:rsid w:val="009508A8"/>
    <w:rsid w:val="00976493"/>
    <w:rsid w:val="009850F3"/>
    <w:rsid w:val="00990B86"/>
    <w:rsid w:val="009925D9"/>
    <w:rsid w:val="009A3565"/>
    <w:rsid w:val="009A5815"/>
    <w:rsid w:val="009B2739"/>
    <w:rsid w:val="009B6F50"/>
    <w:rsid w:val="009E51A6"/>
    <w:rsid w:val="009E55AD"/>
    <w:rsid w:val="00A001D6"/>
    <w:rsid w:val="00A00A8D"/>
    <w:rsid w:val="00A17E3A"/>
    <w:rsid w:val="00A25D28"/>
    <w:rsid w:val="00A26201"/>
    <w:rsid w:val="00A37B63"/>
    <w:rsid w:val="00A735BA"/>
    <w:rsid w:val="00A938ED"/>
    <w:rsid w:val="00A94C54"/>
    <w:rsid w:val="00AB0E6C"/>
    <w:rsid w:val="00AB3288"/>
    <w:rsid w:val="00AC2231"/>
    <w:rsid w:val="00AF5FE2"/>
    <w:rsid w:val="00B103AF"/>
    <w:rsid w:val="00B25B88"/>
    <w:rsid w:val="00B403BD"/>
    <w:rsid w:val="00B56739"/>
    <w:rsid w:val="00B645BB"/>
    <w:rsid w:val="00B675B0"/>
    <w:rsid w:val="00B930A2"/>
    <w:rsid w:val="00B93FDE"/>
    <w:rsid w:val="00BA7E69"/>
    <w:rsid w:val="00BC6E8B"/>
    <w:rsid w:val="00BD420F"/>
    <w:rsid w:val="00BF195F"/>
    <w:rsid w:val="00BF6C79"/>
    <w:rsid w:val="00BF77C9"/>
    <w:rsid w:val="00C01290"/>
    <w:rsid w:val="00C03A64"/>
    <w:rsid w:val="00C0523F"/>
    <w:rsid w:val="00C25150"/>
    <w:rsid w:val="00C258A9"/>
    <w:rsid w:val="00C80960"/>
    <w:rsid w:val="00C9477E"/>
    <w:rsid w:val="00C949E4"/>
    <w:rsid w:val="00C958EC"/>
    <w:rsid w:val="00CA4727"/>
    <w:rsid w:val="00CB2EED"/>
    <w:rsid w:val="00CB30E2"/>
    <w:rsid w:val="00CD2084"/>
    <w:rsid w:val="00CD2A7B"/>
    <w:rsid w:val="00CE1D9D"/>
    <w:rsid w:val="00CE5AAE"/>
    <w:rsid w:val="00CF3CCE"/>
    <w:rsid w:val="00D10A50"/>
    <w:rsid w:val="00D22ABE"/>
    <w:rsid w:val="00D24290"/>
    <w:rsid w:val="00D30857"/>
    <w:rsid w:val="00D31E6B"/>
    <w:rsid w:val="00D351FE"/>
    <w:rsid w:val="00D43BB2"/>
    <w:rsid w:val="00D455F4"/>
    <w:rsid w:val="00D5390D"/>
    <w:rsid w:val="00D55A11"/>
    <w:rsid w:val="00D57462"/>
    <w:rsid w:val="00D6003D"/>
    <w:rsid w:val="00D62666"/>
    <w:rsid w:val="00D93648"/>
    <w:rsid w:val="00D9631A"/>
    <w:rsid w:val="00DD5BD4"/>
    <w:rsid w:val="00E03F17"/>
    <w:rsid w:val="00E25C7A"/>
    <w:rsid w:val="00E31A72"/>
    <w:rsid w:val="00E34177"/>
    <w:rsid w:val="00E66729"/>
    <w:rsid w:val="00E67534"/>
    <w:rsid w:val="00E86A5B"/>
    <w:rsid w:val="00E87E43"/>
    <w:rsid w:val="00E9186D"/>
    <w:rsid w:val="00E95F34"/>
    <w:rsid w:val="00EC0AB1"/>
    <w:rsid w:val="00EC26E5"/>
    <w:rsid w:val="00ED01B8"/>
    <w:rsid w:val="00ED4067"/>
    <w:rsid w:val="00ED7104"/>
    <w:rsid w:val="00EE1115"/>
    <w:rsid w:val="00F429DF"/>
    <w:rsid w:val="00F563A3"/>
    <w:rsid w:val="00F63CDE"/>
    <w:rsid w:val="00F72E83"/>
    <w:rsid w:val="00F81657"/>
    <w:rsid w:val="00FA46F2"/>
    <w:rsid w:val="00FD313B"/>
    <w:rsid w:val="00FE6A9D"/>
    <w:rsid w:val="00FF17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EF7B66"/>
  <w15:chartTrackingRefBased/>
  <w15:docId w15:val="{2AEE5A43-8AC6-4FF9-9252-7462B762A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iPriority="0"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iPriority="0" w:unhideWhenUsed="1"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0" w:qFormat="1"/>
    <w:lsdException w:name="Emphasis" w:uiPriority="0" w:qFormat="1"/>
    <w:lsdException w:name="Document Map" w:semiHidden="1"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C949E4"/>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nhideWhenUsed/>
    <w:qFormat/>
    <w:rsid w:val="00C949E4"/>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nhideWhenUsed/>
    <w:qFormat/>
    <w:rsid w:val="00C949E4"/>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nhideWhenUsed/>
    <w:qFormat/>
    <w:rsid w:val="00C949E4"/>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nhideWhenUsed/>
    <w:qFormat/>
    <w:rsid w:val="00C949E4"/>
    <w:pPr>
      <w:keepNext/>
      <w:keepLines/>
      <w:spacing w:before="80" w:after="40"/>
      <w:outlineLvl w:val="4"/>
    </w:pPr>
    <w:rPr>
      <w:rFonts w:cstheme="majorBidi"/>
      <w:color w:val="2F5496" w:themeColor="accent1" w:themeShade="BF"/>
      <w:sz w:val="24"/>
    </w:rPr>
  </w:style>
  <w:style w:type="paragraph" w:styleId="6">
    <w:name w:val="heading 6"/>
    <w:basedOn w:val="a"/>
    <w:next w:val="a"/>
    <w:link w:val="60"/>
    <w:unhideWhenUsed/>
    <w:qFormat/>
    <w:rsid w:val="00C949E4"/>
    <w:pPr>
      <w:keepNext/>
      <w:keepLines/>
      <w:spacing w:before="40" w:after="0"/>
      <w:outlineLvl w:val="5"/>
    </w:pPr>
    <w:rPr>
      <w:rFonts w:cstheme="majorBidi"/>
      <w:b/>
      <w:bCs/>
      <w:color w:val="2F5496" w:themeColor="accent1" w:themeShade="BF"/>
    </w:rPr>
  </w:style>
  <w:style w:type="paragraph" w:styleId="7">
    <w:name w:val="heading 7"/>
    <w:basedOn w:val="a"/>
    <w:next w:val="a"/>
    <w:link w:val="70"/>
    <w:unhideWhenUsed/>
    <w:qFormat/>
    <w:rsid w:val="00C949E4"/>
    <w:pPr>
      <w:keepNext/>
      <w:keepLines/>
      <w:spacing w:before="40" w:after="0"/>
      <w:outlineLvl w:val="6"/>
    </w:pPr>
    <w:rPr>
      <w:rFonts w:cstheme="majorBidi"/>
      <w:b/>
      <w:bCs/>
      <w:color w:val="595959" w:themeColor="text1" w:themeTint="A6"/>
    </w:rPr>
  </w:style>
  <w:style w:type="paragraph" w:styleId="8">
    <w:name w:val="heading 8"/>
    <w:basedOn w:val="a"/>
    <w:next w:val="a"/>
    <w:link w:val="80"/>
    <w:unhideWhenUsed/>
    <w:qFormat/>
    <w:rsid w:val="00C949E4"/>
    <w:pPr>
      <w:keepNext/>
      <w:keepLines/>
      <w:spacing w:after="0"/>
      <w:outlineLvl w:val="7"/>
    </w:pPr>
    <w:rPr>
      <w:rFonts w:cstheme="majorBidi"/>
      <w:color w:val="595959" w:themeColor="text1" w:themeTint="A6"/>
    </w:rPr>
  </w:style>
  <w:style w:type="paragraph" w:styleId="9">
    <w:name w:val="heading 9"/>
    <w:basedOn w:val="a"/>
    <w:next w:val="a"/>
    <w:link w:val="90"/>
    <w:unhideWhenUsed/>
    <w:qFormat/>
    <w:rsid w:val="00C949E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9E4"/>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qFormat/>
    <w:rsid w:val="00C949E4"/>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949E4"/>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949E4"/>
    <w:rPr>
      <w:rFonts w:cstheme="majorBidi"/>
      <w:color w:val="2F5496" w:themeColor="accent1" w:themeShade="BF"/>
      <w:sz w:val="28"/>
      <w:szCs w:val="28"/>
    </w:rPr>
  </w:style>
  <w:style w:type="character" w:customStyle="1" w:styleId="50">
    <w:name w:val="标题 5 字符"/>
    <w:basedOn w:val="a0"/>
    <w:link w:val="5"/>
    <w:uiPriority w:val="9"/>
    <w:semiHidden/>
    <w:rsid w:val="00C949E4"/>
    <w:rPr>
      <w:rFonts w:cstheme="majorBidi"/>
      <w:color w:val="2F5496" w:themeColor="accent1" w:themeShade="BF"/>
      <w:sz w:val="24"/>
    </w:rPr>
  </w:style>
  <w:style w:type="character" w:customStyle="1" w:styleId="60">
    <w:name w:val="标题 6 字符"/>
    <w:basedOn w:val="a0"/>
    <w:link w:val="6"/>
    <w:uiPriority w:val="9"/>
    <w:semiHidden/>
    <w:rsid w:val="00C949E4"/>
    <w:rPr>
      <w:rFonts w:cstheme="majorBidi"/>
      <w:b/>
      <w:bCs/>
      <w:color w:val="2F5496" w:themeColor="accent1" w:themeShade="BF"/>
    </w:rPr>
  </w:style>
  <w:style w:type="character" w:customStyle="1" w:styleId="70">
    <w:name w:val="标题 7 字符"/>
    <w:basedOn w:val="a0"/>
    <w:link w:val="7"/>
    <w:uiPriority w:val="9"/>
    <w:semiHidden/>
    <w:rsid w:val="00C949E4"/>
    <w:rPr>
      <w:rFonts w:cstheme="majorBidi"/>
      <w:b/>
      <w:bCs/>
      <w:color w:val="595959" w:themeColor="text1" w:themeTint="A6"/>
    </w:rPr>
  </w:style>
  <w:style w:type="character" w:customStyle="1" w:styleId="80">
    <w:name w:val="标题 8 字符"/>
    <w:basedOn w:val="a0"/>
    <w:link w:val="8"/>
    <w:uiPriority w:val="9"/>
    <w:semiHidden/>
    <w:rsid w:val="00C949E4"/>
    <w:rPr>
      <w:rFonts w:cstheme="majorBidi"/>
      <w:color w:val="595959" w:themeColor="text1" w:themeTint="A6"/>
    </w:rPr>
  </w:style>
  <w:style w:type="character" w:customStyle="1" w:styleId="90">
    <w:name w:val="标题 9 字符"/>
    <w:basedOn w:val="a0"/>
    <w:link w:val="9"/>
    <w:uiPriority w:val="9"/>
    <w:semiHidden/>
    <w:rsid w:val="00C949E4"/>
    <w:rPr>
      <w:rFonts w:eastAsiaTheme="majorEastAsia" w:cstheme="majorBidi"/>
      <w:color w:val="595959" w:themeColor="text1" w:themeTint="A6"/>
    </w:rPr>
  </w:style>
  <w:style w:type="paragraph" w:styleId="a3">
    <w:name w:val="Title"/>
    <w:basedOn w:val="a"/>
    <w:next w:val="a"/>
    <w:link w:val="a4"/>
    <w:qFormat/>
    <w:rsid w:val="00C949E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49E4"/>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C949E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49E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9E4"/>
    <w:pPr>
      <w:spacing w:before="160"/>
      <w:jc w:val="center"/>
    </w:pPr>
    <w:rPr>
      <w:i/>
      <w:iCs/>
      <w:color w:val="404040" w:themeColor="text1" w:themeTint="BF"/>
    </w:rPr>
  </w:style>
  <w:style w:type="character" w:customStyle="1" w:styleId="a8">
    <w:name w:val="引用 字符"/>
    <w:basedOn w:val="a0"/>
    <w:link w:val="a7"/>
    <w:uiPriority w:val="29"/>
    <w:rsid w:val="00C949E4"/>
    <w:rPr>
      <w:i/>
      <w:iCs/>
      <w:color w:val="404040" w:themeColor="text1" w:themeTint="BF"/>
    </w:rPr>
  </w:style>
  <w:style w:type="paragraph" w:styleId="a9">
    <w:name w:val="List Paragraph"/>
    <w:basedOn w:val="a"/>
    <w:uiPriority w:val="34"/>
    <w:qFormat/>
    <w:rsid w:val="00C949E4"/>
    <w:pPr>
      <w:ind w:left="720"/>
      <w:contextualSpacing/>
    </w:pPr>
  </w:style>
  <w:style w:type="character" w:styleId="aa">
    <w:name w:val="Intense Emphasis"/>
    <w:basedOn w:val="a0"/>
    <w:uiPriority w:val="21"/>
    <w:qFormat/>
    <w:rsid w:val="00C949E4"/>
    <w:rPr>
      <w:i/>
      <w:iCs/>
      <w:color w:val="2F5496" w:themeColor="accent1" w:themeShade="BF"/>
    </w:rPr>
  </w:style>
  <w:style w:type="paragraph" w:styleId="ab">
    <w:name w:val="Intense Quote"/>
    <w:basedOn w:val="a"/>
    <w:next w:val="a"/>
    <w:link w:val="ac"/>
    <w:uiPriority w:val="30"/>
    <w:qFormat/>
    <w:rsid w:val="00C949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49E4"/>
    <w:rPr>
      <w:i/>
      <w:iCs/>
      <w:color w:val="2F5496" w:themeColor="accent1" w:themeShade="BF"/>
    </w:rPr>
  </w:style>
  <w:style w:type="character" w:styleId="ad">
    <w:name w:val="Intense Reference"/>
    <w:basedOn w:val="a0"/>
    <w:uiPriority w:val="32"/>
    <w:qFormat/>
    <w:rsid w:val="00C949E4"/>
    <w:rPr>
      <w:b/>
      <w:bCs/>
      <w:smallCaps/>
      <w:color w:val="2F5496" w:themeColor="accent1" w:themeShade="BF"/>
      <w:spacing w:val="5"/>
    </w:rPr>
  </w:style>
  <w:style w:type="numbering" w:customStyle="1" w:styleId="11">
    <w:name w:val="无列表1"/>
    <w:next w:val="a2"/>
    <w:uiPriority w:val="99"/>
    <w:semiHidden/>
    <w:unhideWhenUsed/>
    <w:rsid w:val="00C949E4"/>
  </w:style>
  <w:style w:type="paragraph" w:styleId="ae">
    <w:name w:val="Body Text"/>
    <w:basedOn w:val="a"/>
    <w:link w:val="af"/>
    <w:qFormat/>
    <w:rsid w:val="00C949E4"/>
    <w:pPr>
      <w:tabs>
        <w:tab w:val="left" w:pos="357"/>
      </w:tabs>
      <w:overflowPunct w:val="0"/>
      <w:spacing w:after="0" w:line="240" w:lineRule="auto"/>
      <w:ind w:firstLineChars="200" w:firstLine="200"/>
      <w:jc w:val="both"/>
    </w:pPr>
    <w:rPr>
      <w:rFonts w:ascii="Times New Roman" w:eastAsia="宋体" w:hAnsi="Times New Roman" w:cs="Times New Roman"/>
      <w:sz w:val="18"/>
      <w:szCs w:val="20"/>
      <w14:ligatures w14:val="none"/>
    </w:rPr>
  </w:style>
  <w:style w:type="character" w:customStyle="1" w:styleId="af">
    <w:name w:val="正文文本 字符"/>
    <w:basedOn w:val="a0"/>
    <w:link w:val="ae"/>
    <w:rsid w:val="00C949E4"/>
    <w:rPr>
      <w:rFonts w:ascii="Times New Roman" w:eastAsia="宋体" w:hAnsi="Times New Roman" w:cs="Times New Roman"/>
      <w:sz w:val="18"/>
      <w:szCs w:val="20"/>
      <w14:ligatures w14:val="none"/>
    </w:rPr>
  </w:style>
  <w:style w:type="paragraph" w:styleId="af0">
    <w:name w:val="caption"/>
    <w:basedOn w:val="a"/>
    <w:next w:val="a"/>
    <w:qFormat/>
    <w:rsid w:val="00C949E4"/>
    <w:pPr>
      <w:overflowPunct w:val="0"/>
      <w:spacing w:before="152" w:line="240" w:lineRule="auto"/>
      <w:jc w:val="both"/>
    </w:pPr>
    <w:rPr>
      <w:rFonts w:ascii="Arial" w:eastAsia="黑体" w:hAnsi="Arial" w:cs="Times New Roman"/>
      <w:sz w:val="18"/>
      <w:szCs w:val="20"/>
      <w14:ligatures w14:val="none"/>
    </w:rPr>
  </w:style>
  <w:style w:type="paragraph" w:styleId="af1">
    <w:name w:val="Document Map"/>
    <w:basedOn w:val="a"/>
    <w:link w:val="af2"/>
    <w:semiHidden/>
    <w:qFormat/>
    <w:rsid w:val="00C949E4"/>
    <w:pPr>
      <w:shd w:val="clear" w:color="auto" w:fill="000080"/>
      <w:overflowPunct w:val="0"/>
      <w:spacing w:after="0" w:line="240" w:lineRule="auto"/>
      <w:jc w:val="both"/>
    </w:pPr>
    <w:rPr>
      <w:rFonts w:ascii="Times New Roman" w:eastAsia="宋体" w:hAnsi="Times New Roman" w:cs="Times New Roman"/>
      <w:sz w:val="18"/>
      <w:szCs w:val="20"/>
      <w14:ligatures w14:val="none"/>
    </w:rPr>
  </w:style>
  <w:style w:type="character" w:customStyle="1" w:styleId="af2">
    <w:name w:val="文档结构图 字符"/>
    <w:basedOn w:val="a0"/>
    <w:link w:val="af1"/>
    <w:semiHidden/>
    <w:rsid w:val="00C949E4"/>
    <w:rPr>
      <w:rFonts w:ascii="Times New Roman" w:eastAsia="宋体" w:hAnsi="Times New Roman" w:cs="Times New Roman"/>
      <w:sz w:val="18"/>
      <w:szCs w:val="20"/>
      <w:shd w:val="clear" w:color="auto" w:fill="000080"/>
      <w14:ligatures w14:val="none"/>
    </w:rPr>
  </w:style>
  <w:style w:type="paragraph" w:styleId="af3">
    <w:name w:val="annotation text"/>
    <w:basedOn w:val="a"/>
    <w:link w:val="af4"/>
    <w:semiHidden/>
    <w:qFormat/>
    <w:rsid w:val="00C949E4"/>
    <w:pPr>
      <w:overflowPunct w:val="0"/>
      <w:spacing w:after="0" w:line="240" w:lineRule="auto"/>
    </w:pPr>
    <w:rPr>
      <w:rFonts w:ascii="Times New Roman" w:eastAsia="宋体" w:hAnsi="Times New Roman" w:cs="Times New Roman"/>
      <w:sz w:val="18"/>
      <w:szCs w:val="20"/>
      <w14:ligatures w14:val="none"/>
    </w:rPr>
  </w:style>
  <w:style w:type="character" w:customStyle="1" w:styleId="af4">
    <w:name w:val="批注文字 字符"/>
    <w:basedOn w:val="a0"/>
    <w:link w:val="af3"/>
    <w:semiHidden/>
    <w:qFormat/>
    <w:rsid w:val="00C949E4"/>
    <w:rPr>
      <w:rFonts w:ascii="Times New Roman" w:eastAsia="宋体" w:hAnsi="Times New Roman" w:cs="Times New Roman"/>
      <w:sz w:val="18"/>
      <w:szCs w:val="20"/>
      <w14:ligatures w14:val="none"/>
    </w:rPr>
  </w:style>
  <w:style w:type="paragraph" w:styleId="af5">
    <w:name w:val="endnote text"/>
    <w:basedOn w:val="a"/>
    <w:link w:val="af6"/>
    <w:uiPriority w:val="99"/>
    <w:unhideWhenUsed/>
    <w:qFormat/>
    <w:rsid w:val="00C949E4"/>
    <w:pPr>
      <w:overflowPunct w:val="0"/>
      <w:snapToGrid w:val="0"/>
      <w:spacing w:after="0" w:line="240" w:lineRule="auto"/>
    </w:pPr>
    <w:rPr>
      <w:rFonts w:ascii="Times New Roman" w:eastAsia="宋体" w:hAnsi="Times New Roman" w:cs="Times New Roman"/>
      <w:sz w:val="18"/>
      <w:szCs w:val="20"/>
      <w14:ligatures w14:val="none"/>
    </w:rPr>
  </w:style>
  <w:style w:type="character" w:customStyle="1" w:styleId="af6">
    <w:name w:val="尾注文本 字符"/>
    <w:basedOn w:val="a0"/>
    <w:link w:val="af5"/>
    <w:uiPriority w:val="99"/>
    <w:rsid w:val="00C949E4"/>
    <w:rPr>
      <w:rFonts w:ascii="Times New Roman" w:eastAsia="宋体" w:hAnsi="Times New Roman" w:cs="Times New Roman"/>
      <w:sz w:val="18"/>
      <w:szCs w:val="20"/>
      <w14:ligatures w14:val="none"/>
    </w:rPr>
  </w:style>
  <w:style w:type="paragraph" w:styleId="af7">
    <w:name w:val="Balloon Text"/>
    <w:basedOn w:val="a"/>
    <w:link w:val="af8"/>
    <w:qFormat/>
    <w:rsid w:val="00C949E4"/>
    <w:pPr>
      <w:overflowPunct w:val="0"/>
      <w:spacing w:after="0" w:line="240" w:lineRule="auto"/>
      <w:jc w:val="both"/>
    </w:pPr>
    <w:rPr>
      <w:rFonts w:ascii="Times New Roman" w:eastAsia="宋体" w:hAnsi="Times New Roman" w:cs="Times New Roman"/>
      <w:sz w:val="18"/>
      <w:szCs w:val="18"/>
      <w14:ligatures w14:val="none"/>
    </w:rPr>
  </w:style>
  <w:style w:type="character" w:customStyle="1" w:styleId="af8">
    <w:name w:val="批注框文本 字符"/>
    <w:basedOn w:val="a0"/>
    <w:link w:val="af7"/>
    <w:qFormat/>
    <w:rsid w:val="00C949E4"/>
    <w:rPr>
      <w:rFonts w:ascii="Times New Roman" w:eastAsia="宋体" w:hAnsi="Times New Roman" w:cs="Times New Roman"/>
      <w:sz w:val="18"/>
      <w:szCs w:val="18"/>
      <w14:ligatures w14:val="none"/>
    </w:rPr>
  </w:style>
  <w:style w:type="paragraph" w:styleId="af9">
    <w:name w:val="footer"/>
    <w:basedOn w:val="a"/>
    <w:link w:val="afa"/>
    <w:qFormat/>
    <w:rsid w:val="00C949E4"/>
    <w:pPr>
      <w:tabs>
        <w:tab w:val="center" w:pos="4153"/>
        <w:tab w:val="right" w:pos="8306"/>
      </w:tabs>
      <w:overflowPunct w:val="0"/>
      <w:autoSpaceDE w:val="0"/>
      <w:autoSpaceDN w:val="0"/>
      <w:adjustRightInd w:val="0"/>
      <w:spacing w:after="0" w:line="240" w:lineRule="atLeast"/>
      <w:textAlignment w:val="baseline"/>
    </w:pPr>
    <w:rPr>
      <w:rFonts w:ascii="Times New Roman" w:eastAsia="·s²Ó©úÅé" w:hAnsi="Times New Roman" w:cs="Times New Roman"/>
      <w:kern w:val="0"/>
      <w:sz w:val="18"/>
      <w:szCs w:val="20"/>
      <w14:ligatures w14:val="none"/>
    </w:rPr>
  </w:style>
  <w:style w:type="character" w:customStyle="1" w:styleId="afa">
    <w:name w:val="页脚 字符"/>
    <w:basedOn w:val="a0"/>
    <w:link w:val="af9"/>
    <w:rsid w:val="00C949E4"/>
    <w:rPr>
      <w:rFonts w:ascii="Times New Roman" w:eastAsia="·s²Ó©úÅé" w:hAnsi="Times New Roman" w:cs="Times New Roman"/>
      <w:kern w:val="0"/>
      <w:sz w:val="18"/>
      <w:szCs w:val="20"/>
      <w14:ligatures w14:val="none"/>
    </w:rPr>
  </w:style>
  <w:style w:type="paragraph" w:styleId="afb">
    <w:name w:val="header"/>
    <w:basedOn w:val="a"/>
    <w:link w:val="afc"/>
    <w:qFormat/>
    <w:rsid w:val="00C949E4"/>
    <w:pPr>
      <w:pBdr>
        <w:bottom w:val="single" w:sz="6" w:space="1" w:color="auto"/>
      </w:pBdr>
      <w:overflowPunct w:val="0"/>
      <w:snapToGrid w:val="0"/>
      <w:spacing w:after="0" w:line="240" w:lineRule="auto"/>
      <w:jc w:val="center"/>
    </w:pPr>
    <w:rPr>
      <w:rFonts w:ascii="Times New Roman" w:eastAsia="宋体" w:hAnsi="Times New Roman" w:cs="Times New Roman"/>
      <w:sz w:val="18"/>
      <w:szCs w:val="20"/>
      <w14:ligatures w14:val="none"/>
    </w:rPr>
  </w:style>
  <w:style w:type="character" w:customStyle="1" w:styleId="afc">
    <w:name w:val="页眉 字符"/>
    <w:basedOn w:val="a0"/>
    <w:link w:val="afb"/>
    <w:rsid w:val="00C949E4"/>
    <w:rPr>
      <w:rFonts w:ascii="Times New Roman" w:eastAsia="宋体" w:hAnsi="Times New Roman" w:cs="Times New Roman"/>
      <w:sz w:val="18"/>
      <w:szCs w:val="20"/>
      <w14:ligatures w14:val="none"/>
    </w:rPr>
  </w:style>
  <w:style w:type="paragraph" w:customStyle="1" w:styleId="afd">
    <w:name w:val="作者"/>
    <w:basedOn w:val="a"/>
    <w:next w:val="afe"/>
    <w:link w:val="aff"/>
    <w:qFormat/>
    <w:rsid w:val="00C949E4"/>
    <w:pPr>
      <w:overflowPunct w:val="0"/>
      <w:spacing w:before="160" w:after="240" w:line="0" w:lineRule="atLeast"/>
    </w:pPr>
    <w:rPr>
      <w:rFonts w:ascii="Times New Roman" w:eastAsia="仿宋_GB2312" w:hAnsi="Times New Roman" w:cs="Times New Roman"/>
      <w:w w:val="66"/>
      <w:sz w:val="28"/>
      <w:szCs w:val="20"/>
      <w14:ligatures w14:val="none"/>
    </w:rPr>
  </w:style>
  <w:style w:type="paragraph" w:customStyle="1" w:styleId="afe">
    <w:name w:val="单位"/>
    <w:qFormat/>
    <w:rsid w:val="00C949E4"/>
    <w:pPr>
      <w:spacing w:after="0" w:line="240" w:lineRule="auto"/>
      <w:ind w:left="70" w:hangingChars="70" w:hanging="70"/>
      <w:jc w:val="both"/>
    </w:pPr>
    <w:rPr>
      <w:rFonts w:ascii="Times New Roman" w:eastAsia="宋体" w:hAnsi="Times New Roman" w:cs="Times New Roman"/>
      <w:kern w:val="0"/>
      <w:sz w:val="17"/>
      <w:szCs w:val="20"/>
      <w14:ligatures w14:val="none"/>
    </w:rPr>
  </w:style>
  <w:style w:type="paragraph" w:styleId="aff0">
    <w:name w:val="List"/>
    <w:basedOn w:val="ae"/>
    <w:qFormat/>
    <w:rsid w:val="00C949E4"/>
  </w:style>
  <w:style w:type="paragraph" w:styleId="aff1">
    <w:name w:val="footnote text"/>
    <w:basedOn w:val="a"/>
    <w:next w:val="12"/>
    <w:link w:val="aff2"/>
    <w:semiHidden/>
    <w:qFormat/>
    <w:rsid w:val="00C949E4"/>
    <w:pPr>
      <w:tabs>
        <w:tab w:val="left" w:pos="465"/>
      </w:tabs>
      <w:overflowPunct w:val="0"/>
      <w:snapToGrid w:val="0"/>
      <w:spacing w:before="120" w:after="0" w:line="312" w:lineRule="auto"/>
      <w:ind w:firstLineChars="267" w:firstLine="267"/>
      <w:jc w:val="both"/>
    </w:pPr>
    <w:rPr>
      <w:rFonts w:ascii="Times New Roman" w:eastAsia="宋体" w:hAnsi="Times New Roman" w:cs="Times New Roman"/>
      <w:sz w:val="15"/>
      <w:szCs w:val="20"/>
      <w14:ligatures w14:val="none"/>
    </w:rPr>
  </w:style>
  <w:style w:type="character" w:customStyle="1" w:styleId="aff2">
    <w:name w:val="脚注文本 字符"/>
    <w:basedOn w:val="a0"/>
    <w:link w:val="aff1"/>
    <w:semiHidden/>
    <w:rsid w:val="00C949E4"/>
    <w:rPr>
      <w:rFonts w:ascii="Times New Roman" w:eastAsia="宋体" w:hAnsi="Times New Roman" w:cs="Times New Roman"/>
      <w:sz w:val="15"/>
      <w:szCs w:val="20"/>
      <w14:ligatures w14:val="none"/>
    </w:rPr>
  </w:style>
  <w:style w:type="paragraph" w:customStyle="1" w:styleId="12">
    <w:name w:val="脚注文本1"/>
    <w:basedOn w:val="aff1"/>
    <w:link w:val="1Char"/>
    <w:qFormat/>
    <w:rsid w:val="00C949E4"/>
  </w:style>
  <w:style w:type="paragraph" w:styleId="aff3">
    <w:name w:val="Normal (Web)"/>
    <w:basedOn w:val="a"/>
    <w:qFormat/>
    <w:rsid w:val="00C949E4"/>
    <w:pPr>
      <w:widowControl/>
      <w:spacing w:before="100" w:beforeAutospacing="1" w:after="100" w:afterAutospacing="1" w:line="240" w:lineRule="auto"/>
    </w:pPr>
    <w:rPr>
      <w:rFonts w:ascii="宋体" w:eastAsia="宋体" w:hAnsi="宋体" w:cs="Times New Roman"/>
      <w:kern w:val="0"/>
      <w:sz w:val="24"/>
      <w14:ligatures w14:val="none"/>
    </w:rPr>
  </w:style>
  <w:style w:type="table" w:styleId="aff4">
    <w:name w:val="Table Grid"/>
    <w:basedOn w:val="a1"/>
    <w:qFormat/>
    <w:rsid w:val="00C949E4"/>
    <w:pPr>
      <w:widowControl w:val="0"/>
      <w:spacing w:after="0" w:line="240" w:lineRule="auto"/>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5">
    <w:name w:val="Strong"/>
    <w:basedOn w:val="a0"/>
    <w:qFormat/>
    <w:rsid w:val="00C949E4"/>
    <w:rPr>
      <w:b/>
      <w:bCs/>
    </w:rPr>
  </w:style>
  <w:style w:type="character" w:styleId="aff6">
    <w:name w:val="endnote reference"/>
    <w:basedOn w:val="a0"/>
    <w:semiHidden/>
    <w:qFormat/>
    <w:rsid w:val="00C949E4"/>
    <w:rPr>
      <w:vertAlign w:val="superscript"/>
    </w:rPr>
  </w:style>
  <w:style w:type="character" w:styleId="aff7">
    <w:name w:val="page number"/>
    <w:basedOn w:val="a0"/>
    <w:qFormat/>
    <w:rsid w:val="00C949E4"/>
  </w:style>
  <w:style w:type="character" w:styleId="aff8">
    <w:name w:val="Emphasis"/>
    <w:basedOn w:val="a0"/>
    <w:qFormat/>
    <w:rsid w:val="00C949E4"/>
    <w:rPr>
      <w:color w:val="CC0033"/>
    </w:rPr>
  </w:style>
  <w:style w:type="character" w:styleId="aff9">
    <w:name w:val="Hyperlink"/>
    <w:qFormat/>
    <w:rsid w:val="00C949E4"/>
    <w:rPr>
      <w:color w:val="000080"/>
      <w:u w:val="single"/>
    </w:rPr>
  </w:style>
  <w:style w:type="character" w:styleId="affa">
    <w:name w:val="annotation reference"/>
    <w:basedOn w:val="a0"/>
    <w:semiHidden/>
    <w:qFormat/>
    <w:rsid w:val="00C949E4"/>
    <w:rPr>
      <w:sz w:val="21"/>
      <w:szCs w:val="21"/>
    </w:rPr>
  </w:style>
  <w:style w:type="character" w:styleId="affb">
    <w:name w:val="footnote reference"/>
    <w:basedOn w:val="a0"/>
    <w:semiHidden/>
    <w:qFormat/>
    <w:rsid w:val="00C949E4"/>
    <w:rPr>
      <w:rFonts w:ascii="Monotype Sorts" w:eastAsia="宋体" w:hAnsi="Monotype Sorts"/>
      <w:spacing w:val="0"/>
      <w:w w:val="100"/>
      <w:position w:val="0"/>
      <w:sz w:val="11"/>
      <w:vertAlign w:val="baseline"/>
    </w:rPr>
  </w:style>
  <w:style w:type="character" w:customStyle="1" w:styleId="1Char">
    <w:name w:val="脚注文本1 Char"/>
    <w:basedOn w:val="a0"/>
    <w:link w:val="12"/>
    <w:qFormat/>
    <w:rsid w:val="00C949E4"/>
    <w:rPr>
      <w:rFonts w:ascii="Times New Roman" w:eastAsia="宋体" w:hAnsi="Times New Roman" w:cs="Times New Roman"/>
      <w:sz w:val="15"/>
      <w:szCs w:val="20"/>
      <w14:ligatures w14:val="none"/>
    </w:rPr>
  </w:style>
  <w:style w:type="character" w:customStyle="1" w:styleId="WW8Num1z0">
    <w:name w:val="WW8Num1z0"/>
    <w:qFormat/>
    <w:rsid w:val="00C949E4"/>
    <w:rPr>
      <w:rFonts w:ascii="Times New Roman" w:hAnsi="Times New Roman"/>
      <w:b/>
      <w:sz w:val="21"/>
    </w:rPr>
  </w:style>
  <w:style w:type="character" w:customStyle="1" w:styleId="WW8Num1z1">
    <w:name w:val="WW8Num1z1"/>
    <w:qFormat/>
    <w:rsid w:val="00C949E4"/>
    <w:rPr>
      <w:rFonts w:ascii="Times New Roman" w:hAnsi="Times New Roman"/>
      <w:b/>
      <w:sz w:val="18"/>
    </w:rPr>
  </w:style>
  <w:style w:type="character" w:customStyle="1" w:styleId="WW8Num1z2">
    <w:name w:val="WW8Num1z2"/>
    <w:qFormat/>
    <w:rsid w:val="00C949E4"/>
    <w:rPr>
      <w:rFonts w:ascii="Times New Roman" w:hAnsi="Times New Roman"/>
      <w:sz w:val="18"/>
    </w:rPr>
  </w:style>
  <w:style w:type="character" w:customStyle="1" w:styleId="Absatz-Standardschriftart">
    <w:name w:val="Absatz-Standardschriftart"/>
    <w:qFormat/>
    <w:rsid w:val="00C949E4"/>
  </w:style>
  <w:style w:type="character" w:customStyle="1" w:styleId="WW-Absatz-Standardschriftart">
    <w:name w:val="WW-Absatz-Standardschriftart"/>
    <w:qFormat/>
    <w:rsid w:val="00C949E4"/>
  </w:style>
  <w:style w:type="character" w:customStyle="1" w:styleId="13">
    <w:name w:val="默认段落字体1"/>
    <w:qFormat/>
    <w:rsid w:val="00C949E4"/>
  </w:style>
  <w:style w:type="character" w:customStyle="1" w:styleId="WW-Absatz-Standardschriftart1">
    <w:name w:val="WW-Absatz-Standardschriftart1"/>
    <w:qFormat/>
    <w:rsid w:val="00C949E4"/>
  </w:style>
  <w:style w:type="character" w:customStyle="1" w:styleId="WW-Absatz-Standardschriftart11">
    <w:name w:val="WW-Absatz-Standardschriftart11"/>
    <w:qFormat/>
    <w:rsid w:val="00C949E4"/>
  </w:style>
  <w:style w:type="character" w:customStyle="1" w:styleId="WW-Absatz-Standardschriftart111">
    <w:name w:val="WW-Absatz-Standardschriftart111"/>
    <w:qFormat/>
    <w:rsid w:val="00C949E4"/>
  </w:style>
  <w:style w:type="character" w:customStyle="1" w:styleId="WW-">
    <w:name w:val="WW-默认段落字体"/>
    <w:qFormat/>
    <w:rsid w:val="00C949E4"/>
  </w:style>
  <w:style w:type="character" w:customStyle="1" w:styleId="WW8Num3z0">
    <w:name w:val="WW8Num3z0"/>
    <w:qFormat/>
    <w:rsid w:val="00C949E4"/>
    <w:rPr>
      <w:sz w:val="21"/>
    </w:rPr>
  </w:style>
  <w:style w:type="character" w:customStyle="1" w:styleId="WW8Num4z0">
    <w:name w:val="WW8Num4z0"/>
    <w:qFormat/>
    <w:rsid w:val="00C949E4"/>
    <w:rPr>
      <w:rFonts w:ascii="Times New Roman" w:hAnsi="Times New Roman"/>
      <w:b/>
      <w:sz w:val="21"/>
    </w:rPr>
  </w:style>
  <w:style w:type="character" w:customStyle="1" w:styleId="WW8Num4z1">
    <w:name w:val="WW8Num4z1"/>
    <w:qFormat/>
    <w:rsid w:val="00C949E4"/>
    <w:rPr>
      <w:rFonts w:ascii="Times New Roman" w:hAnsi="Times New Roman"/>
      <w:b/>
      <w:sz w:val="18"/>
    </w:rPr>
  </w:style>
  <w:style w:type="character" w:customStyle="1" w:styleId="WW8Num4z2">
    <w:name w:val="WW8Num4z2"/>
    <w:qFormat/>
    <w:rsid w:val="00C949E4"/>
    <w:rPr>
      <w:rFonts w:ascii="Times New Roman" w:hAnsi="Times New Roman"/>
      <w:sz w:val="18"/>
    </w:rPr>
  </w:style>
  <w:style w:type="character" w:customStyle="1" w:styleId="WW-1">
    <w:name w:val="WW-默认段落字体1"/>
    <w:qFormat/>
    <w:rsid w:val="00C949E4"/>
  </w:style>
  <w:style w:type="character" w:customStyle="1" w:styleId="CharChar12">
    <w:name w:val="Char Char12"/>
    <w:basedOn w:val="WW-1"/>
    <w:qFormat/>
    <w:rsid w:val="00C949E4"/>
    <w:rPr>
      <w:rFonts w:eastAsia="·s²Ó©úÅé"/>
      <w:sz w:val="18"/>
      <w:lang w:val="en-US" w:eastAsia="ar-SA" w:bidi="ar-SA"/>
    </w:rPr>
  </w:style>
  <w:style w:type="character" w:customStyle="1" w:styleId="CharChar11">
    <w:name w:val="Char Char11"/>
    <w:basedOn w:val="WW-1"/>
    <w:qFormat/>
    <w:rsid w:val="00C949E4"/>
    <w:rPr>
      <w:rFonts w:eastAsia="宋体"/>
      <w:kern w:val="1"/>
      <w:sz w:val="18"/>
      <w:lang w:val="en-US" w:eastAsia="ar-SA" w:bidi="ar-SA"/>
    </w:rPr>
  </w:style>
  <w:style w:type="character" w:customStyle="1" w:styleId="CharChar10">
    <w:name w:val="Char Char10"/>
    <w:basedOn w:val="WW-1"/>
    <w:qFormat/>
    <w:rsid w:val="00C949E4"/>
    <w:rPr>
      <w:rFonts w:eastAsia="黑体"/>
      <w:kern w:val="1"/>
      <w:sz w:val="36"/>
      <w:lang w:val="en-US" w:eastAsia="ar-SA" w:bidi="ar-SA"/>
    </w:rPr>
  </w:style>
  <w:style w:type="character" w:customStyle="1" w:styleId="Char">
    <w:name w:val="正文文本 Char"/>
    <w:basedOn w:val="WW-1"/>
    <w:qFormat/>
    <w:rsid w:val="00C949E4"/>
    <w:rPr>
      <w:rFonts w:eastAsia="宋体"/>
      <w:kern w:val="1"/>
      <w:sz w:val="18"/>
      <w:lang w:val="en-US" w:eastAsia="ar-SA" w:bidi="ar-SA"/>
    </w:rPr>
  </w:style>
  <w:style w:type="character" w:customStyle="1" w:styleId="affc">
    <w:name w:val="编号字符"/>
    <w:qFormat/>
    <w:rsid w:val="00C949E4"/>
  </w:style>
  <w:style w:type="character" w:customStyle="1" w:styleId="affd">
    <w:name w:val="项目符号"/>
    <w:qFormat/>
    <w:rsid w:val="00C949E4"/>
    <w:rPr>
      <w:rFonts w:ascii="OpenSymbol" w:eastAsia="OpenSymbol" w:hAnsi="OpenSymbol" w:cs="OpenSymbol"/>
    </w:rPr>
  </w:style>
  <w:style w:type="paragraph" w:customStyle="1" w:styleId="affe">
    <w:name w:val="目录"/>
    <w:basedOn w:val="a"/>
    <w:qFormat/>
    <w:rsid w:val="00C949E4"/>
    <w:pPr>
      <w:suppressLineNumbers/>
      <w:overflowPunct w:val="0"/>
      <w:spacing w:after="0" w:line="240" w:lineRule="auto"/>
      <w:jc w:val="both"/>
    </w:pPr>
    <w:rPr>
      <w:rFonts w:ascii="Times New Roman" w:eastAsia="宋体" w:hAnsi="Times New Roman" w:cs="Times New Roman"/>
      <w:sz w:val="18"/>
      <w:szCs w:val="20"/>
      <w14:ligatures w14:val="none"/>
    </w:rPr>
  </w:style>
  <w:style w:type="paragraph" w:customStyle="1" w:styleId="110">
    <w:name w:val="标题11"/>
    <w:basedOn w:val="a"/>
    <w:next w:val="ae"/>
    <w:qFormat/>
    <w:rsid w:val="00C949E4"/>
    <w:pPr>
      <w:keepNext/>
      <w:overflowPunct w:val="0"/>
      <w:spacing w:before="240" w:after="120" w:line="240" w:lineRule="auto"/>
      <w:jc w:val="both"/>
    </w:pPr>
    <w:rPr>
      <w:rFonts w:ascii="DejaVu Sans" w:eastAsia="DejaVu Sans" w:hAnsi="DejaVu Sans" w:cs="DejaVu Sans"/>
      <w:sz w:val="28"/>
      <w:szCs w:val="28"/>
      <w14:ligatures w14:val="none"/>
    </w:rPr>
  </w:style>
  <w:style w:type="paragraph" w:customStyle="1" w:styleId="Name">
    <w:name w:val="Name"/>
    <w:basedOn w:val="afd"/>
    <w:next w:val="DepartCorrespond"/>
    <w:qFormat/>
    <w:rsid w:val="00C949E4"/>
    <w:pPr>
      <w:keepNext/>
      <w:spacing w:before="220" w:after="180"/>
    </w:pPr>
    <w:rPr>
      <w:rFonts w:eastAsia="宋体"/>
      <w:w w:val="100"/>
      <w:sz w:val="18"/>
    </w:rPr>
  </w:style>
  <w:style w:type="paragraph" w:customStyle="1" w:styleId="DepartCorrespond">
    <w:name w:val="Depart.Correspond"/>
    <w:basedOn w:val="afe"/>
    <w:qFormat/>
    <w:rsid w:val="00C949E4"/>
    <w:pPr>
      <w:ind w:left="66" w:hangingChars="66" w:hanging="66"/>
    </w:pPr>
    <w:rPr>
      <w:iCs/>
      <w:sz w:val="16"/>
    </w:rPr>
  </w:style>
  <w:style w:type="paragraph" w:customStyle="1" w:styleId="14">
    <w:name w:val="标题1"/>
    <w:basedOn w:val="a"/>
    <w:next w:val="Name"/>
    <w:qFormat/>
    <w:rsid w:val="00C949E4"/>
    <w:pPr>
      <w:keepNext/>
      <w:keepLines/>
      <w:overflowPunct w:val="0"/>
      <w:snapToGrid w:val="0"/>
      <w:spacing w:before="240" w:after="100" w:line="240" w:lineRule="auto"/>
      <w:jc w:val="both"/>
    </w:pPr>
    <w:rPr>
      <w:rFonts w:ascii="Times New Roman" w:eastAsia="黑体" w:hAnsi="Times New Roman" w:cs="Times New Roman"/>
      <w:b/>
      <w:sz w:val="24"/>
      <w:szCs w:val="20"/>
      <w14:ligatures w14:val="none"/>
    </w:rPr>
  </w:style>
  <w:style w:type="paragraph" w:customStyle="1" w:styleId="DepartCorrespondhttp">
    <w:name w:val="Depart.Correspond.http"/>
    <w:basedOn w:val="afe"/>
    <w:qFormat/>
    <w:rsid w:val="00C949E4"/>
    <w:pPr>
      <w:ind w:left="66" w:hanging="66"/>
    </w:pPr>
    <w:rPr>
      <w:iCs/>
      <w:sz w:val="16"/>
    </w:rPr>
  </w:style>
  <w:style w:type="paragraph" w:customStyle="1" w:styleId="afff">
    <w:name w:val="框内容"/>
    <w:basedOn w:val="ae"/>
    <w:qFormat/>
    <w:rsid w:val="00C949E4"/>
  </w:style>
  <w:style w:type="paragraph" w:customStyle="1" w:styleId="afff0">
    <w:name w:val="人名"/>
    <w:basedOn w:val="a"/>
    <w:qFormat/>
    <w:rsid w:val="00C949E4"/>
    <w:pPr>
      <w:spacing w:after="0" w:line="240" w:lineRule="auto"/>
      <w:jc w:val="center"/>
    </w:pPr>
    <w:rPr>
      <w:rFonts w:ascii="Times New Roman" w:eastAsia="楷体_GB2312" w:hAnsi="Times New Roman" w:cs="Times New Roman"/>
      <w:sz w:val="21"/>
      <w:szCs w:val="21"/>
      <w14:ligatures w14:val="none"/>
    </w:rPr>
  </w:style>
  <w:style w:type="character" w:customStyle="1" w:styleId="shorttext1">
    <w:name w:val="short_text1"/>
    <w:basedOn w:val="a0"/>
    <w:qFormat/>
    <w:rsid w:val="00C949E4"/>
    <w:rPr>
      <w:sz w:val="19"/>
      <w:szCs w:val="19"/>
    </w:rPr>
  </w:style>
  <w:style w:type="character" w:customStyle="1" w:styleId="mediumtext1">
    <w:name w:val="medium_text1"/>
    <w:basedOn w:val="a0"/>
    <w:qFormat/>
    <w:rsid w:val="00C949E4"/>
    <w:rPr>
      <w:sz w:val="16"/>
      <w:szCs w:val="16"/>
    </w:rPr>
  </w:style>
  <w:style w:type="character" w:customStyle="1" w:styleId="datatitle1">
    <w:name w:val="datatitle1"/>
    <w:basedOn w:val="a0"/>
    <w:qFormat/>
    <w:rsid w:val="00C949E4"/>
    <w:rPr>
      <w:b/>
      <w:bCs/>
      <w:color w:val="10619F"/>
      <w:sz w:val="13"/>
      <w:szCs w:val="13"/>
    </w:rPr>
  </w:style>
  <w:style w:type="paragraph" w:customStyle="1" w:styleId="Abstract">
    <w:name w:val="Abstract"/>
    <w:next w:val="Keywords"/>
    <w:link w:val="AbstractChar"/>
    <w:qFormat/>
    <w:rsid w:val="00C949E4"/>
    <w:pPr>
      <w:tabs>
        <w:tab w:val="left" w:pos="937"/>
      </w:tabs>
      <w:spacing w:after="0" w:line="240" w:lineRule="auto"/>
      <w:jc w:val="both"/>
    </w:pPr>
    <w:rPr>
      <w:rFonts w:ascii="Times New Roman" w:eastAsia="楷体_GB2312" w:hAnsi="Times New Roman" w:cs="Times New Roman"/>
      <w:sz w:val="18"/>
      <w:szCs w:val="20"/>
      <w14:ligatures w14:val="none"/>
    </w:rPr>
  </w:style>
  <w:style w:type="paragraph" w:customStyle="1" w:styleId="Keywords">
    <w:name w:val="Key words"/>
    <w:basedOn w:val="a"/>
    <w:next w:val="afff1"/>
    <w:link w:val="KeywordsChar"/>
    <w:qFormat/>
    <w:rsid w:val="00C949E4"/>
    <w:pPr>
      <w:tabs>
        <w:tab w:val="left" w:pos="1176"/>
      </w:tabs>
      <w:overflowPunct w:val="0"/>
      <w:adjustRightInd w:val="0"/>
      <w:spacing w:after="290" w:line="240" w:lineRule="auto"/>
      <w:ind w:left="632" w:hangingChars="632" w:hanging="632"/>
      <w:jc w:val="both"/>
    </w:pPr>
    <w:rPr>
      <w:rFonts w:ascii="Times New Roman" w:eastAsia="楷体_GB2312" w:hAnsi="Times New Roman" w:cs="Times New Roman"/>
      <w:snapToGrid w:val="0"/>
      <w:sz w:val="18"/>
      <w:szCs w:val="20"/>
      <w14:ligatures w14:val="none"/>
    </w:rPr>
  </w:style>
  <w:style w:type="paragraph" w:customStyle="1" w:styleId="afff1">
    <w:name w:val="摘要"/>
    <w:basedOn w:val="ae"/>
    <w:next w:val="afff2"/>
    <w:link w:val="Char0"/>
    <w:qFormat/>
    <w:rsid w:val="00C949E4"/>
    <w:pPr>
      <w:tabs>
        <w:tab w:val="clear" w:pos="357"/>
        <w:tab w:val="left" w:pos="798"/>
      </w:tabs>
      <w:adjustRightInd w:val="0"/>
      <w:ind w:firstLineChars="0" w:firstLine="0"/>
    </w:pPr>
    <w:rPr>
      <w:rFonts w:eastAsia="楷体_GB2312"/>
      <w:snapToGrid w:val="0"/>
      <w:kern w:val="1"/>
      <w:lang w:eastAsia="ar-SA"/>
    </w:rPr>
  </w:style>
  <w:style w:type="paragraph" w:customStyle="1" w:styleId="afff2">
    <w:name w:val="关键词"/>
    <w:basedOn w:val="afff1"/>
    <w:next w:val="afff3"/>
    <w:link w:val="Char1"/>
    <w:qFormat/>
    <w:rsid w:val="00C949E4"/>
    <w:pPr>
      <w:ind w:left="429" w:hangingChars="429" w:hanging="429"/>
    </w:pPr>
  </w:style>
  <w:style w:type="paragraph" w:customStyle="1" w:styleId="afff3">
    <w:name w:val="分类号"/>
    <w:basedOn w:val="Date1"/>
    <w:next w:val="ae"/>
    <w:qFormat/>
    <w:rsid w:val="00C949E4"/>
    <w:pPr>
      <w:tabs>
        <w:tab w:val="left" w:pos="1233"/>
      </w:tabs>
      <w:spacing w:after="320"/>
      <w:ind w:left="0" w:firstLineChars="0" w:firstLine="0"/>
    </w:pPr>
    <w:rPr>
      <w:rFonts w:eastAsia="黑体"/>
    </w:rPr>
  </w:style>
  <w:style w:type="paragraph" w:customStyle="1" w:styleId="Date1">
    <w:name w:val="Date1"/>
    <w:basedOn w:val="DepartCorrespond"/>
    <w:next w:val="a"/>
    <w:qFormat/>
    <w:rsid w:val="00C949E4"/>
    <w:pPr>
      <w:spacing w:after="240"/>
    </w:pPr>
    <w:rPr>
      <w:sz w:val="18"/>
    </w:rPr>
  </w:style>
  <w:style w:type="character" w:customStyle="1" w:styleId="AbstractChar">
    <w:name w:val="Abstract Char"/>
    <w:basedOn w:val="a0"/>
    <w:link w:val="Abstract"/>
    <w:qFormat/>
    <w:rsid w:val="00C949E4"/>
    <w:rPr>
      <w:rFonts w:ascii="Times New Roman" w:eastAsia="楷体_GB2312" w:hAnsi="Times New Roman" w:cs="Times New Roman"/>
      <w:sz w:val="18"/>
      <w:szCs w:val="20"/>
      <w14:ligatures w14:val="none"/>
    </w:rPr>
  </w:style>
  <w:style w:type="character" w:customStyle="1" w:styleId="KeywordsChar">
    <w:name w:val="Key words Char"/>
    <w:basedOn w:val="a0"/>
    <w:link w:val="Keywords"/>
    <w:qFormat/>
    <w:rsid w:val="00C949E4"/>
    <w:rPr>
      <w:rFonts w:ascii="Times New Roman" w:eastAsia="楷体_GB2312" w:hAnsi="Times New Roman" w:cs="Times New Roman"/>
      <w:snapToGrid w:val="0"/>
      <w:sz w:val="18"/>
      <w:szCs w:val="20"/>
      <w14:ligatures w14:val="none"/>
    </w:rPr>
  </w:style>
  <w:style w:type="character" w:customStyle="1" w:styleId="Char0">
    <w:name w:val="摘要 Char"/>
    <w:basedOn w:val="Char"/>
    <w:link w:val="afff1"/>
    <w:qFormat/>
    <w:rsid w:val="00C949E4"/>
    <w:rPr>
      <w:rFonts w:ascii="Times New Roman" w:eastAsia="楷体_GB2312" w:hAnsi="Times New Roman" w:cs="Times New Roman"/>
      <w:snapToGrid w:val="0"/>
      <w:kern w:val="1"/>
      <w:sz w:val="18"/>
      <w:szCs w:val="20"/>
      <w:lang w:val="en-US" w:eastAsia="ar-SA" w:bidi="ar-SA"/>
      <w14:ligatures w14:val="none"/>
    </w:rPr>
  </w:style>
  <w:style w:type="character" w:customStyle="1" w:styleId="Char1">
    <w:name w:val="关键词 Char"/>
    <w:basedOn w:val="Char0"/>
    <w:link w:val="afff2"/>
    <w:qFormat/>
    <w:rsid w:val="00C949E4"/>
    <w:rPr>
      <w:rFonts w:ascii="Times New Roman" w:eastAsia="楷体_GB2312" w:hAnsi="Times New Roman" w:cs="Times New Roman"/>
      <w:snapToGrid w:val="0"/>
      <w:kern w:val="1"/>
      <w:sz w:val="18"/>
      <w:szCs w:val="20"/>
      <w:lang w:val="en-US" w:eastAsia="ar-SA" w:bidi="ar-SA"/>
      <w14:ligatures w14:val="none"/>
    </w:rPr>
  </w:style>
  <w:style w:type="paragraph" w:customStyle="1" w:styleId="Title1">
    <w:name w:val="Title1"/>
    <w:basedOn w:val="a"/>
    <w:next w:val="Name"/>
    <w:qFormat/>
    <w:rsid w:val="00C949E4"/>
    <w:pPr>
      <w:keepNext/>
      <w:keepLines/>
      <w:overflowPunct w:val="0"/>
      <w:snapToGrid w:val="0"/>
      <w:spacing w:before="240" w:after="100" w:line="240" w:lineRule="auto"/>
      <w:jc w:val="both"/>
      <w:outlineLvl w:val="0"/>
    </w:pPr>
    <w:rPr>
      <w:rFonts w:ascii="Times New Roman" w:eastAsia="黑体" w:hAnsi="Times New Roman" w:cs="Times New Roman"/>
      <w:b/>
      <w:sz w:val="24"/>
      <w:szCs w:val="20"/>
      <w14:ligatures w14:val="none"/>
    </w:rPr>
  </w:style>
  <w:style w:type="paragraph" w:customStyle="1" w:styleId="15">
    <w:name w:val="样式1"/>
    <w:basedOn w:val="2"/>
    <w:qFormat/>
    <w:rsid w:val="00C949E4"/>
    <w:pPr>
      <w:numPr>
        <w:ilvl w:val="1"/>
      </w:numPr>
      <w:tabs>
        <w:tab w:val="left" w:pos="360"/>
        <w:tab w:val="left" w:pos="414"/>
      </w:tabs>
      <w:overflowPunct w:val="0"/>
      <w:autoSpaceDE w:val="0"/>
      <w:autoSpaceDN w:val="0"/>
      <w:adjustRightInd w:val="0"/>
      <w:spacing w:beforeLines="25" w:before="25" w:afterLines="25" w:after="25" w:line="240" w:lineRule="auto"/>
      <w:textAlignment w:val="baseline"/>
    </w:pPr>
    <w:rPr>
      <w:rFonts w:ascii="Times New Roman" w:eastAsia="黑体" w:hAnsi="Times New Roman" w:cs="Times New Roman"/>
      <w:b/>
      <w:color w:val="auto"/>
      <w:kern w:val="0"/>
      <w:sz w:val="18"/>
      <w:szCs w:val="20"/>
      <w14:ligatures w14:val="none"/>
    </w:rPr>
  </w:style>
  <w:style w:type="paragraph" w:customStyle="1" w:styleId="Correspond">
    <w:name w:val="Correspond"/>
    <w:basedOn w:val="DepartCorrespond"/>
    <w:next w:val="a"/>
    <w:qFormat/>
    <w:rsid w:val="00C949E4"/>
  </w:style>
  <w:style w:type="paragraph" w:customStyle="1" w:styleId="Information">
    <w:name w:val="Information"/>
    <w:basedOn w:val="Date1"/>
    <w:next w:val="Abstract"/>
    <w:qFormat/>
    <w:rsid w:val="00C949E4"/>
    <w:pPr>
      <w:ind w:left="0" w:firstLineChars="0" w:firstLine="0"/>
    </w:pPr>
    <w:rPr>
      <w:b/>
      <w:bCs/>
    </w:rPr>
  </w:style>
  <w:style w:type="paragraph" w:customStyle="1" w:styleId="Reference">
    <w:name w:val="Reference"/>
    <w:basedOn w:val="a"/>
    <w:next w:val="a"/>
    <w:qFormat/>
    <w:rsid w:val="00C949E4"/>
    <w:pPr>
      <w:overflowPunct w:val="0"/>
      <w:snapToGrid w:val="0"/>
      <w:spacing w:before="280" w:after="0" w:line="240" w:lineRule="auto"/>
      <w:outlineLvl w:val="0"/>
    </w:pPr>
    <w:rPr>
      <w:rFonts w:ascii="Times New Roman" w:eastAsia="黑体" w:hAnsi="Times New Roman" w:cs="Times New Roman"/>
      <w:b/>
      <w:sz w:val="18"/>
      <w:szCs w:val="20"/>
      <w14:ligatures w14:val="none"/>
    </w:rPr>
  </w:style>
  <w:style w:type="paragraph" w:customStyle="1" w:styleId="TextofReference">
    <w:name w:val="Text of Reference"/>
    <w:qFormat/>
    <w:rsid w:val="00C949E4"/>
    <w:pPr>
      <w:numPr>
        <w:numId w:val="1"/>
      </w:numPr>
      <w:spacing w:after="0" w:line="260" w:lineRule="exact"/>
      <w:jc w:val="both"/>
    </w:pPr>
    <w:rPr>
      <w:rFonts w:ascii="Times New Roman" w:eastAsia="宋体" w:hAnsi="Times New Roman" w:cs="Times New Roman"/>
      <w:kern w:val="0"/>
      <w:sz w:val="15"/>
      <w:szCs w:val="20"/>
      <w14:ligatures w14:val="none"/>
    </w:rPr>
  </w:style>
  <w:style w:type="paragraph" w:customStyle="1" w:styleId="TextofReference1">
    <w:name w:val="Text of Reference 1"/>
    <w:qFormat/>
    <w:rsid w:val="00C949E4"/>
    <w:pPr>
      <w:spacing w:after="0" w:line="260" w:lineRule="exact"/>
      <w:jc w:val="both"/>
    </w:pPr>
    <w:rPr>
      <w:rFonts w:ascii="Times New Roman" w:eastAsia="宋体" w:hAnsi="Times New Roman" w:cs="Times New Roman"/>
      <w:kern w:val="0"/>
      <w:sz w:val="15"/>
      <w:szCs w:val="20"/>
      <w14:ligatures w14:val="none"/>
    </w:rPr>
  </w:style>
  <w:style w:type="paragraph" w:customStyle="1" w:styleId="Textof">
    <w:name w:val="Text of 中文参考文献"/>
    <w:basedOn w:val="TextofReference"/>
    <w:qFormat/>
    <w:rsid w:val="00C949E4"/>
    <w:pPr>
      <w:numPr>
        <w:numId w:val="0"/>
      </w:numPr>
      <w:tabs>
        <w:tab w:val="clear" w:pos="419"/>
        <w:tab w:val="left" w:pos="346"/>
      </w:tabs>
      <w:ind w:left="258" w:hangingChars="258" w:hanging="258"/>
    </w:pPr>
  </w:style>
  <w:style w:type="paragraph" w:customStyle="1" w:styleId="Textof0">
    <w:name w:val="Text of 中文参考文献１"/>
    <w:basedOn w:val="Textof"/>
    <w:qFormat/>
    <w:rsid w:val="00C949E4"/>
    <w:pPr>
      <w:tabs>
        <w:tab w:val="clear" w:pos="346"/>
        <w:tab w:val="left" w:pos="78"/>
        <w:tab w:val="left" w:pos="424"/>
      </w:tabs>
    </w:pPr>
  </w:style>
  <w:style w:type="paragraph" w:customStyle="1" w:styleId="afff4">
    <w:name w:val="表名"/>
    <w:basedOn w:val="a"/>
    <w:qFormat/>
    <w:rsid w:val="00C949E4"/>
    <w:pPr>
      <w:overflowPunct w:val="0"/>
      <w:spacing w:after="120" w:line="240" w:lineRule="auto"/>
      <w:jc w:val="both"/>
    </w:pPr>
    <w:rPr>
      <w:rFonts w:ascii="Times New Roman" w:eastAsia="宋体" w:hAnsi="Times New Roman" w:cs="Times New Roman"/>
      <w:sz w:val="18"/>
      <w:szCs w:val="20"/>
      <w14:ligatures w14:val="none"/>
    </w:rPr>
  </w:style>
  <w:style w:type="paragraph" w:customStyle="1" w:styleId="afff5">
    <w:name w:val="定理"/>
    <w:basedOn w:val="ae"/>
    <w:next w:val="ae"/>
    <w:qFormat/>
    <w:rsid w:val="00C949E4"/>
    <w:rPr>
      <w:rFonts w:eastAsia="黑体"/>
    </w:rPr>
  </w:style>
  <w:style w:type="paragraph" w:customStyle="1" w:styleId="afff6">
    <w:name w:val="首页页眉"/>
    <w:basedOn w:val="afb"/>
    <w:qFormat/>
    <w:rsid w:val="00C949E4"/>
    <w:pPr>
      <w:pBdr>
        <w:bottom w:val="double" w:sz="6" w:space="1" w:color="auto"/>
      </w:pBdr>
      <w:jc w:val="both"/>
    </w:pPr>
  </w:style>
  <w:style w:type="paragraph" w:customStyle="1" w:styleId="afff7">
    <w:name w:val="文前文本"/>
    <w:basedOn w:val="afff2"/>
    <w:qFormat/>
    <w:rsid w:val="00C949E4"/>
    <w:pPr>
      <w:ind w:left="0" w:firstLine="0"/>
    </w:pPr>
    <w:rPr>
      <w:b/>
    </w:rPr>
  </w:style>
  <w:style w:type="paragraph" w:customStyle="1" w:styleId="afff8">
    <w:name w:val="证明"/>
    <w:basedOn w:val="afff5"/>
    <w:qFormat/>
    <w:rsid w:val="00C949E4"/>
    <w:rPr>
      <w:rFonts w:eastAsia="仿宋_GB2312"/>
    </w:rPr>
  </w:style>
  <w:style w:type="paragraph" w:customStyle="1" w:styleId="afff9">
    <w:name w:val="致谢"/>
    <w:basedOn w:val="afff5"/>
    <w:next w:val="Reference"/>
    <w:qFormat/>
    <w:rsid w:val="00C949E4"/>
    <w:pPr>
      <w:tabs>
        <w:tab w:val="clear" w:pos="357"/>
      </w:tabs>
      <w:spacing w:beforeLines="100" w:before="100"/>
      <w:ind w:firstLineChars="0" w:firstLine="0"/>
    </w:pPr>
    <w:rPr>
      <w:rFonts w:eastAsia="宋体"/>
      <w:bCs/>
    </w:rPr>
  </w:style>
  <w:style w:type="paragraph" w:customStyle="1" w:styleId="afffa">
    <w:name w:val="中文参考文献"/>
    <w:basedOn w:val="Reference"/>
    <w:next w:val="ae"/>
    <w:qFormat/>
    <w:rsid w:val="00C949E4"/>
    <w:pPr>
      <w:spacing w:before="240"/>
    </w:pPr>
    <w:rPr>
      <w:b w:val="0"/>
    </w:rPr>
  </w:style>
  <w:style w:type="paragraph" w:customStyle="1" w:styleId="TableParagraph">
    <w:name w:val="Table Paragraph"/>
    <w:basedOn w:val="a"/>
    <w:uiPriority w:val="1"/>
    <w:qFormat/>
    <w:rsid w:val="00C949E4"/>
    <w:pPr>
      <w:widowControl/>
      <w:spacing w:before="18" w:after="100" w:afterAutospacing="1" w:line="560" w:lineRule="exact"/>
      <w:jc w:val="both"/>
    </w:pPr>
    <w:rPr>
      <w:rFonts w:ascii="Times New Roman" w:eastAsia="宋体" w:hAnsi="Times New Roman" w:cs="Times New Roman"/>
      <w:sz w:val="28"/>
      <w:szCs w:val="28"/>
      <w14:ligatures w14:val="none"/>
    </w:rPr>
  </w:style>
  <w:style w:type="paragraph" w:customStyle="1" w:styleId="16">
    <w:name w:val="正文1"/>
    <w:qFormat/>
    <w:rsid w:val="00C949E4"/>
    <w:pPr>
      <w:spacing w:after="0" w:line="240" w:lineRule="auto"/>
      <w:jc w:val="both"/>
    </w:pPr>
    <w:rPr>
      <w:rFonts w:ascii="Times New Roman" w:eastAsia="宋体" w:hAnsi="Times New Roman" w:cs="Times New Roman"/>
      <w:sz w:val="21"/>
      <w:szCs w:val="21"/>
      <w14:ligatures w14:val="none"/>
    </w:rPr>
  </w:style>
  <w:style w:type="paragraph" w:customStyle="1" w:styleId="21bc9c4b-6a32-43e5-beaa-fd2d792c5735">
    <w:name w:val="21bc9c4b-6a32-43e5-beaa-fd2d792c5735"/>
    <w:basedOn w:val="1"/>
    <w:next w:val="acbfdd8b-e11b-4d36-88ff-6049b138f862"/>
    <w:link w:val="21bc9c4b-6a32-43e5-beaa-fd2d792c57350"/>
    <w:rsid w:val="00C949E4"/>
    <w:pPr>
      <w:tabs>
        <w:tab w:val="left" w:pos="318"/>
        <w:tab w:val="left" w:pos="360"/>
      </w:tabs>
      <w:overflowPunct w:val="0"/>
      <w:adjustRightInd w:val="0"/>
      <w:snapToGrid w:val="0"/>
      <w:spacing w:beforeLines="100" w:before="0" w:afterLines="100" w:after="0" w:line="288" w:lineRule="auto"/>
      <w:textAlignment w:val="baseline"/>
    </w:pPr>
    <w:rPr>
      <w:rFonts w:ascii="微软雅黑" w:eastAsia="微软雅黑" w:hAnsi="微软雅黑" w:cs="Times New Roman"/>
      <w:b/>
      <w:color w:val="000000"/>
      <w:w w:val="66"/>
      <w:sz w:val="32"/>
      <w:szCs w:val="32"/>
      <w:vertAlign w:val="superscript"/>
      <w14:ligatures w14:val="none"/>
    </w:rPr>
  </w:style>
  <w:style w:type="character" w:customStyle="1" w:styleId="aff">
    <w:name w:val="作者 字符"/>
    <w:basedOn w:val="a0"/>
    <w:link w:val="afd"/>
    <w:rsid w:val="00C949E4"/>
    <w:rPr>
      <w:rFonts w:ascii="Times New Roman" w:eastAsia="仿宋_GB2312" w:hAnsi="Times New Roman" w:cs="Times New Roman"/>
      <w:w w:val="66"/>
      <w:sz w:val="28"/>
      <w:szCs w:val="20"/>
      <w14:ligatures w14:val="none"/>
    </w:rPr>
  </w:style>
  <w:style w:type="character" w:customStyle="1" w:styleId="21bc9c4b-6a32-43e5-beaa-fd2d792c57350">
    <w:name w:val="21bc9c4b-6a32-43e5-beaa-fd2d792c5735 字符"/>
    <w:basedOn w:val="aff"/>
    <w:link w:val="21bc9c4b-6a32-43e5-beaa-fd2d792c5735"/>
    <w:rsid w:val="00C949E4"/>
    <w:rPr>
      <w:rFonts w:ascii="微软雅黑" w:eastAsia="微软雅黑" w:hAnsi="微软雅黑" w:cs="Times New Roman"/>
      <w:b/>
      <w:color w:val="000000"/>
      <w:w w:val="66"/>
      <w:sz w:val="32"/>
      <w:szCs w:val="32"/>
      <w:vertAlign w:val="superscript"/>
      <w14:ligatures w14:val="none"/>
    </w:rPr>
  </w:style>
  <w:style w:type="paragraph" w:customStyle="1" w:styleId="acbfdd8b-e11b-4d36-88ff-6049b138f862">
    <w:name w:val="acbfdd8b-e11b-4d36-88ff-6049b138f862"/>
    <w:basedOn w:val="a"/>
    <w:link w:val="acbfdd8b-e11b-4d36-88ff-6049b138f8620"/>
    <w:rsid w:val="00C949E4"/>
    <w:pPr>
      <w:overflowPunct w:val="0"/>
      <w:adjustRightInd w:val="0"/>
      <w:snapToGrid w:val="0"/>
      <w:spacing w:beforeLines="100" w:afterLines="100" w:after="0" w:line="288" w:lineRule="auto"/>
    </w:pPr>
    <w:rPr>
      <w:rFonts w:ascii="微软雅黑" w:eastAsia="微软雅黑" w:hAnsi="微软雅黑" w:cs="Times New Roman"/>
      <w:color w:val="000000"/>
      <w:w w:val="66"/>
      <w:sz w:val="28"/>
      <w:szCs w:val="32"/>
      <w:vertAlign w:val="superscript"/>
      <w14:ligatures w14:val="none"/>
    </w:rPr>
  </w:style>
  <w:style w:type="character" w:customStyle="1" w:styleId="acbfdd8b-e11b-4d36-88ff-6049b138f8620">
    <w:name w:val="acbfdd8b-e11b-4d36-88ff-6049b138f862 字符"/>
    <w:basedOn w:val="aff"/>
    <w:link w:val="acbfdd8b-e11b-4d36-88ff-6049b138f862"/>
    <w:rsid w:val="00C949E4"/>
    <w:rPr>
      <w:rFonts w:ascii="微软雅黑" w:eastAsia="微软雅黑" w:hAnsi="微软雅黑" w:cs="Times New Roman"/>
      <w:color w:val="000000"/>
      <w:w w:val="66"/>
      <w:sz w:val="28"/>
      <w:szCs w:val="32"/>
      <w:vertAlign w:val="superscript"/>
      <w14:ligatures w14:val="none"/>
    </w:rPr>
  </w:style>
  <w:style w:type="character" w:styleId="afffb">
    <w:name w:val="Placeholder Text"/>
    <w:basedOn w:val="a0"/>
    <w:uiPriority w:val="99"/>
    <w:unhideWhenUsed/>
    <w:rsid w:val="00C949E4"/>
    <w:rPr>
      <w:color w:val="666666"/>
    </w:rPr>
  </w:style>
  <w:style w:type="numbering" w:customStyle="1" w:styleId="21">
    <w:name w:val="无列表2"/>
    <w:next w:val="a2"/>
    <w:uiPriority w:val="99"/>
    <w:semiHidden/>
    <w:unhideWhenUsed/>
    <w:rsid w:val="00C949E4"/>
  </w:style>
  <w:style w:type="paragraph" w:styleId="afffc">
    <w:name w:val="annotation subject"/>
    <w:basedOn w:val="af3"/>
    <w:next w:val="af3"/>
    <w:link w:val="afffd"/>
    <w:uiPriority w:val="99"/>
    <w:semiHidden/>
    <w:unhideWhenUsed/>
    <w:rsid w:val="00B675B0"/>
    <w:pPr>
      <w:overflowPunct/>
      <w:spacing w:after="160" w:line="278" w:lineRule="auto"/>
    </w:pPr>
    <w:rPr>
      <w:rFonts w:asciiTheme="minorHAnsi" w:eastAsiaTheme="minorEastAsia" w:hAnsiTheme="minorHAnsi" w:cstheme="minorBidi"/>
      <w:b/>
      <w:bCs/>
      <w:sz w:val="22"/>
      <w:szCs w:val="24"/>
      <w14:ligatures w14:val="standardContextual"/>
    </w:rPr>
  </w:style>
  <w:style w:type="character" w:customStyle="1" w:styleId="afffd">
    <w:name w:val="批注主题 字符"/>
    <w:basedOn w:val="af4"/>
    <w:link w:val="afffc"/>
    <w:uiPriority w:val="99"/>
    <w:semiHidden/>
    <w:rsid w:val="00B675B0"/>
    <w:rPr>
      <w:rFonts w:ascii="Times New Roman" w:eastAsia="宋体" w:hAnsi="Times New Roman" w:cs="Times New Roman"/>
      <w:b/>
      <w:bCs/>
      <w:sz w:val="18"/>
      <w:szCs w:val="20"/>
      <w14:ligatures w14:val="none"/>
    </w:rPr>
  </w:style>
  <w:style w:type="paragraph" w:styleId="afffe">
    <w:name w:val="Revision"/>
    <w:hidden/>
    <w:uiPriority w:val="99"/>
    <w:semiHidden/>
    <w:rsid w:val="00C012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microsoft.com/office/2018/08/relationships/commentsExtensible" Target="commentsExtensible.xml"/><Relationship Id="rId25" Type="http://schemas.openxmlformats.org/officeDocument/2006/relationships/footer" Target="footer6.xml"/><Relationship Id="rId2" Type="http://schemas.openxmlformats.org/officeDocument/2006/relationships/numbering" Target="numbering.xml"/><Relationship Id="rId16" Type="http://schemas.microsoft.com/office/2016/09/relationships/commentsIds" Target="commentsId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eader" Target="header6.xml"/><Relationship Id="rId5" Type="http://schemas.openxmlformats.org/officeDocument/2006/relationships/webSettings" Target="webSettings.xml"/><Relationship Id="rId15" Type="http://schemas.microsoft.com/office/2011/relationships/commentsExtended" Target="commentsExtended.xml"/><Relationship Id="rId23" Type="http://schemas.openxmlformats.org/officeDocument/2006/relationships/footer" Target="footer5.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omments" Target="comments.xml"/><Relationship Id="rId22" Type="http://schemas.openxmlformats.org/officeDocument/2006/relationships/footer" Target="footer4.xml"/><Relationship Id="rId27"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ACCFD1DA-E07F-4081-8E0E-C02B41CB7F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1226</TotalTime>
  <Pages>10</Pages>
  <Words>6733</Words>
  <Characters>8822</Characters>
  <Application>Microsoft Office Word</Application>
  <DocSecurity>0</DocSecurity>
  <Lines>630</Lines>
  <Paragraphs>536</Paragraphs>
  <ScaleCrop>false</ScaleCrop>
  <Company/>
  <LinksUpToDate>false</LinksUpToDate>
  <CharactersWithSpaces>15019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生 卢</dc:creator>
  <cp:keywords/>
  <dc:description/>
  <cp:lastModifiedBy>生 卢</cp:lastModifiedBy>
  <cp:revision>126</cp:revision>
  <dcterms:created xsi:type="dcterms:W3CDTF">2025-07-03T13:03:00Z</dcterms:created>
  <dcterms:modified xsi:type="dcterms:W3CDTF">2025-07-26T07:59:00Z</dcterms:modified>
</cp:coreProperties>
</file>