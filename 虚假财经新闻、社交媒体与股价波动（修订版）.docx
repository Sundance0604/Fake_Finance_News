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F83FE4" w14:textId="7C693D09" w:rsidR="00CF1744" w:rsidRDefault="00A75EDC">
      <w:pPr>
        <w:pStyle w:val="af"/>
        <w:adjustRightInd w:val="0"/>
        <w:snapToGrid w:val="0"/>
        <w:spacing w:beforeLines="200" w:before="624"/>
        <w:ind w:firstLine="879"/>
        <w:jc w:val="center"/>
        <w:rPr>
          <w:color w:val="FF0000"/>
          <w:bdr w:val="single" w:sz="4" w:space="0" w:color="FF0000"/>
        </w:rPr>
      </w:pPr>
      <w:r>
        <w:rPr>
          <w:rFonts w:hint="eastAsia"/>
          <w:sz w:val="44"/>
          <w:szCs w:val="44"/>
        </w:rPr>
        <w:t>虚假财经新闻、</w:t>
      </w:r>
      <w:r w:rsidR="00C7342C">
        <w:rPr>
          <w:rFonts w:hint="eastAsia"/>
          <w:sz w:val="44"/>
          <w:szCs w:val="44"/>
        </w:rPr>
        <w:t>社交媒体</w:t>
      </w:r>
      <w:r>
        <w:rPr>
          <w:rFonts w:hint="eastAsia"/>
          <w:sz w:val="44"/>
          <w:szCs w:val="44"/>
        </w:rPr>
        <w:t>与股价波动——</w:t>
      </w:r>
      <w:commentRangeStart w:id="0"/>
      <w:r>
        <w:rPr>
          <w:rFonts w:hint="eastAsia"/>
          <w:sz w:val="44"/>
          <w:szCs w:val="44"/>
        </w:rPr>
        <w:t>基于</w:t>
      </w:r>
      <w:proofErr w:type="spellStart"/>
      <w:r>
        <w:rPr>
          <w:rFonts w:hint="eastAsia"/>
          <w:sz w:val="44"/>
          <w:szCs w:val="44"/>
        </w:rPr>
        <w:t>Deepseek</w:t>
      </w:r>
      <w:commentRangeEnd w:id="0"/>
      <w:proofErr w:type="spellEnd"/>
      <w:ins w:id="1" w:author="生 卢" w:date="2025-06-30T17:00:00Z" w16du:dateUtc="2025-06-30T09:00:00Z">
        <w:r w:rsidR="0098787E">
          <w:rPr>
            <w:rFonts w:hint="eastAsia"/>
            <w:sz w:val="44"/>
            <w:szCs w:val="44"/>
          </w:rPr>
          <w:t>情绪测度</w:t>
        </w:r>
      </w:ins>
      <w:r w:rsidR="0030549C">
        <w:rPr>
          <w:rStyle w:val="afd"/>
          <w:rFonts w:eastAsia="宋体"/>
        </w:rPr>
        <w:commentReference w:id="0"/>
      </w:r>
      <w:r>
        <w:rPr>
          <w:rFonts w:hint="eastAsia"/>
          <w:sz w:val="44"/>
          <w:szCs w:val="44"/>
        </w:rPr>
        <w:t>的新方法与新发现</w:t>
      </w:r>
    </w:p>
    <w:p w14:paraId="2B186EBB" w14:textId="77777777" w:rsidR="005A05A2" w:rsidRPr="0098787E" w:rsidRDefault="005A05A2">
      <w:pPr>
        <w:pStyle w:val="af1"/>
        <w:spacing w:afterLines="80" w:after="249"/>
        <w:ind w:left="105" w:hanging="105"/>
        <w:jc w:val="center"/>
        <w:rPr>
          <w:sz w:val="15"/>
          <w:szCs w:val="15"/>
          <w:vertAlign w:val="superscript"/>
        </w:rPr>
      </w:pPr>
    </w:p>
    <w:p w14:paraId="2F8AF2FB" w14:textId="3105158C" w:rsidR="00CF1744" w:rsidRDefault="00067D79">
      <w:pPr>
        <w:pStyle w:val="af1"/>
        <w:spacing w:afterLines="80" w:after="249"/>
        <w:ind w:left="105" w:hanging="105"/>
        <w:jc w:val="center"/>
        <w:rPr>
          <w:b/>
          <w:color w:val="FF0000"/>
          <w:sz w:val="15"/>
          <w:szCs w:val="15"/>
        </w:rPr>
      </w:pPr>
      <w:r>
        <w:rPr>
          <w:sz w:val="15"/>
          <w:szCs w:val="15"/>
          <w:vertAlign w:val="superscript"/>
        </w:rPr>
        <w:t>1</w:t>
      </w:r>
      <w:r>
        <w:rPr>
          <w:rFonts w:hint="eastAsia"/>
          <w:sz w:val="15"/>
          <w:szCs w:val="15"/>
          <w:vertAlign w:val="superscript"/>
        </w:rPr>
        <w:t>)</w:t>
      </w:r>
      <w:r>
        <w:rPr>
          <w:rFonts w:hint="eastAsia"/>
          <w:sz w:val="15"/>
          <w:szCs w:val="15"/>
        </w:rPr>
        <w:t>(</w:t>
      </w:r>
      <w:r>
        <w:rPr>
          <w:rFonts w:hint="eastAsia"/>
          <w:sz w:val="15"/>
          <w:szCs w:val="15"/>
        </w:rPr>
        <w:t>中央财经大学</w:t>
      </w:r>
      <w:r>
        <w:rPr>
          <w:rFonts w:hint="eastAsia"/>
          <w:sz w:val="15"/>
          <w:szCs w:val="15"/>
        </w:rPr>
        <w:t xml:space="preserve"> </w:t>
      </w:r>
      <w:r>
        <w:rPr>
          <w:rFonts w:hint="eastAsia"/>
          <w:sz w:val="15"/>
          <w:szCs w:val="15"/>
        </w:rPr>
        <w:t>信息学院</w:t>
      </w:r>
      <w:r>
        <w:rPr>
          <w:sz w:val="15"/>
          <w:szCs w:val="15"/>
        </w:rPr>
        <w:t>,</w:t>
      </w:r>
      <w:r>
        <w:rPr>
          <w:rFonts w:hint="eastAsia"/>
          <w:sz w:val="15"/>
          <w:szCs w:val="15"/>
        </w:rPr>
        <w:t xml:space="preserve"> </w:t>
      </w:r>
      <w:r>
        <w:rPr>
          <w:rFonts w:hint="eastAsia"/>
          <w:sz w:val="15"/>
          <w:szCs w:val="15"/>
        </w:rPr>
        <w:t>北京</w:t>
      </w:r>
      <w:r>
        <w:rPr>
          <w:rFonts w:hint="eastAsia"/>
          <w:sz w:val="15"/>
          <w:szCs w:val="15"/>
        </w:rPr>
        <w:t xml:space="preserve"> </w:t>
      </w:r>
      <w:r>
        <w:rPr>
          <w:rFonts w:hint="eastAsia"/>
          <w:sz w:val="15"/>
          <w:szCs w:val="15"/>
        </w:rPr>
        <w:t>邮政编码</w:t>
      </w:r>
      <w:r>
        <w:rPr>
          <w:rFonts w:hint="eastAsia"/>
          <w:sz w:val="15"/>
          <w:szCs w:val="15"/>
        </w:rPr>
        <w:t xml:space="preserve">) </w:t>
      </w:r>
    </w:p>
    <w:p w14:paraId="009860F4" w14:textId="21ADA8F2" w:rsidR="00CF1744" w:rsidRDefault="00067D79">
      <w:pPr>
        <w:pStyle w:val="aff4"/>
        <w:rPr>
          <w:snapToGrid/>
          <w:szCs w:val="18"/>
        </w:rPr>
      </w:pPr>
      <w:r>
        <w:rPr>
          <w:rFonts w:ascii="黑体" w:eastAsia="黑体" w:hint="eastAsia"/>
          <w:szCs w:val="18"/>
        </w:rPr>
        <w:t>摘  要</w:t>
      </w:r>
      <w:r>
        <w:rPr>
          <w:rFonts w:hint="eastAsia"/>
          <w:szCs w:val="18"/>
        </w:rPr>
        <w:tab/>
      </w:r>
      <w:r>
        <w:rPr>
          <w:rFonts w:eastAsia="宋体" w:hint="eastAsia"/>
          <w:snapToGrid/>
          <w:szCs w:val="18"/>
        </w:rPr>
        <w:t>测度</w:t>
      </w:r>
      <w:r w:rsidR="00C3453A">
        <w:rPr>
          <w:rFonts w:eastAsia="宋体" w:hint="eastAsia"/>
          <w:snapToGrid/>
          <w:szCs w:val="18"/>
        </w:rPr>
        <w:t>财经</w:t>
      </w:r>
      <w:r>
        <w:rPr>
          <w:rFonts w:eastAsia="宋体" w:hint="eastAsia"/>
          <w:snapToGrid/>
          <w:szCs w:val="18"/>
        </w:rPr>
        <w:t>新闻文本情绪的方式多样，涉及到词典法、机器学习法、深度学习法等方式。大语言模型</w:t>
      </w:r>
      <w:proofErr w:type="spellStart"/>
      <w:r>
        <w:rPr>
          <w:rFonts w:eastAsia="宋体" w:hint="eastAsia"/>
          <w:snapToGrid/>
          <w:szCs w:val="18"/>
        </w:rPr>
        <w:t>Deepseek</w:t>
      </w:r>
      <w:proofErr w:type="spellEnd"/>
      <w:r>
        <w:rPr>
          <w:rFonts w:eastAsia="宋体" w:hint="eastAsia"/>
          <w:snapToGrid/>
          <w:szCs w:val="18"/>
        </w:rPr>
        <w:t>的涌现提供了新的测度方式与解决思路。</w:t>
      </w:r>
      <w:proofErr w:type="spellStart"/>
      <w:r>
        <w:rPr>
          <w:rFonts w:eastAsia="宋体" w:hint="eastAsia"/>
          <w:snapToGrid/>
          <w:szCs w:val="18"/>
        </w:rPr>
        <w:t>Deepseek</w:t>
      </w:r>
      <w:proofErr w:type="spellEnd"/>
      <w:r>
        <w:rPr>
          <w:rFonts w:eastAsia="宋体" w:hint="eastAsia"/>
          <w:snapToGrid/>
          <w:szCs w:val="18"/>
        </w:rPr>
        <w:t>不仅在处理中文文本上比现有的大语言模型更具有优势，还在准确性和泛化性能上超出</w:t>
      </w:r>
      <w:r w:rsidR="005C2AEB">
        <w:rPr>
          <w:rFonts w:eastAsia="宋体" w:hint="eastAsia"/>
          <w:snapToGrid/>
          <w:szCs w:val="18"/>
        </w:rPr>
        <w:t>深度学习法</w:t>
      </w:r>
      <w:r>
        <w:rPr>
          <w:rFonts w:eastAsia="宋体" w:hint="eastAsia"/>
          <w:snapToGrid/>
          <w:szCs w:val="18"/>
        </w:rPr>
        <w:t>、词典法等</w:t>
      </w:r>
      <w:r w:rsidR="005C2AEB">
        <w:rPr>
          <w:rFonts w:eastAsia="宋体" w:hint="eastAsia"/>
          <w:snapToGrid/>
          <w:szCs w:val="18"/>
        </w:rPr>
        <w:t>已有</w:t>
      </w:r>
      <w:r>
        <w:rPr>
          <w:rFonts w:eastAsia="宋体" w:hint="eastAsia"/>
          <w:snapToGrid/>
          <w:szCs w:val="18"/>
        </w:rPr>
        <w:t>方法。本文在财经新闻</w:t>
      </w:r>
      <w:r w:rsidR="009A169D">
        <w:rPr>
          <w:rFonts w:eastAsia="宋体" w:hint="eastAsia"/>
          <w:snapToGrid/>
          <w:szCs w:val="18"/>
        </w:rPr>
        <w:t>中</w:t>
      </w:r>
      <w:r>
        <w:rPr>
          <w:rFonts w:eastAsia="宋体" w:hint="eastAsia"/>
          <w:snapToGrid/>
          <w:szCs w:val="18"/>
        </w:rPr>
        <w:t>首次使用</w:t>
      </w:r>
      <w:proofErr w:type="spellStart"/>
      <w:r>
        <w:rPr>
          <w:rFonts w:eastAsia="宋体" w:hint="eastAsia"/>
          <w:snapToGrid/>
          <w:szCs w:val="18"/>
        </w:rPr>
        <w:t>Deepseek</w:t>
      </w:r>
      <w:proofErr w:type="spellEnd"/>
      <w:r>
        <w:rPr>
          <w:rFonts w:eastAsia="宋体" w:hint="eastAsia"/>
          <w:snapToGrid/>
          <w:szCs w:val="18"/>
        </w:rPr>
        <w:t>测度文本情绪。在此基础上，本文实证检验财经新闻对股票异常收益率的影响。研究发现：第一</w:t>
      </w:r>
      <w:del w:id="2" w:author="xiaoyao you" w:date="2025-06-03T11:00:00Z">
        <w:r w:rsidDel="00AB103B">
          <w:rPr>
            <w:rFonts w:eastAsia="宋体" w:hint="eastAsia"/>
            <w:snapToGrid/>
            <w:szCs w:val="18"/>
          </w:rPr>
          <w:delText>、</w:delText>
        </w:r>
      </w:del>
      <w:ins w:id="3" w:author="xiaoyao you" w:date="2025-06-03T11:00:00Z">
        <w:r w:rsidR="00AB103B">
          <w:rPr>
            <w:rFonts w:eastAsia="宋体" w:hint="eastAsia"/>
            <w:snapToGrid/>
            <w:szCs w:val="18"/>
          </w:rPr>
          <w:t>，</w:t>
        </w:r>
      </w:ins>
      <w:r>
        <w:rPr>
          <w:rFonts w:eastAsia="宋体" w:hint="eastAsia"/>
          <w:snapToGrid/>
          <w:szCs w:val="18"/>
        </w:rPr>
        <w:t>虚假财经新对股票的异常收益率的影响较之于真实财经新闻更为显著；第二</w:t>
      </w:r>
      <w:del w:id="4" w:author="xiaoyao you" w:date="2025-06-03T11:00:00Z">
        <w:r w:rsidDel="00AB103B">
          <w:rPr>
            <w:rFonts w:eastAsia="宋体" w:hint="eastAsia"/>
            <w:snapToGrid/>
            <w:szCs w:val="18"/>
          </w:rPr>
          <w:delText>、</w:delText>
        </w:r>
      </w:del>
      <w:ins w:id="5" w:author="xiaoyao you" w:date="2025-06-03T11:00:00Z">
        <w:r w:rsidR="00AB103B">
          <w:rPr>
            <w:rFonts w:eastAsia="宋体" w:hint="eastAsia"/>
            <w:snapToGrid/>
            <w:szCs w:val="18"/>
          </w:rPr>
          <w:t>，</w:t>
        </w:r>
      </w:ins>
      <w:r>
        <w:rPr>
          <w:rFonts w:eastAsia="宋体" w:hint="eastAsia"/>
          <w:snapToGrid/>
          <w:szCs w:val="18"/>
        </w:rPr>
        <w:t>与传统的词典法和深度学习法相比，</w:t>
      </w:r>
      <w:commentRangeStart w:id="6"/>
      <w:r>
        <w:rPr>
          <w:rFonts w:eastAsia="宋体" w:hint="eastAsia"/>
          <w:snapToGrid/>
          <w:szCs w:val="18"/>
        </w:rPr>
        <w:t>使用</w:t>
      </w:r>
      <w:proofErr w:type="spellStart"/>
      <w:r>
        <w:rPr>
          <w:rFonts w:eastAsia="宋体" w:hint="eastAsia"/>
          <w:snapToGrid/>
          <w:szCs w:val="18"/>
        </w:rPr>
        <w:t>Deepseek</w:t>
      </w:r>
      <w:proofErr w:type="spellEnd"/>
      <w:r>
        <w:rPr>
          <w:rFonts w:eastAsia="宋体" w:hint="eastAsia"/>
          <w:snapToGrid/>
          <w:szCs w:val="18"/>
        </w:rPr>
        <w:t>测度</w:t>
      </w:r>
      <w:commentRangeEnd w:id="6"/>
      <w:r w:rsidR="00B512D7">
        <w:rPr>
          <w:rStyle w:val="afd"/>
          <w:rFonts w:eastAsia="宋体"/>
          <w:snapToGrid/>
        </w:rPr>
        <w:commentReference w:id="6"/>
      </w:r>
      <w:r>
        <w:rPr>
          <w:rFonts w:eastAsia="宋体" w:hint="eastAsia"/>
          <w:snapToGrid/>
          <w:szCs w:val="18"/>
        </w:rPr>
        <w:t>的财经新闻情绪</w:t>
      </w:r>
      <w:ins w:id="7" w:author="生 卢" w:date="2025-06-30T17:02:00Z" w16du:dateUtc="2025-06-30T09:02:00Z">
        <w:r w:rsidR="0098787E">
          <w:rPr>
            <w:rFonts w:eastAsia="宋体" w:hint="eastAsia"/>
            <w:snapToGrid/>
            <w:szCs w:val="18"/>
          </w:rPr>
          <w:t>分数</w:t>
        </w:r>
      </w:ins>
      <w:r w:rsidR="00C3453A">
        <w:rPr>
          <w:rFonts w:eastAsia="宋体" w:hint="eastAsia"/>
          <w:snapToGrid/>
          <w:szCs w:val="18"/>
        </w:rPr>
        <w:t>对</w:t>
      </w:r>
      <w:ins w:id="8" w:author="生 卢" w:date="2025-06-30T17:02:00Z" w16du:dateUtc="2025-06-30T09:02:00Z">
        <w:r w:rsidR="0098787E">
          <w:rPr>
            <w:rFonts w:eastAsia="宋体" w:hint="eastAsia"/>
            <w:snapToGrid/>
            <w:szCs w:val="18"/>
          </w:rPr>
          <w:t>股价异常收益率的影响</w:t>
        </w:r>
      </w:ins>
      <w:del w:id="9" w:author="生 卢" w:date="2025-06-30T17:02:00Z" w16du:dateUtc="2025-06-30T09:02:00Z">
        <w:r w:rsidDel="0098787E">
          <w:rPr>
            <w:rFonts w:eastAsia="宋体" w:hint="eastAsia"/>
            <w:snapToGrid/>
            <w:szCs w:val="18"/>
          </w:rPr>
          <w:delText>股价波动</w:delText>
        </w:r>
      </w:del>
      <w:r>
        <w:rPr>
          <w:rFonts w:eastAsia="宋体" w:hint="eastAsia"/>
          <w:snapToGrid/>
          <w:szCs w:val="18"/>
        </w:rPr>
        <w:t>的</w:t>
      </w:r>
      <w:r w:rsidR="00C3453A">
        <w:rPr>
          <w:rFonts w:eastAsia="宋体" w:hint="eastAsia"/>
          <w:snapToGrid/>
          <w:szCs w:val="18"/>
        </w:rPr>
        <w:t>影响</w:t>
      </w:r>
      <w:r>
        <w:rPr>
          <w:rFonts w:eastAsia="宋体" w:hint="eastAsia"/>
          <w:snapToGrid/>
          <w:szCs w:val="18"/>
        </w:rPr>
        <w:t>更为显著；第三</w:t>
      </w:r>
      <w:del w:id="10" w:author="xiaoyao you" w:date="2025-06-03T11:00:00Z">
        <w:r w:rsidDel="00AB103B">
          <w:rPr>
            <w:rFonts w:eastAsia="宋体" w:hint="eastAsia"/>
            <w:snapToGrid/>
            <w:szCs w:val="18"/>
          </w:rPr>
          <w:delText>、</w:delText>
        </w:r>
      </w:del>
      <w:ins w:id="11" w:author="xiaoyao you" w:date="2025-06-03T11:00:00Z">
        <w:r w:rsidR="00AB103B">
          <w:rPr>
            <w:rFonts w:eastAsia="宋体" w:hint="eastAsia"/>
            <w:snapToGrid/>
            <w:szCs w:val="18"/>
          </w:rPr>
          <w:t>，</w:t>
        </w:r>
      </w:ins>
      <w:r>
        <w:rPr>
          <w:rFonts w:eastAsia="宋体" w:hint="eastAsia"/>
          <w:snapToGrid/>
          <w:szCs w:val="18"/>
        </w:rPr>
        <w:t>财经新闻</w:t>
      </w:r>
      <w:r w:rsidR="007C74CB">
        <w:rPr>
          <w:rFonts w:eastAsia="宋体" w:hint="eastAsia"/>
          <w:snapToGrid/>
          <w:szCs w:val="18"/>
        </w:rPr>
        <w:t>可以通过影响</w:t>
      </w:r>
      <w:r w:rsidR="00C7342C">
        <w:rPr>
          <w:rFonts w:eastAsia="宋体" w:hint="eastAsia"/>
          <w:snapToGrid/>
          <w:szCs w:val="18"/>
        </w:rPr>
        <w:t>社交媒体情绪</w:t>
      </w:r>
      <w:r w:rsidR="007C74CB">
        <w:rPr>
          <w:rFonts w:eastAsia="宋体" w:hint="eastAsia"/>
          <w:snapToGrid/>
          <w:szCs w:val="18"/>
        </w:rPr>
        <w:t>进而影响股票价格</w:t>
      </w:r>
      <w:r w:rsidR="00677633">
        <w:rPr>
          <w:rFonts w:eastAsia="宋体" w:hint="eastAsia"/>
          <w:snapToGrid/>
          <w:szCs w:val="18"/>
        </w:rPr>
        <w:t>。</w:t>
      </w:r>
    </w:p>
    <w:p w14:paraId="70CC14FA" w14:textId="1DEF63B9" w:rsidR="00CF1744" w:rsidRDefault="00067D79">
      <w:pPr>
        <w:pStyle w:val="aff5"/>
        <w:ind w:left="772" w:hanging="772"/>
        <w:rPr>
          <w:rFonts w:eastAsia="宋体"/>
          <w:snapToGrid/>
          <w:szCs w:val="18"/>
        </w:rPr>
      </w:pPr>
      <w:r>
        <w:rPr>
          <w:rFonts w:eastAsia="宋体" w:hint="eastAsia"/>
          <w:snapToGrid/>
          <w:szCs w:val="18"/>
        </w:rPr>
        <w:t>关键词</w:t>
      </w:r>
      <w:r>
        <w:rPr>
          <w:rFonts w:eastAsia="宋体" w:hint="eastAsia"/>
          <w:snapToGrid/>
          <w:szCs w:val="18"/>
        </w:rPr>
        <w:tab/>
      </w:r>
      <w:r>
        <w:rPr>
          <w:rFonts w:eastAsia="宋体" w:hint="eastAsia"/>
          <w:snapToGrid/>
          <w:szCs w:val="18"/>
        </w:rPr>
        <w:t>财经新闻；</w:t>
      </w:r>
      <w:proofErr w:type="spellStart"/>
      <w:r>
        <w:rPr>
          <w:rFonts w:eastAsia="宋体" w:hint="eastAsia"/>
          <w:snapToGrid/>
          <w:szCs w:val="18"/>
        </w:rPr>
        <w:t>Deepseek</w:t>
      </w:r>
      <w:proofErr w:type="spellEnd"/>
      <w:r>
        <w:rPr>
          <w:rFonts w:eastAsia="宋体" w:hint="eastAsia"/>
          <w:snapToGrid/>
          <w:szCs w:val="18"/>
        </w:rPr>
        <w:t>；股价冲击；情感分析</w:t>
      </w:r>
    </w:p>
    <w:p w14:paraId="604DBEB2" w14:textId="77777777" w:rsidR="00CF1744" w:rsidRDefault="00067D79">
      <w:pPr>
        <w:pStyle w:val="Title1"/>
        <w:jc w:val="center"/>
        <w:rPr>
          <w:sz w:val="28"/>
          <w:szCs w:val="28"/>
        </w:rPr>
      </w:pPr>
      <w:r>
        <w:rPr>
          <w:rFonts w:hint="eastAsia"/>
          <w:sz w:val="28"/>
          <w:szCs w:val="28"/>
        </w:rPr>
        <w:t>Fake Finance News, Investor Sentiment, and Stock Price Volatility</w:t>
      </w:r>
    </w:p>
    <w:p w14:paraId="21998C0E" w14:textId="77777777" w:rsidR="00CF1744" w:rsidRDefault="00067D79">
      <w:pPr>
        <w:pStyle w:val="Name"/>
        <w:jc w:val="center"/>
        <w:rPr>
          <w:sz w:val="21"/>
          <w:szCs w:val="21"/>
        </w:rPr>
      </w:pPr>
      <w:r>
        <w:rPr>
          <w:sz w:val="21"/>
          <w:szCs w:val="21"/>
          <w:vertAlign w:val="superscript"/>
        </w:rPr>
        <w:t>1</w:t>
      </w:r>
      <w:r>
        <w:rPr>
          <w:rFonts w:hint="eastAsia"/>
          <w:sz w:val="21"/>
          <w:szCs w:val="21"/>
          <w:vertAlign w:val="superscript"/>
        </w:rPr>
        <w:t>)</w:t>
      </w:r>
      <w:r>
        <w:rPr>
          <w:sz w:val="21"/>
          <w:szCs w:val="21"/>
        </w:rPr>
        <w:t xml:space="preserve">  </w:t>
      </w:r>
      <w:r>
        <w:rPr>
          <w:rFonts w:hint="eastAsia"/>
          <w:sz w:val="21"/>
          <w:szCs w:val="21"/>
          <w:vertAlign w:val="superscript"/>
        </w:rPr>
        <w:t>1)</w:t>
      </w:r>
      <w:r>
        <w:rPr>
          <w:sz w:val="21"/>
          <w:szCs w:val="21"/>
        </w:rPr>
        <w:t xml:space="preserve">  </w:t>
      </w:r>
    </w:p>
    <w:p w14:paraId="1A9EC350" w14:textId="77777777" w:rsidR="00CF1744" w:rsidRDefault="00067D79">
      <w:pPr>
        <w:pStyle w:val="DepartCorrespond"/>
        <w:ind w:left="99" w:hanging="99"/>
        <w:jc w:val="center"/>
        <w:rPr>
          <w:sz w:val="15"/>
          <w:szCs w:val="15"/>
        </w:rPr>
      </w:pPr>
      <w:r>
        <w:rPr>
          <w:sz w:val="15"/>
          <w:szCs w:val="15"/>
          <w:vertAlign w:val="superscript"/>
        </w:rPr>
        <w:t>1</w:t>
      </w:r>
      <w:r>
        <w:rPr>
          <w:rFonts w:hint="eastAsia"/>
          <w:sz w:val="15"/>
          <w:szCs w:val="15"/>
          <w:vertAlign w:val="superscript"/>
        </w:rPr>
        <w:t>)</w:t>
      </w:r>
      <w:r>
        <w:rPr>
          <w:rFonts w:hint="eastAsia"/>
          <w:sz w:val="15"/>
          <w:szCs w:val="15"/>
        </w:rPr>
        <w:t>(School of Information</w:t>
      </w:r>
      <w:r>
        <w:rPr>
          <w:sz w:val="15"/>
          <w:szCs w:val="15"/>
        </w:rPr>
        <w:t xml:space="preserve">, </w:t>
      </w:r>
      <w:r>
        <w:rPr>
          <w:rFonts w:hint="eastAsia"/>
          <w:sz w:val="15"/>
          <w:szCs w:val="15"/>
        </w:rPr>
        <w:t xml:space="preserve">Central </w:t>
      </w:r>
      <w:r>
        <w:rPr>
          <w:sz w:val="15"/>
          <w:szCs w:val="15"/>
        </w:rPr>
        <w:t>University</w:t>
      </w:r>
      <w:r>
        <w:rPr>
          <w:rFonts w:hint="eastAsia"/>
          <w:sz w:val="15"/>
          <w:szCs w:val="15"/>
        </w:rPr>
        <w:t xml:space="preserve"> of Finance and Economic</w:t>
      </w:r>
      <w:r>
        <w:rPr>
          <w:sz w:val="15"/>
          <w:szCs w:val="15"/>
        </w:rPr>
        <w:t xml:space="preserve">, City </w:t>
      </w:r>
      <w:proofErr w:type="spellStart"/>
      <w:r>
        <w:rPr>
          <w:sz w:val="15"/>
          <w:szCs w:val="15"/>
        </w:rPr>
        <w:t>ZipCode</w:t>
      </w:r>
      <w:proofErr w:type="spellEnd"/>
      <w:r>
        <w:rPr>
          <w:sz w:val="15"/>
          <w:szCs w:val="15"/>
        </w:rPr>
        <w:t>, China</w:t>
      </w:r>
      <w:r>
        <w:rPr>
          <w:rFonts w:hint="eastAsia"/>
          <w:sz w:val="15"/>
          <w:szCs w:val="15"/>
        </w:rPr>
        <w:t xml:space="preserve">) </w:t>
      </w:r>
    </w:p>
    <w:p w14:paraId="57B79FD0" w14:textId="77777777" w:rsidR="00CF1744" w:rsidRDefault="00CF1744">
      <w:pPr>
        <w:pStyle w:val="DepartCorrespond"/>
        <w:ind w:left="106" w:hanging="106"/>
        <w:jc w:val="center"/>
      </w:pPr>
    </w:p>
    <w:p w14:paraId="3A7AE0E7" w14:textId="313732CB" w:rsidR="00CF1744" w:rsidRDefault="00067D79" w:rsidP="00652C16">
      <w:pPr>
        <w:pStyle w:val="Abstract"/>
        <w:rPr>
          <w:rFonts w:eastAsia="宋体"/>
          <w:sz w:val="21"/>
          <w:szCs w:val="21"/>
        </w:rPr>
      </w:pPr>
      <w:r>
        <w:rPr>
          <w:rFonts w:eastAsia="宋体"/>
          <w:b/>
          <w:bCs/>
          <w:sz w:val="21"/>
          <w:szCs w:val="21"/>
        </w:rPr>
        <w:t>Abstract</w:t>
      </w:r>
      <w:r>
        <w:rPr>
          <w:rFonts w:eastAsia="宋体" w:hint="eastAsia"/>
          <w:b/>
          <w:bCs/>
          <w:sz w:val="21"/>
          <w:szCs w:val="21"/>
        </w:rPr>
        <w:t xml:space="preserve"> </w:t>
      </w:r>
      <w:r w:rsidR="00652C16" w:rsidRPr="00652C16">
        <w:rPr>
          <w:rFonts w:eastAsia="宋体"/>
          <w:sz w:val="21"/>
          <w:szCs w:val="21"/>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00652C16" w:rsidRPr="00652C16">
        <w:rPr>
          <w:rFonts w:eastAsia="宋体"/>
          <w:sz w:val="21"/>
          <w:szCs w:val="21"/>
        </w:rPr>
        <w:t>Deepseek</w:t>
      </w:r>
      <w:proofErr w:type="spellEnd"/>
      <w:r w:rsidR="00652C16" w:rsidRPr="00652C16">
        <w:rPr>
          <w:rFonts w:eastAsia="宋体"/>
          <w:sz w:val="21"/>
          <w:szCs w:val="21"/>
        </w:rPr>
        <w:t xml:space="preserve"> offers new measurement methods and solutions. </w:t>
      </w:r>
      <w:proofErr w:type="spellStart"/>
      <w:r w:rsidR="00652C16" w:rsidRPr="00652C16">
        <w:rPr>
          <w:rFonts w:eastAsia="宋体"/>
          <w:sz w:val="21"/>
          <w:szCs w:val="21"/>
        </w:rPr>
        <w:t>Deepseek</w:t>
      </w:r>
      <w:proofErr w:type="spellEnd"/>
      <w:r w:rsidR="00652C16" w:rsidRPr="00652C16">
        <w:rPr>
          <w:rFonts w:eastAsia="宋体"/>
          <w:sz w:val="21"/>
          <w:szCs w:val="21"/>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00652C16" w:rsidRPr="00652C16">
        <w:rPr>
          <w:rFonts w:eastAsia="宋体"/>
          <w:sz w:val="21"/>
          <w:szCs w:val="21"/>
        </w:rPr>
        <w:t>Deepseek</w:t>
      </w:r>
      <w:proofErr w:type="spellEnd"/>
      <w:r w:rsidR="00652C16" w:rsidRPr="00652C16">
        <w:rPr>
          <w:rFonts w:eastAsia="宋体"/>
          <w:sz w:val="21"/>
          <w:szCs w:val="21"/>
        </w:rPr>
        <w:t xml:space="preserve"> to measure sentiment in financial news. Based on this, it empirically examines the impact of financial news on stock abnormal returns. The findings are as follows:</w:t>
      </w:r>
      <w:r w:rsidR="00652C16">
        <w:rPr>
          <w:rFonts w:eastAsia="宋体" w:hint="eastAsia"/>
          <w:sz w:val="21"/>
          <w:szCs w:val="21"/>
        </w:rPr>
        <w:t xml:space="preserve"> </w:t>
      </w:r>
      <w:r w:rsidR="00652C16" w:rsidRPr="00652C16">
        <w:rPr>
          <w:rFonts w:eastAsia="宋体"/>
          <w:sz w:val="21"/>
          <w:szCs w:val="21"/>
        </w:rPr>
        <w:t>First, false financial news has a more significant impact on abnormal stock returns compared to true financial news;</w:t>
      </w:r>
      <w:r w:rsidR="00652C16">
        <w:rPr>
          <w:rFonts w:eastAsia="宋体" w:hint="eastAsia"/>
          <w:sz w:val="21"/>
          <w:szCs w:val="21"/>
        </w:rPr>
        <w:t xml:space="preserve"> </w:t>
      </w:r>
      <w:r w:rsidR="00652C16" w:rsidRPr="00652C16">
        <w:rPr>
          <w:rFonts w:eastAsia="宋体"/>
          <w:sz w:val="21"/>
          <w:szCs w:val="21"/>
        </w:rPr>
        <w:t xml:space="preserve">Second, compared with traditional dictionary-based and deep learning methods, financial news sentiment measured by </w:t>
      </w:r>
      <w:proofErr w:type="spellStart"/>
      <w:r w:rsidR="00652C16" w:rsidRPr="00652C16">
        <w:rPr>
          <w:rFonts w:eastAsia="宋体"/>
          <w:sz w:val="21"/>
          <w:szCs w:val="21"/>
        </w:rPr>
        <w:t>Deepseek</w:t>
      </w:r>
      <w:proofErr w:type="spellEnd"/>
      <w:r w:rsidR="00652C16" w:rsidRPr="00652C16">
        <w:rPr>
          <w:rFonts w:eastAsia="宋体"/>
          <w:sz w:val="21"/>
          <w:szCs w:val="21"/>
        </w:rPr>
        <w:t xml:space="preserve"> has a more pronounced effect on stock price fluctuations;</w:t>
      </w:r>
      <w:r w:rsidR="00652C16">
        <w:rPr>
          <w:rFonts w:eastAsia="宋体" w:hint="eastAsia"/>
          <w:sz w:val="21"/>
          <w:szCs w:val="21"/>
        </w:rPr>
        <w:t xml:space="preserve"> </w:t>
      </w:r>
      <w:r w:rsidR="00652C16" w:rsidRPr="00652C16">
        <w:rPr>
          <w:rFonts w:eastAsia="宋体"/>
          <w:sz w:val="21"/>
          <w:szCs w:val="21"/>
        </w:rPr>
        <w:t>Third, financial news can influence stock prices by affecting sentiment on social media.</w:t>
      </w:r>
    </w:p>
    <w:p w14:paraId="1712DECE" w14:textId="765CE576" w:rsidR="00CF1744" w:rsidRDefault="00067D79">
      <w:pPr>
        <w:pStyle w:val="Keywords"/>
        <w:snapToGrid w:val="0"/>
        <w:spacing w:after="0"/>
        <w:ind w:left="1332" w:hanging="1332"/>
        <w:rPr>
          <w:rFonts w:eastAsia="宋体"/>
          <w:sz w:val="21"/>
          <w:szCs w:val="21"/>
        </w:rPr>
      </w:pPr>
      <w:r>
        <w:rPr>
          <w:rFonts w:eastAsia="宋体"/>
          <w:b/>
          <w:bCs/>
          <w:sz w:val="21"/>
          <w:szCs w:val="21"/>
        </w:rPr>
        <w:t>Key words</w:t>
      </w:r>
      <w:r>
        <w:rPr>
          <w:rFonts w:eastAsia="宋体" w:hint="eastAsia"/>
          <w:sz w:val="21"/>
          <w:szCs w:val="21"/>
        </w:rPr>
        <w:tab/>
        <w:t xml:space="preserve">Fake Finance News, </w:t>
      </w:r>
      <w:proofErr w:type="spellStart"/>
      <w:r>
        <w:rPr>
          <w:rFonts w:eastAsia="宋体" w:hint="eastAsia"/>
          <w:sz w:val="21"/>
          <w:szCs w:val="21"/>
        </w:rPr>
        <w:t>Deepseek</w:t>
      </w:r>
      <w:proofErr w:type="spellEnd"/>
      <w:r>
        <w:rPr>
          <w:rFonts w:eastAsia="宋体" w:hint="eastAsia"/>
          <w:sz w:val="21"/>
          <w:szCs w:val="21"/>
        </w:rPr>
        <w:t xml:space="preserve">, Stock Price Volatility, Sentimental </w:t>
      </w:r>
      <w:proofErr w:type="spellStart"/>
      <w:r>
        <w:rPr>
          <w:rFonts w:eastAsia="宋体" w:hint="eastAsia"/>
          <w:sz w:val="21"/>
          <w:szCs w:val="21"/>
        </w:rPr>
        <w:t>Analysis</w:t>
      </w:r>
      <w:r>
        <w:rPr>
          <w:rFonts w:eastAsia="宋体"/>
          <w:sz w:val="21"/>
          <w:szCs w:val="21"/>
        </w:rPr>
        <w:t>key</w:t>
      </w:r>
      <w:proofErr w:type="spellEnd"/>
      <w:r>
        <w:rPr>
          <w:rFonts w:eastAsia="宋体"/>
          <w:sz w:val="21"/>
          <w:szCs w:val="21"/>
        </w:rPr>
        <w:t xml:space="preserve"> </w:t>
      </w:r>
    </w:p>
    <w:p w14:paraId="49FA32FE" w14:textId="77777777" w:rsidR="00CF1744" w:rsidRDefault="00CF1744">
      <w:pPr>
        <w:suppressAutoHyphens/>
        <w:overflowPunct/>
        <w:autoSpaceDE w:val="0"/>
        <w:adjustRightInd w:val="0"/>
        <w:snapToGrid w:val="0"/>
        <w:ind w:firstLine="360"/>
        <w:jc w:val="left"/>
        <w:rPr>
          <w:szCs w:val="18"/>
        </w:rPr>
      </w:pPr>
    </w:p>
    <w:p w14:paraId="1E830FEB" w14:textId="77777777" w:rsidR="00CF1744" w:rsidRDefault="00CF1744">
      <w:pPr>
        <w:suppressAutoHyphens/>
        <w:overflowPunct/>
        <w:autoSpaceDE w:val="0"/>
        <w:adjustRightInd w:val="0"/>
        <w:snapToGrid w:val="0"/>
        <w:ind w:firstLine="360"/>
        <w:jc w:val="left"/>
        <w:rPr>
          <w:szCs w:val="18"/>
        </w:rPr>
      </w:pPr>
    </w:p>
    <w:p w14:paraId="25067574" w14:textId="77777777" w:rsidR="00CF1744" w:rsidRDefault="00CF1744">
      <w:pPr>
        <w:suppressAutoHyphens/>
        <w:overflowPunct/>
        <w:autoSpaceDE w:val="0"/>
        <w:adjustRightInd w:val="0"/>
        <w:snapToGrid w:val="0"/>
        <w:jc w:val="left"/>
        <w:rPr>
          <w:szCs w:val="18"/>
        </w:rPr>
        <w:sectPr w:rsidR="00CF1744">
          <w:headerReference w:type="even" r:id="rId13"/>
          <w:headerReference w:type="default" r:id="rId14"/>
          <w:footerReference w:type="even" r:id="rId15"/>
          <w:footerReference w:type="default" r:id="rId16"/>
          <w:headerReference w:type="first" r:id="rId17"/>
          <w:footerReference w:type="first" r:id="rId18"/>
          <w:type w:val="continuous"/>
          <w:pgSz w:w="11905" w:h="16837"/>
          <w:pgMar w:top="1474" w:right="1134" w:bottom="1474" w:left="1134" w:header="964" w:footer="964" w:gutter="0"/>
          <w:cols w:space="720"/>
          <w:titlePg/>
          <w:docGrid w:type="linesAndChars" w:linePitch="312"/>
        </w:sectPr>
      </w:pPr>
    </w:p>
    <w:p w14:paraId="03D496C5" w14:textId="77777777" w:rsidR="00CF1744" w:rsidRDefault="00067D79">
      <w:pPr>
        <w:pStyle w:val="1"/>
        <w:numPr>
          <w:ilvl w:val="0"/>
          <w:numId w:val="0"/>
        </w:numPr>
      </w:pPr>
      <w:r>
        <w:rPr>
          <w:rFonts w:hint="eastAsia"/>
          <w:sz w:val="28"/>
          <w:szCs w:val="28"/>
        </w:rPr>
        <w:t xml:space="preserve">1 </w:t>
      </w:r>
      <w:r>
        <w:rPr>
          <w:rFonts w:hint="eastAsia"/>
          <w:sz w:val="28"/>
          <w:szCs w:val="28"/>
        </w:rPr>
        <w:t>引言</w:t>
      </w:r>
    </w:p>
    <w:p w14:paraId="0DA8BCD1" w14:textId="702AC7A2" w:rsidR="00CF1744" w:rsidRDefault="00067D79">
      <w:pPr>
        <w:pStyle w:val="a0"/>
        <w:ind w:firstLine="420"/>
        <w:rPr>
          <w:sz w:val="21"/>
          <w:szCs w:val="21"/>
        </w:rPr>
      </w:pPr>
      <w:r>
        <w:rPr>
          <w:rFonts w:hint="eastAsia"/>
          <w:sz w:val="21"/>
          <w:szCs w:val="21"/>
        </w:rPr>
        <w:t>2024</w:t>
      </w:r>
      <w:r>
        <w:rPr>
          <w:rFonts w:hint="eastAsia"/>
          <w:sz w:val="21"/>
          <w:szCs w:val="21"/>
        </w:rPr>
        <w:t>年国务院《政府工作报告》指出，要“深化大数据、人工智能等研发应用，开展‘人工智能</w:t>
      </w:r>
      <w:r>
        <w:rPr>
          <w:rFonts w:hint="eastAsia"/>
          <w:sz w:val="21"/>
          <w:szCs w:val="21"/>
        </w:rPr>
        <w:t>+</w:t>
      </w:r>
      <w:r>
        <w:rPr>
          <w:rFonts w:hint="eastAsia"/>
          <w:sz w:val="21"/>
          <w:szCs w:val="21"/>
        </w:rPr>
        <w:t>’行动”。</w:t>
      </w:r>
      <w:r>
        <w:rPr>
          <w:rFonts w:hint="eastAsia"/>
          <w:sz w:val="21"/>
          <w:szCs w:val="21"/>
        </w:rPr>
        <w:t>DeepSeek</w:t>
      </w:r>
      <w:r>
        <w:rPr>
          <w:rFonts w:hint="eastAsia"/>
          <w:sz w:val="21"/>
          <w:szCs w:val="21"/>
        </w:rPr>
        <w:t>的问世扩展了人工智能的应用图景，金融领域与这一新兴中文大语言模型深度融合，对于发展新质生产力与推动建设金融强国具有重大意义。本文从金融市场非理性情绪测度的角度出发，充分结合</w:t>
      </w:r>
      <w:proofErr w:type="spellStart"/>
      <w:r>
        <w:rPr>
          <w:rFonts w:hint="eastAsia"/>
          <w:sz w:val="21"/>
          <w:szCs w:val="21"/>
        </w:rPr>
        <w:t>Deepseek</w:t>
      </w:r>
      <w:proofErr w:type="spellEnd"/>
      <w:r>
        <w:rPr>
          <w:rFonts w:hint="eastAsia"/>
          <w:sz w:val="21"/>
          <w:szCs w:val="21"/>
        </w:rPr>
        <w:t>，探讨了财经新闻对股价</w:t>
      </w:r>
      <w:r>
        <w:rPr>
          <w:rFonts w:hint="eastAsia"/>
          <w:sz w:val="21"/>
          <w:szCs w:val="21"/>
        </w:rPr>
        <w:t>的影响。</w:t>
      </w:r>
    </w:p>
    <w:p w14:paraId="1D6048B6" w14:textId="3BFA868C" w:rsidR="00CF1744" w:rsidRDefault="00D47D81">
      <w:pPr>
        <w:pStyle w:val="a0"/>
        <w:ind w:firstLine="420"/>
        <w:rPr>
          <w:sz w:val="21"/>
          <w:szCs w:val="21"/>
        </w:rPr>
      </w:pPr>
      <w:r>
        <w:rPr>
          <w:rFonts w:hint="eastAsia"/>
          <w:sz w:val="21"/>
          <w:szCs w:val="21"/>
        </w:rPr>
        <w:t>财经新闻是指数字化加深与社交媒体的广泛应用使得财经新闻的影响力不断上升，虚假财经新闻的泛滥程度也随之增加。虚假财经新闻，通常指故意的、可验证的，并可能误导读者的虚假财经新闻文章（</w:t>
      </w:r>
      <w:proofErr w:type="spellStart"/>
      <w:r>
        <w:rPr>
          <w:rFonts w:hint="eastAsia"/>
          <w:sz w:val="21"/>
          <w:szCs w:val="21"/>
        </w:rPr>
        <w:t>TandocJr</w:t>
      </w:r>
      <w:proofErr w:type="spellEnd"/>
      <w:r>
        <w:rPr>
          <w:rFonts w:hint="eastAsia"/>
          <w:sz w:val="21"/>
          <w:szCs w:val="21"/>
        </w:rPr>
        <w:t>等，</w:t>
      </w:r>
      <w:r>
        <w:rPr>
          <w:rFonts w:hint="eastAsia"/>
          <w:sz w:val="21"/>
          <w:szCs w:val="21"/>
        </w:rPr>
        <w:t>2018</w:t>
      </w:r>
      <w:r>
        <w:rPr>
          <w:rFonts w:hint="eastAsia"/>
          <w:sz w:val="21"/>
          <w:szCs w:val="21"/>
        </w:rPr>
        <w:t>）</w:t>
      </w:r>
      <w:commentRangeStart w:id="12"/>
      <w:r>
        <w:rPr>
          <w:rStyle w:val="af9"/>
          <w:rFonts w:hint="eastAsia"/>
          <w:sz w:val="21"/>
          <w:szCs w:val="21"/>
        </w:rPr>
        <w:endnoteReference w:id="1"/>
      </w:r>
      <w:commentRangeEnd w:id="12"/>
      <w:r w:rsidR="00A81F2B">
        <w:rPr>
          <w:rStyle w:val="afd"/>
        </w:rPr>
        <w:commentReference w:id="12"/>
      </w:r>
      <w:r>
        <w:rPr>
          <w:rFonts w:hint="eastAsia"/>
          <w:sz w:val="21"/>
          <w:szCs w:val="21"/>
        </w:rPr>
        <w:t>。虚假财经新闻因其传播速度快、范围广、影响深的特性，较真实性新闻在信息流通中具有更大的扰动作用，近年来成为多个领域关注的热点问，例如美国大选和英国脱欧中层出不穷的虚假新闻，它在当代政治和社会中产</w:t>
      </w:r>
      <w:r>
        <w:rPr>
          <w:rFonts w:hint="eastAsia"/>
          <w:sz w:val="21"/>
          <w:szCs w:val="21"/>
        </w:rPr>
        <w:lastRenderedPageBreak/>
        <w:t>生了重大且有据可查的影响，并随后在流行话语和学术研究中引起了广泛关注。而现有的研究表明，虚假财经新闻能够显著影响证券价格和金融市场。</w:t>
      </w:r>
      <w:r>
        <w:rPr>
          <w:rFonts w:hint="eastAsia"/>
          <w:sz w:val="21"/>
          <w:szCs w:val="21"/>
        </w:rPr>
        <w:t>Clarke</w:t>
      </w:r>
      <w:r>
        <w:rPr>
          <w:rFonts w:hint="eastAsia"/>
          <w:sz w:val="21"/>
          <w:szCs w:val="21"/>
        </w:rPr>
        <w:t>等（</w:t>
      </w:r>
      <w:r>
        <w:rPr>
          <w:rFonts w:hint="eastAsia"/>
          <w:sz w:val="21"/>
          <w:szCs w:val="21"/>
        </w:rPr>
        <w:t>2020</w:t>
      </w:r>
      <w:r>
        <w:rPr>
          <w:rFonts w:hint="eastAsia"/>
          <w:sz w:val="21"/>
          <w:szCs w:val="21"/>
        </w:rPr>
        <w:t>）</w:t>
      </w:r>
      <w:r>
        <w:rPr>
          <w:rStyle w:val="af9"/>
          <w:rFonts w:hint="eastAsia"/>
          <w:sz w:val="21"/>
          <w:szCs w:val="21"/>
        </w:rPr>
        <w:endnoteReference w:id="2"/>
      </w:r>
      <w:r>
        <w:rPr>
          <w:rFonts w:hint="eastAsia"/>
          <w:sz w:val="21"/>
          <w:szCs w:val="21"/>
        </w:rPr>
        <w:t>研究了金融市场中的虚假财经新闻如何吸引投资者关注以及对股票价格的影响，其利用美国证券交易委员会（</w:t>
      </w:r>
      <w:r>
        <w:rPr>
          <w:rFonts w:hint="eastAsia"/>
          <w:sz w:val="21"/>
          <w:szCs w:val="21"/>
        </w:rPr>
        <w:t>SEC</w:t>
      </w:r>
      <w:r>
        <w:rPr>
          <w:rFonts w:hint="eastAsia"/>
          <w:sz w:val="21"/>
          <w:szCs w:val="21"/>
        </w:rPr>
        <w:t>）对虚假财经新闻的打击行动作为研究假新闻的自然实验，发现假新闻在金融市场中吸引了显著的投资者关注，但投资者对假新闻的反应（股价波动）较小，说明市场能够辨别假新闻。</w:t>
      </w:r>
      <w:proofErr w:type="spellStart"/>
      <w:r>
        <w:rPr>
          <w:rFonts w:hint="eastAsia"/>
          <w:sz w:val="21"/>
          <w:szCs w:val="21"/>
        </w:rPr>
        <w:t>Makortoff</w:t>
      </w:r>
      <w:proofErr w:type="spellEnd"/>
      <w:r>
        <w:rPr>
          <w:rFonts w:hint="eastAsia"/>
          <w:sz w:val="21"/>
          <w:szCs w:val="21"/>
        </w:rPr>
        <w:t>等（</w:t>
      </w:r>
      <w:r>
        <w:rPr>
          <w:rFonts w:hint="eastAsia"/>
          <w:sz w:val="21"/>
          <w:szCs w:val="21"/>
        </w:rPr>
        <w:t>2019</w:t>
      </w:r>
      <w:r>
        <w:rPr>
          <w:rFonts w:hint="eastAsia"/>
          <w:sz w:val="21"/>
          <w:szCs w:val="21"/>
        </w:rPr>
        <w:t>）</w:t>
      </w:r>
      <w:r>
        <w:rPr>
          <w:rStyle w:val="af9"/>
          <w:rFonts w:hint="eastAsia"/>
          <w:sz w:val="21"/>
          <w:szCs w:val="21"/>
        </w:rPr>
        <w:endnoteReference w:id="3"/>
      </w:r>
      <w:r>
        <w:rPr>
          <w:rFonts w:hint="eastAsia"/>
          <w:sz w:val="21"/>
          <w:szCs w:val="21"/>
        </w:rPr>
        <w:t>通过对</w:t>
      </w:r>
      <w:r>
        <w:rPr>
          <w:rFonts w:hint="eastAsia"/>
          <w:sz w:val="21"/>
          <w:szCs w:val="21"/>
        </w:rPr>
        <w:t>Twitter</w:t>
      </w:r>
      <w:r>
        <w:rPr>
          <w:rFonts w:hint="eastAsia"/>
          <w:sz w:val="21"/>
          <w:szCs w:val="21"/>
        </w:rPr>
        <w:t>上分享的虚假</w:t>
      </w:r>
      <w:r>
        <w:rPr>
          <w:rFonts w:hint="eastAsia"/>
          <w:sz w:val="21"/>
          <w:szCs w:val="21"/>
        </w:rPr>
        <w:t xml:space="preserve">WhatsApp </w:t>
      </w:r>
      <w:r>
        <w:rPr>
          <w:rFonts w:hint="eastAsia"/>
          <w:sz w:val="21"/>
          <w:szCs w:val="21"/>
        </w:rPr>
        <w:t>消息引发了</w:t>
      </w:r>
      <w:r>
        <w:rPr>
          <w:rFonts w:hint="eastAsia"/>
          <w:sz w:val="21"/>
          <w:szCs w:val="21"/>
        </w:rPr>
        <w:t>2019</w:t>
      </w:r>
      <w:r>
        <w:rPr>
          <w:rFonts w:hint="eastAsia"/>
          <w:sz w:val="21"/>
          <w:szCs w:val="21"/>
        </w:rPr>
        <w:t>年</w:t>
      </w:r>
      <w:r>
        <w:rPr>
          <w:rFonts w:hint="eastAsia"/>
          <w:sz w:val="21"/>
          <w:szCs w:val="21"/>
        </w:rPr>
        <w:t>5</w:t>
      </w:r>
      <w:r>
        <w:rPr>
          <w:rFonts w:hint="eastAsia"/>
          <w:sz w:val="21"/>
          <w:szCs w:val="21"/>
        </w:rPr>
        <w:t>月对英国大都会银行的挤兑与随后大都会银行股价暴跌这一事件进行了分析，证实了虚假财经新闻对金融市场的影响。然而，尽管假新闻成为研究热点，但关于假新闻对金融市场影响的研究数量仍然非常有限。绝大多数研究仍然集中在假新闻的政治和社会影响上，而且这些研究大多局限于检测和打击假新闻的方法。</w:t>
      </w:r>
    </w:p>
    <w:p w14:paraId="11D23D18" w14:textId="77777777" w:rsidR="00CF1744" w:rsidRDefault="00067D79">
      <w:pPr>
        <w:pStyle w:val="a0"/>
        <w:ind w:firstLine="420"/>
        <w:rPr>
          <w:sz w:val="21"/>
          <w:szCs w:val="21"/>
        </w:rPr>
      </w:pPr>
      <w:r>
        <w:rPr>
          <w:rFonts w:hint="eastAsia"/>
          <w:sz w:val="21"/>
          <w:szCs w:val="21"/>
        </w:rPr>
        <w:t>尽管已有文献从多个角度探讨了传闻对金融市场的影响，例如揭示传闻发布前后异常交易现象和股价的显著波动（史青春等，</w:t>
      </w:r>
      <w:r>
        <w:rPr>
          <w:rFonts w:hint="eastAsia"/>
          <w:sz w:val="21"/>
          <w:szCs w:val="21"/>
        </w:rPr>
        <w:t>2015</w:t>
      </w:r>
      <w:r>
        <w:rPr>
          <w:rFonts w:hint="eastAsia"/>
          <w:sz w:val="21"/>
          <w:szCs w:val="21"/>
        </w:rPr>
        <w:t>）</w:t>
      </w:r>
      <w:r>
        <w:rPr>
          <w:rStyle w:val="af9"/>
          <w:rFonts w:hint="eastAsia"/>
          <w:sz w:val="21"/>
          <w:szCs w:val="21"/>
        </w:rPr>
        <w:endnoteReference w:id="4"/>
      </w:r>
      <w:r>
        <w:rPr>
          <w:rFonts w:hint="eastAsia"/>
          <w:sz w:val="21"/>
          <w:szCs w:val="21"/>
        </w:rPr>
        <w:t>，但这些研究大多并未明确区分传闻与虚假财经新闻。传闻与虚假财经新闻虽有重叠，但存在本质区别：传闻的部分内容可能会被澄清，也可能未被澄清，其是否澄清通常受影响范围、澄清成本、公司意愿等多重因素制约（刘春林等，</w:t>
      </w:r>
      <w:r>
        <w:rPr>
          <w:rFonts w:hint="eastAsia"/>
          <w:sz w:val="21"/>
          <w:szCs w:val="21"/>
        </w:rPr>
        <w:t>2012</w:t>
      </w:r>
      <w:r>
        <w:rPr>
          <w:rFonts w:hint="eastAsia"/>
          <w:sz w:val="21"/>
          <w:szCs w:val="21"/>
        </w:rPr>
        <w:t>）</w:t>
      </w:r>
      <w:r>
        <w:rPr>
          <w:rStyle w:val="af9"/>
          <w:rFonts w:hint="eastAsia"/>
          <w:sz w:val="21"/>
          <w:szCs w:val="21"/>
        </w:rPr>
        <w:endnoteReference w:id="5"/>
      </w:r>
      <w:r>
        <w:rPr>
          <w:rFonts w:hint="eastAsia"/>
          <w:sz w:val="21"/>
          <w:szCs w:val="21"/>
        </w:rPr>
        <w:t>；而虚假财经新闻则是明确被澄清公告所澄清的信息。由于样本中包含了不同性质和影响力的传闻，传统研究对传闻的广义处理难以精准测度虚假财经新闻的真实效应。这一问题的存在导致了当前研究中对虚假财经新闻影响的直接分析较为匮乏，因此，将虚假财经新闻从传闻中区分开来，独立研究其对金融市场的作用机理，具有重要的理论和实践意义。</w:t>
      </w:r>
    </w:p>
    <w:p w14:paraId="497E866E" w14:textId="353EE97E" w:rsidR="00CF1744" w:rsidRDefault="00067D79">
      <w:pPr>
        <w:pStyle w:val="a0"/>
        <w:ind w:firstLine="420"/>
        <w:rPr>
          <w:sz w:val="21"/>
          <w:szCs w:val="21"/>
        </w:rPr>
      </w:pPr>
      <w:r>
        <w:rPr>
          <w:rFonts w:hint="eastAsia"/>
          <w:sz w:val="21"/>
          <w:szCs w:val="21"/>
        </w:rPr>
        <w:t>虚假财经新闻对金融市场的影响可体现在两个方面：一是直接的金融指标，二是潜在的投资者情绪变化。在直接的金融指标方面，虚假财经新闻会引起异常的交易量。</w:t>
      </w:r>
      <w:r>
        <w:rPr>
          <w:rFonts w:hint="eastAsia"/>
          <w:sz w:val="21"/>
          <w:szCs w:val="21"/>
        </w:rPr>
        <w:t xml:space="preserve">Kogan </w:t>
      </w:r>
      <w:r>
        <w:rPr>
          <w:rFonts w:hint="eastAsia"/>
          <w:sz w:val="21"/>
          <w:szCs w:val="21"/>
        </w:rPr>
        <w:t>等人（</w:t>
      </w:r>
      <w:r>
        <w:rPr>
          <w:rFonts w:hint="eastAsia"/>
          <w:sz w:val="21"/>
          <w:szCs w:val="21"/>
        </w:rPr>
        <w:t xml:space="preserve">2019 </w:t>
      </w:r>
      <w:r>
        <w:rPr>
          <w:rFonts w:hint="eastAsia"/>
          <w:sz w:val="21"/>
          <w:szCs w:val="21"/>
        </w:rPr>
        <w:t>年）</w:t>
      </w:r>
      <w:r>
        <w:rPr>
          <w:rStyle w:val="af9"/>
          <w:rFonts w:hint="eastAsia"/>
          <w:sz w:val="21"/>
          <w:szCs w:val="21"/>
        </w:rPr>
        <w:endnoteReference w:id="6"/>
      </w:r>
      <w:r>
        <w:rPr>
          <w:rFonts w:hint="eastAsia"/>
          <w:sz w:val="21"/>
          <w:szCs w:val="21"/>
        </w:rPr>
        <w:t>表明，虚假财经新闻对小公司价格的平均初始影响为</w:t>
      </w:r>
      <w:r>
        <w:rPr>
          <w:rFonts w:hint="eastAsia"/>
          <w:sz w:val="21"/>
          <w:szCs w:val="21"/>
        </w:rPr>
        <w:t>8%</w:t>
      </w:r>
      <w:r>
        <w:rPr>
          <w:rFonts w:hint="eastAsia"/>
          <w:sz w:val="21"/>
          <w:szCs w:val="21"/>
        </w:rPr>
        <w:t>。这些影响在一年内完全逆转，表明即使没有揭穿，虚假财经新闻也具有暂时的可信度。</w:t>
      </w:r>
      <w:r>
        <w:rPr>
          <w:rFonts w:hint="eastAsia"/>
          <w:sz w:val="21"/>
          <w:szCs w:val="21"/>
        </w:rPr>
        <w:t>Clarke</w:t>
      </w:r>
      <w:r>
        <w:rPr>
          <w:rFonts w:hint="eastAsia"/>
          <w:sz w:val="21"/>
          <w:szCs w:val="21"/>
        </w:rPr>
        <w:t>等人（</w:t>
      </w:r>
      <w:r>
        <w:rPr>
          <w:rFonts w:hint="eastAsia"/>
          <w:sz w:val="21"/>
          <w:szCs w:val="21"/>
        </w:rPr>
        <w:t>2018</w:t>
      </w:r>
      <w:r>
        <w:rPr>
          <w:rFonts w:hint="eastAsia"/>
          <w:sz w:val="21"/>
          <w:szCs w:val="21"/>
        </w:rPr>
        <w:t>年）</w:t>
      </w:r>
      <w:r>
        <w:rPr>
          <w:rStyle w:val="af9"/>
          <w:rFonts w:hint="eastAsia"/>
          <w:sz w:val="21"/>
          <w:szCs w:val="21"/>
        </w:rPr>
        <w:endnoteReference w:id="7"/>
      </w:r>
      <w:r>
        <w:rPr>
          <w:rFonts w:hint="eastAsia"/>
          <w:sz w:val="21"/>
          <w:szCs w:val="21"/>
        </w:rPr>
        <w:t>还表明，虚假财经新闻会产生显著的异常交易量和初始价格影响，这些影响小于同等的真实财经新闻；表明代理人会部分折扣虚假财经新闻。在情绪方面，虚假财经新闻通过改变投资者的情绪状态，进而影响其投资决策。</w:t>
      </w:r>
      <w:proofErr w:type="spellStart"/>
      <w:r>
        <w:rPr>
          <w:rFonts w:hint="eastAsia"/>
          <w:sz w:val="21"/>
          <w:szCs w:val="21"/>
        </w:rPr>
        <w:t>Chuai</w:t>
      </w:r>
      <w:proofErr w:type="spellEnd"/>
      <w:r>
        <w:rPr>
          <w:rStyle w:val="af9"/>
          <w:rFonts w:hint="eastAsia"/>
          <w:sz w:val="21"/>
          <w:szCs w:val="21"/>
        </w:rPr>
        <w:endnoteReference w:id="8"/>
      </w:r>
      <w:r>
        <w:rPr>
          <w:rFonts w:hint="eastAsia"/>
          <w:sz w:val="21"/>
          <w:szCs w:val="21"/>
        </w:rPr>
        <w:t>等人就发现</w:t>
      </w:r>
      <w:r w:rsidR="00A75EDC">
        <w:rPr>
          <w:rFonts w:hint="eastAsia"/>
          <w:sz w:val="21"/>
          <w:szCs w:val="21"/>
        </w:rPr>
        <w:t>虚假</w:t>
      </w:r>
      <w:r>
        <w:rPr>
          <w:rFonts w:hint="eastAsia"/>
          <w:sz w:val="21"/>
          <w:szCs w:val="21"/>
        </w:rPr>
        <w:t>财经新闻的情绪倾向，尤其是愤怒情绪，是其快速传播的关键因素。愤怒情绪不仅促使信息更易传播，而且通过</w:t>
      </w:r>
      <w:proofErr w:type="gramStart"/>
      <w:r>
        <w:rPr>
          <w:rFonts w:hint="eastAsia"/>
          <w:sz w:val="21"/>
          <w:szCs w:val="21"/>
        </w:rPr>
        <w:t>激励受众进行</w:t>
      </w:r>
      <w:proofErr w:type="gramEnd"/>
      <w:r>
        <w:rPr>
          <w:rFonts w:hint="eastAsia"/>
          <w:sz w:val="21"/>
          <w:szCs w:val="21"/>
        </w:rPr>
        <w:t>焦虑管理和信息分享，使虚假财经新闻比真实财经新闻更具传染性。</w:t>
      </w:r>
    </w:p>
    <w:p w14:paraId="15F7F318" w14:textId="2BD79068" w:rsidR="00CF1744" w:rsidRDefault="00067D79">
      <w:pPr>
        <w:pStyle w:val="a0"/>
        <w:ind w:firstLine="420"/>
        <w:rPr>
          <w:sz w:val="21"/>
          <w:szCs w:val="21"/>
        </w:rPr>
      </w:pPr>
      <w:r>
        <w:rPr>
          <w:rFonts w:hint="eastAsia"/>
          <w:sz w:val="21"/>
          <w:szCs w:val="21"/>
        </w:rPr>
        <w:t>金融市场中情绪对股价的影响已成为共识，但是测度文本情绪的标准并不统一，目前测度文本情绪包括词典法、深度学习法。在中文文本中，学界常用的词典法主要包括</w:t>
      </w:r>
      <w:proofErr w:type="gramStart"/>
      <w:r w:rsidR="00A75EDC">
        <w:rPr>
          <w:rFonts w:hint="eastAsia"/>
          <w:sz w:val="21"/>
          <w:szCs w:val="21"/>
        </w:rPr>
        <w:t>姜富伟</w:t>
      </w:r>
      <w:proofErr w:type="gramEnd"/>
      <w:r w:rsidR="00A75EDC">
        <w:rPr>
          <w:rFonts w:hint="eastAsia"/>
          <w:sz w:val="21"/>
          <w:szCs w:val="21"/>
        </w:rPr>
        <w:t>等（</w:t>
      </w:r>
      <w:r w:rsidR="00A75EDC">
        <w:rPr>
          <w:rFonts w:hint="eastAsia"/>
          <w:sz w:val="21"/>
          <w:szCs w:val="21"/>
        </w:rPr>
        <w:t>2021</w:t>
      </w:r>
      <w:r w:rsidR="00A75EDC">
        <w:rPr>
          <w:rFonts w:hint="eastAsia"/>
          <w:sz w:val="21"/>
          <w:szCs w:val="21"/>
        </w:rPr>
        <w:t>）</w:t>
      </w:r>
      <w:r w:rsidR="00A75EDC">
        <w:rPr>
          <w:rStyle w:val="af9"/>
          <w:sz w:val="21"/>
          <w:szCs w:val="21"/>
        </w:rPr>
        <w:endnoteReference w:id="9"/>
      </w:r>
      <w:r>
        <w:rPr>
          <w:rFonts w:hint="eastAsia"/>
          <w:sz w:val="21"/>
          <w:szCs w:val="21"/>
        </w:rPr>
        <w:t>结合</w:t>
      </w:r>
      <w:r>
        <w:rPr>
          <w:rFonts w:hint="eastAsia"/>
          <w:sz w:val="21"/>
          <w:szCs w:val="21"/>
        </w:rPr>
        <w:t>word2vec</w:t>
      </w:r>
      <w:r>
        <w:rPr>
          <w:rFonts w:hint="eastAsia"/>
          <w:sz w:val="21"/>
          <w:szCs w:val="21"/>
        </w:rPr>
        <w:t>模型构建的金融情绪词典、范小云等（</w:t>
      </w:r>
      <w:r>
        <w:rPr>
          <w:rFonts w:hint="eastAsia"/>
          <w:sz w:val="21"/>
          <w:szCs w:val="21"/>
        </w:rPr>
        <w:t>2022</w:t>
      </w:r>
      <w:r>
        <w:rPr>
          <w:rFonts w:hint="eastAsia"/>
          <w:sz w:val="21"/>
          <w:szCs w:val="21"/>
        </w:rPr>
        <w:t>）</w:t>
      </w:r>
      <w:r>
        <w:rPr>
          <w:rStyle w:val="af9"/>
          <w:rFonts w:hint="eastAsia"/>
          <w:sz w:val="21"/>
          <w:szCs w:val="21"/>
        </w:rPr>
        <w:endnoteReference w:id="10"/>
      </w:r>
      <w:r>
        <w:rPr>
          <w:rFonts w:hint="eastAsia"/>
          <w:sz w:val="21"/>
          <w:szCs w:val="21"/>
        </w:rPr>
        <w:t>基于新闻报道和社交媒体构建的金融情绪词典。词典法的不足之处体现在两个方面：一是包含的情绪关键词不够完备，导致了一些复杂的情绪未被统计（第一类错误，新闻文明被涉及到某类情绪但未能被词典法识别）；二是测度表意不真实，错误地将一部分文本内容判定为含有某类情绪（第二类错误，文本中含有关键词但实际上未涉及到某类情绪）。</w:t>
      </w:r>
    </w:p>
    <w:p w14:paraId="64359DFB" w14:textId="6D4019BD" w:rsidR="00CF1744" w:rsidRDefault="00067D79">
      <w:pPr>
        <w:pStyle w:val="a0"/>
        <w:ind w:firstLine="420"/>
        <w:rPr>
          <w:sz w:val="21"/>
          <w:szCs w:val="21"/>
        </w:rPr>
      </w:pPr>
      <w:r>
        <w:rPr>
          <w:rFonts w:hint="eastAsia"/>
          <w:sz w:val="21"/>
          <w:szCs w:val="21"/>
        </w:rPr>
        <w:t>尽管深度学习的引入有利于解决上述问题，但是仍有局限性，主要体现在两方面：第一、数据标注上存在分歧。新闻情绪的识别通常为分类问题，如二分类下为正</w:t>
      </w:r>
      <w:r>
        <w:rPr>
          <w:rFonts w:hint="eastAsia"/>
          <w:sz w:val="21"/>
          <w:szCs w:val="21"/>
        </w:rPr>
        <w:t>/</w:t>
      </w:r>
      <w:r>
        <w:rPr>
          <w:rFonts w:hint="eastAsia"/>
          <w:sz w:val="21"/>
          <w:szCs w:val="21"/>
        </w:rPr>
        <w:t>负，多分类下为积极</w:t>
      </w:r>
      <w:r>
        <w:rPr>
          <w:rFonts w:hint="eastAsia"/>
          <w:sz w:val="21"/>
          <w:szCs w:val="21"/>
        </w:rPr>
        <w:t>/</w:t>
      </w:r>
      <w:r>
        <w:rPr>
          <w:rFonts w:hint="eastAsia"/>
          <w:sz w:val="21"/>
          <w:szCs w:val="21"/>
        </w:rPr>
        <w:t>中性</w:t>
      </w:r>
      <w:r>
        <w:rPr>
          <w:rFonts w:hint="eastAsia"/>
          <w:sz w:val="21"/>
          <w:szCs w:val="21"/>
        </w:rPr>
        <w:t>/</w:t>
      </w:r>
      <w:r>
        <w:rPr>
          <w:rFonts w:hint="eastAsia"/>
          <w:sz w:val="21"/>
          <w:szCs w:val="21"/>
        </w:rPr>
        <w:t>消极等。新闻情绪的类别主要以</w:t>
      </w:r>
      <w:proofErr w:type="spellStart"/>
      <w:r>
        <w:rPr>
          <w:rFonts w:hint="eastAsia"/>
          <w:sz w:val="21"/>
          <w:szCs w:val="21"/>
        </w:rPr>
        <w:t>softmax</w:t>
      </w:r>
      <w:proofErr w:type="spellEnd"/>
      <w:r>
        <w:rPr>
          <w:rFonts w:hint="eastAsia"/>
          <w:sz w:val="21"/>
          <w:szCs w:val="21"/>
        </w:rPr>
        <w:t>输出的概率确定。而当训练集采用金融领域的中文新闻文本时，需要训练者为训练集提供情绪标签。标签的确定较为复杂，往往需要人工标注，工作量大而耗时长。基于人工情绪标注的困难性，一些学者不直接测度新闻文本情绪，转而选择测度市场</w:t>
      </w:r>
      <w:proofErr w:type="gramStart"/>
      <w:r>
        <w:rPr>
          <w:rFonts w:hint="eastAsia"/>
          <w:sz w:val="21"/>
          <w:szCs w:val="21"/>
        </w:rPr>
        <w:t>情</w:t>
      </w:r>
      <w:r w:rsidR="00A75EDC">
        <w:rPr>
          <w:rFonts w:hint="eastAsia"/>
          <w:sz w:val="21"/>
          <w:szCs w:val="21"/>
        </w:rPr>
        <w:t>姜富伟</w:t>
      </w:r>
      <w:proofErr w:type="gramEnd"/>
      <w:r w:rsidR="00A75EDC">
        <w:rPr>
          <w:rFonts w:hint="eastAsia"/>
          <w:sz w:val="21"/>
          <w:szCs w:val="21"/>
        </w:rPr>
        <w:t>等（</w:t>
      </w:r>
      <w:r w:rsidR="00A75EDC">
        <w:rPr>
          <w:rFonts w:hint="eastAsia"/>
          <w:sz w:val="21"/>
          <w:szCs w:val="21"/>
        </w:rPr>
        <w:t>2024</w:t>
      </w:r>
      <w:r w:rsidR="00A75EDC">
        <w:rPr>
          <w:rFonts w:hint="eastAsia"/>
          <w:sz w:val="21"/>
          <w:szCs w:val="21"/>
        </w:rPr>
        <w:t>）</w:t>
      </w:r>
      <w:r w:rsidR="00A75EDC">
        <w:rPr>
          <w:rStyle w:val="af9"/>
          <w:rFonts w:hint="eastAsia"/>
          <w:sz w:val="21"/>
          <w:szCs w:val="21"/>
        </w:rPr>
        <w:endnoteReference w:id="11"/>
      </w:r>
      <w:r>
        <w:rPr>
          <w:rFonts w:hint="eastAsia"/>
          <w:sz w:val="21"/>
          <w:szCs w:val="21"/>
        </w:rPr>
        <w:t>：新闻对应的证券回报为正则市场情绪标签记为</w:t>
      </w:r>
      <w:r>
        <w:rPr>
          <w:rFonts w:hint="eastAsia"/>
          <w:sz w:val="21"/>
          <w:szCs w:val="21"/>
        </w:rPr>
        <w:t>1</w:t>
      </w:r>
      <w:r>
        <w:rPr>
          <w:rFonts w:hint="eastAsia"/>
          <w:sz w:val="21"/>
          <w:szCs w:val="21"/>
        </w:rPr>
        <w:t>，反之记为</w:t>
      </w:r>
      <w:r>
        <w:rPr>
          <w:rFonts w:hint="eastAsia"/>
          <w:sz w:val="21"/>
          <w:szCs w:val="21"/>
        </w:rPr>
        <w:t>0</w:t>
      </w:r>
      <w:r>
        <w:rPr>
          <w:rFonts w:hint="eastAsia"/>
          <w:sz w:val="21"/>
          <w:szCs w:val="21"/>
        </w:rPr>
        <w:t>。这种方式一定程度上为数据标注提供了客观的标准，但是由于市场情绪受到多种因素影响，新闻的作用不一定占主导地位。故这种新闻</w:t>
      </w:r>
      <w:r>
        <w:rPr>
          <w:rFonts w:hint="eastAsia"/>
          <w:sz w:val="21"/>
          <w:szCs w:val="21"/>
        </w:rPr>
        <w:t>-</w:t>
      </w:r>
      <w:r>
        <w:rPr>
          <w:rFonts w:hint="eastAsia"/>
          <w:sz w:val="21"/>
          <w:szCs w:val="21"/>
        </w:rPr>
        <w:t>市场情绪的测度标准具有严重的内生性问题。</w:t>
      </w:r>
    </w:p>
    <w:p w14:paraId="77FAA436" w14:textId="77777777" w:rsidR="00CF1744" w:rsidRDefault="00067D79">
      <w:pPr>
        <w:pStyle w:val="a0"/>
        <w:numPr>
          <w:ilvl w:val="0"/>
          <w:numId w:val="3"/>
        </w:numPr>
        <w:ind w:firstLine="420"/>
        <w:rPr>
          <w:sz w:val="21"/>
          <w:szCs w:val="21"/>
        </w:rPr>
      </w:pPr>
      <w:r>
        <w:rPr>
          <w:rFonts w:hint="eastAsia"/>
          <w:sz w:val="21"/>
          <w:szCs w:val="21"/>
        </w:rPr>
        <w:t>深度学习的泛化性能不足。较之于大语言模型的训练，深度学习需要的算力、数据更少，因此更易进行训练。但由于参数规模较低，故而在处理复杂的金融新闻文本时，往往在训练集外的文本上表现得不精确，也即泛化性能较差。而目前学界部分学者将</w:t>
      </w:r>
      <w:r>
        <w:rPr>
          <w:rFonts w:hint="eastAsia"/>
          <w:sz w:val="21"/>
          <w:szCs w:val="21"/>
        </w:rPr>
        <w:t>BERT</w:t>
      </w:r>
      <w:r>
        <w:rPr>
          <w:rFonts w:hint="eastAsia"/>
          <w:sz w:val="21"/>
          <w:szCs w:val="21"/>
        </w:rPr>
        <w:t>称为大语言模型（</w:t>
      </w:r>
      <w:proofErr w:type="gramStart"/>
      <w:r>
        <w:rPr>
          <w:rFonts w:hint="eastAsia"/>
          <w:sz w:val="21"/>
          <w:szCs w:val="21"/>
        </w:rPr>
        <w:t>姜富伟</w:t>
      </w:r>
      <w:proofErr w:type="gramEnd"/>
      <w:r>
        <w:rPr>
          <w:rFonts w:hint="eastAsia"/>
          <w:sz w:val="21"/>
          <w:szCs w:val="21"/>
        </w:rPr>
        <w:t>等，</w:t>
      </w:r>
      <w:r>
        <w:rPr>
          <w:rFonts w:hint="eastAsia"/>
          <w:sz w:val="21"/>
          <w:szCs w:val="21"/>
        </w:rPr>
        <w:t>2024</w:t>
      </w:r>
      <w:r>
        <w:rPr>
          <w:rFonts w:hint="eastAsia"/>
          <w:sz w:val="21"/>
          <w:szCs w:val="21"/>
        </w:rPr>
        <w:t>），这是一种不严谨的说法。</w:t>
      </w:r>
      <w:r>
        <w:rPr>
          <w:rFonts w:hint="eastAsia"/>
          <w:sz w:val="21"/>
          <w:szCs w:val="21"/>
        </w:rPr>
        <w:t>BERT</w:t>
      </w:r>
      <w:r>
        <w:rPr>
          <w:rFonts w:hint="eastAsia"/>
          <w:sz w:val="21"/>
          <w:szCs w:val="21"/>
        </w:rPr>
        <w:t>属于语言模型，不属于大语言模型。大语言模型是指基于</w:t>
      </w:r>
      <w:r>
        <w:rPr>
          <w:rFonts w:hint="eastAsia"/>
          <w:sz w:val="21"/>
          <w:szCs w:val="21"/>
        </w:rPr>
        <w:t>Transformer</w:t>
      </w:r>
      <w:r>
        <w:rPr>
          <w:rFonts w:hint="eastAsia"/>
          <w:sz w:val="21"/>
          <w:szCs w:val="21"/>
        </w:rPr>
        <w:t>架构、通过海量文本训练、能够生成自然语言的大规模人工智能模型。而</w:t>
      </w:r>
      <w:r>
        <w:rPr>
          <w:rFonts w:hint="eastAsia"/>
          <w:sz w:val="21"/>
          <w:szCs w:val="21"/>
        </w:rPr>
        <w:t>BERT</w:t>
      </w:r>
      <w:r>
        <w:rPr>
          <w:rFonts w:hint="eastAsia"/>
          <w:sz w:val="21"/>
          <w:szCs w:val="21"/>
        </w:rPr>
        <w:t>是一种基于</w:t>
      </w:r>
      <w:r>
        <w:rPr>
          <w:rFonts w:hint="eastAsia"/>
          <w:sz w:val="21"/>
          <w:szCs w:val="21"/>
        </w:rPr>
        <w:t>Transformer</w:t>
      </w:r>
      <w:r>
        <w:rPr>
          <w:rFonts w:hint="eastAsia"/>
          <w:sz w:val="21"/>
          <w:szCs w:val="21"/>
        </w:rPr>
        <w:t>编码器、通过双向上下文建模和掩码语言模型预训练、广泛用于自然语言理解任务的深度学习模型，在任务、参数、训练等各个维度上都与大语言模型相去甚远。</w:t>
      </w:r>
    </w:p>
    <w:p w14:paraId="657A9963" w14:textId="24C9B5B9" w:rsidR="00CF1744" w:rsidRDefault="00067D79">
      <w:pPr>
        <w:pStyle w:val="a0"/>
        <w:ind w:firstLineChars="0" w:firstLine="0"/>
        <w:rPr>
          <w:sz w:val="21"/>
          <w:szCs w:val="21"/>
        </w:rPr>
      </w:pPr>
      <w:r>
        <w:rPr>
          <w:rFonts w:hint="eastAsia"/>
          <w:sz w:val="21"/>
          <w:szCs w:val="21"/>
        </w:rPr>
        <w:tab/>
      </w:r>
      <w:r w:rsidR="005A05A2">
        <w:rPr>
          <w:rFonts w:hint="eastAsia"/>
          <w:sz w:val="21"/>
          <w:szCs w:val="21"/>
        </w:rPr>
        <w:t>为解决上述问题，本文创新性地将人工智能大语言模型</w:t>
      </w:r>
      <w:proofErr w:type="spellStart"/>
      <w:r w:rsidR="005A05A2">
        <w:rPr>
          <w:rFonts w:hint="eastAsia"/>
          <w:sz w:val="21"/>
          <w:szCs w:val="21"/>
        </w:rPr>
        <w:t>Deeepseek</w:t>
      </w:r>
      <w:proofErr w:type="spellEnd"/>
      <w:r w:rsidR="005A05A2">
        <w:rPr>
          <w:rFonts w:hint="eastAsia"/>
          <w:sz w:val="21"/>
          <w:szCs w:val="21"/>
        </w:rPr>
        <w:t>应用于中国金融市场。具体来说，本文利用巨潮资讯网上的澄清公告对应的虚假财经新闻、</w:t>
      </w:r>
      <w:proofErr w:type="gramStart"/>
      <w:r w:rsidR="005A05A2">
        <w:rPr>
          <w:rFonts w:hint="eastAsia"/>
          <w:sz w:val="21"/>
          <w:szCs w:val="21"/>
        </w:rPr>
        <w:t>公司官网所</w:t>
      </w:r>
      <w:proofErr w:type="gramEnd"/>
      <w:r w:rsidR="005A05A2">
        <w:rPr>
          <w:rFonts w:hint="eastAsia"/>
          <w:sz w:val="21"/>
          <w:szCs w:val="21"/>
        </w:rPr>
        <w:t>发布的财经新闻、东方财富股吧评论等文本大数据，加上特定的</w:t>
      </w:r>
      <w:r w:rsidR="005A05A2">
        <w:rPr>
          <w:rFonts w:hint="eastAsia"/>
          <w:sz w:val="21"/>
          <w:szCs w:val="21"/>
        </w:rPr>
        <w:t>prompt</w:t>
      </w:r>
      <w:r w:rsidR="005A05A2">
        <w:rPr>
          <w:rFonts w:hint="eastAsia"/>
          <w:sz w:val="21"/>
          <w:szCs w:val="21"/>
        </w:rPr>
        <w:t>，计算出文本情绪，构建出新闻情绪与</w:t>
      </w:r>
      <w:r w:rsidR="00843730">
        <w:rPr>
          <w:rFonts w:hint="eastAsia"/>
          <w:sz w:val="21"/>
          <w:szCs w:val="21"/>
        </w:rPr>
        <w:t>社交媒体</w:t>
      </w:r>
      <w:r w:rsidR="005A05A2">
        <w:rPr>
          <w:rFonts w:hint="eastAsia"/>
          <w:sz w:val="21"/>
          <w:szCs w:val="21"/>
        </w:rPr>
        <w:t>情绪，开展金融市场股票价格波动的实证检验。本文还使用了</w:t>
      </w:r>
      <w:proofErr w:type="gramStart"/>
      <w:r w:rsidR="00A75EDC">
        <w:rPr>
          <w:rFonts w:hint="eastAsia"/>
          <w:sz w:val="21"/>
          <w:szCs w:val="21"/>
        </w:rPr>
        <w:t>姜富伟</w:t>
      </w:r>
      <w:proofErr w:type="gramEnd"/>
      <w:r w:rsidR="00A75EDC">
        <w:rPr>
          <w:rFonts w:hint="eastAsia"/>
          <w:sz w:val="21"/>
          <w:szCs w:val="21"/>
        </w:rPr>
        <w:t>等（</w:t>
      </w:r>
      <w:r w:rsidR="00A75EDC">
        <w:rPr>
          <w:rFonts w:hint="eastAsia"/>
          <w:sz w:val="21"/>
          <w:szCs w:val="21"/>
        </w:rPr>
        <w:t>2021</w:t>
      </w:r>
      <w:r w:rsidR="00A75EDC">
        <w:rPr>
          <w:rFonts w:hint="eastAsia"/>
          <w:sz w:val="21"/>
          <w:szCs w:val="21"/>
        </w:rPr>
        <w:t>）</w:t>
      </w:r>
      <w:r w:rsidR="005A05A2">
        <w:rPr>
          <w:rFonts w:hint="eastAsia"/>
          <w:sz w:val="21"/>
          <w:szCs w:val="21"/>
        </w:rPr>
        <w:t>的金融文本情感词典、</w:t>
      </w:r>
      <w:r w:rsidR="005A05A2">
        <w:rPr>
          <w:rFonts w:hint="eastAsia"/>
          <w:sz w:val="21"/>
          <w:szCs w:val="21"/>
        </w:rPr>
        <w:t>Hugging Face</w:t>
      </w:r>
      <w:r w:rsidR="005A05A2">
        <w:rPr>
          <w:rFonts w:hint="eastAsia"/>
          <w:sz w:val="21"/>
          <w:szCs w:val="21"/>
        </w:rPr>
        <w:t>上开源的情绪测度模型</w:t>
      </w:r>
      <w:proofErr w:type="spellStart"/>
      <w:r w:rsidR="005A05A2">
        <w:rPr>
          <w:rFonts w:hint="eastAsia"/>
          <w:sz w:val="21"/>
          <w:szCs w:val="21"/>
        </w:rPr>
        <w:t>RoBERTa</w:t>
      </w:r>
      <w:proofErr w:type="spellEnd"/>
      <w:r w:rsidR="005A05A2">
        <w:rPr>
          <w:rFonts w:hint="eastAsia"/>
          <w:sz w:val="21"/>
          <w:szCs w:val="21"/>
        </w:rPr>
        <w:t>计算出文本情绪以作为对比。</w:t>
      </w:r>
      <w:r w:rsidR="00057C55">
        <w:rPr>
          <w:rFonts w:hint="eastAsia"/>
          <w:sz w:val="21"/>
          <w:szCs w:val="21"/>
        </w:rPr>
        <w:t>实证结果表明，基于</w:t>
      </w:r>
      <w:proofErr w:type="spellStart"/>
      <w:r w:rsidR="00057C55">
        <w:rPr>
          <w:rFonts w:hint="eastAsia"/>
          <w:sz w:val="21"/>
          <w:szCs w:val="21"/>
        </w:rPr>
        <w:t>Deepseek</w:t>
      </w:r>
      <w:proofErr w:type="spellEnd"/>
      <w:r w:rsidR="00057C55">
        <w:rPr>
          <w:rFonts w:hint="eastAsia"/>
          <w:sz w:val="21"/>
          <w:szCs w:val="21"/>
        </w:rPr>
        <w:t>测度的情绪分数在回归中表现出了超过金融词典和深度学习的稳健性。进一步分析发现，基于</w:t>
      </w:r>
      <w:proofErr w:type="spellStart"/>
      <w:r w:rsidR="00057C55">
        <w:rPr>
          <w:rFonts w:hint="eastAsia"/>
          <w:sz w:val="21"/>
          <w:szCs w:val="21"/>
        </w:rPr>
        <w:t>Deepseek</w:t>
      </w:r>
      <w:proofErr w:type="spellEnd"/>
      <w:r w:rsidR="00057C55">
        <w:rPr>
          <w:rFonts w:hint="eastAsia"/>
          <w:sz w:val="21"/>
          <w:szCs w:val="21"/>
        </w:rPr>
        <w:t>测度</w:t>
      </w:r>
      <w:r w:rsidR="00843730">
        <w:rPr>
          <w:rFonts w:hint="eastAsia"/>
          <w:sz w:val="21"/>
          <w:szCs w:val="21"/>
        </w:rPr>
        <w:t>社交媒体</w:t>
      </w:r>
      <w:r w:rsidR="00057C55">
        <w:rPr>
          <w:rFonts w:hint="eastAsia"/>
          <w:sz w:val="21"/>
          <w:szCs w:val="21"/>
        </w:rPr>
        <w:t>情绪能够通过财经新闻影响股价的渠道分析。</w:t>
      </w:r>
    </w:p>
    <w:p w14:paraId="68069D86" w14:textId="77F435B3" w:rsidR="00CF1744" w:rsidRDefault="00057C55" w:rsidP="00057C55">
      <w:pPr>
        <w:pStyle w:val="a0"/>
        <w:ind w:firstLineChars="0" w:firstLine="0"/>
        <w:rPr>
          <w:sz w:val="21"/>
          <w:szCs w:val="21"/>
        </w:rPr>
      </w:pPr>
      <w:r>
        <w:rPr>
          <w:sz w:val="21"/>
          <w:szCs w:val="21"/>
        </w:rPr>
        <w:tab/>
      </w:r>
      <w:r>
        <w:rPr>
          <w:rFonts w:hint="eastAsia"/>
          <w:sz w:val="21"/>
          <w:szCs w:val="21"/>
        </w:rPr>
        <w:t>本文的贡献主要体现在以下三个方面。第一，首次研究了中国股市虚假财经新闻和真实财经新闻对股价冲击上的差异，扩展了中国股市有关虚假财经新闻的研究。过往的研究对于中国金融市场中的虚假财经新闻关注较少，主要</w:t>
      </w:r>
      <w:r w:rsidR="004A12D2">
        <w:rPr>
          <w:rFonts w:hint="eastAsia"/>
          <w:sz w:val="21"/>
          <w:szCs w:val="21"/>
        </w:rPr>
        <w:t>将虚假财经新闻与真实财经新闻混为一谈。本文将虚假财经新闻和真实财经新闻区分开来，使用双重差分估计出两者在股价异常波动上的影响的差异</w:t>
      </w:r>
      <w:r w:rsidR="009E383C">
        <w:rPr>
          <w:rFonts w:hint="eastAsia"/>
          <w:sz w:val="21"/>
          <w:szCs w:val="21"/>
        </w:rPr>
        <w:t>，并且研究了这种差异是否会通过新闻文本情绪和社交媒体情绪体现。</w:t>
      </w:r>
      <w:r w:rsidR="004A12D2">
        <w:rPr>
          <w:rFonts w:hint="eastAsia"/>
          <w:sz w:val="21"/>
          <w:szCs w:val="21"/>
        </w:rPr>
        <w:t>第二，丰富了大语言模型的在经济学文献中的应用。过往的情绪测度方法不够科学完善、泛化性能较差，导致部分文献的计量结果难以复制。</w:t>
      </w:r>
      <w:r>
        <w:rPr>
          <w:rFonts w:hint="eastAsia"/>
          <w:sz w:val="21"/>
          <w:szCs w:val="21"/>
        </w:rPr>
        <w:t>本文将</w:t>
      </w:r>
      <w:r>
        <w:rPr>
          <w:rFonts w:hint="eastAsia"/>
          <w:sz w:val="21"/>
          <w:szCs w:val="21"/>
        </w:rPr>
        <w:t>DeepSeek</w:t>
      </w:r>
      <w:r>
        <w:rPr>
          <w:rFonts w:hint="eastAsia"/>
          <w:sz w:val="21"/>
          <w:szCs w:val="21"/>
        </w:rPr>
        <w:t>大语言模型技术用于财经新闻的情绪测度</w:t>
      </w:r>
      <w:r w:rsidR="004A12D2">
        <w:rPr>
          <w:rFonts w:hint="eastAsia"/>
          <w:sz w:val="21"/>
          <w:szCs w:val="21"/>
        </w:rPr>
        <w:t>，具有对象明确、指标齐全、迁移性和扩展性高、易于使用的优点。因此，本文有助于从研究方法上推进文本情绪对金融市场的影响的深入研究证实</w:t>
      </w:r>
      <w:r>
        <w:rPr>
          <w:rFonts w:hint="eastAsia"/>
          <w:sz w:val="21"/>
          <w:szCs w:val="21"/>
        </w:rPr>
        <w:t>了中国大语言模型用于财经新闻媒体情绪测度的有效性</w:t>
      </w:r>
      <w:r w:rsidR="004A12D2">
        <w:rPr>
          <w:rFonts w:hint="eastAsia"/>
          <w:sz w:val="21"/>
          <w:szCs w:val="21"/>
        </w:rPr>
        <w:t>。</w:t>
      </w:r>
      <w:r>
        <w:rPr>
          <w:rFonts w:hint="eastAsia"/>
          <w:sz w:val="21"/>
          <w:szCs w:val="21"/>
        </w:rPr>
        <w:t>第三</w:t>
      </w:r>
      <w:r w:rsidR="004A12D2">
        <w:rPr>
          <w:rFonts w:hint="eastAsia"/>
          <w:sz w:val="21"/>
          <w:szCs w:val="21"/>
        </w:rPr>
        <w:t>，提出了财经新闻</w:t>
      </w:r>
      <w:r w:rsidR="004A12D2">
        <w:rPr>
          <w:rFonts w:hint="eastAsia"/>
          <w:sz w:val="21"/>
          <w:szCs w:val="21"/>
        </w:rPr>
        <w:t>-</w:t>
      </w:r>
      <w:r w:rsidR="009E6AE5">
        <w:rPr>
          <w:rFonts w:hint="eastAsia"/>
          <w:sz w:val="21"/>
          <w:szCs w:val="21"/>
        </w:rPr>
        <w:t>社交媒体</w:t>
      </w:r>
      <w:r w:rsidR="004A12D2">
        <w:rPr>
          <w:rFonts w:hint="eastAsia"/>
          <w:sz w:val="21"/>
          <w:szCs w:val="21"/>
        </w:rPr>
        <w:t>这一影响渠道，从而为金融市场研究新闻的影响补充了新发现。本文直接测度文本大数据，而非采用外部市场指标作为市场情绪的标准，一定程度上</w:t>
      </w:r>
      <w:r w:rsidR="001D640A">
        <w:rPr>
          <w:rFonts w:hint="eastAsia"/>
          <w:sz w:val="21"/>
          <w:szCs w:val="21"/>
        </w:rPr>
        <w:t>避免了</w:t>
      </w:r>
      <w:r w:rsidR="004A12D2">
        <w:rPr>
          <w:rFonts w:hint="eastAsia"/>
          <w:sz w:val="21"/>
          <w:szCs w:val="21"/>
        </w:rPr>
        <w:t>财经新闻</w:t>
      </w:r>
      <w:r w:rsidR="004A12D2">
        <w:rPr>
          <w:rFonts w:hint="eastAsia"/>
          <w:sz w:val="21"/>
          <w:szCs w:val="21"/>
        </w:rPr>
        <w:t>-</w:t>
      </w:r>
      <w:r w:rsidR="004A12D2">
        <w:rPr>
          <w:rFonts w:hint="eastAsia"/>
          <w:sz w:val="21"/>
          <w:szCs w:val="21"/>
        </w:rPr>
        <w:t>股票价格</w:t>
      </w:r>
      <w:r w:rsidR="001D640A">
        <w:rPr>
          <w:rFonts w:hint="eastAsia"/>
          <w:sz w:val="21"/>
          <w:szCs w:val="21"/>
        </w:rPr>
        <w:t>这种数据标注带来的内生性。</w:t>
      </w:r>
    </w:p>
    <w:p w14:paraId="4011A58F" w14:textId="0F4CC839" w:rsidR="001D640A" w:rsidRPr="001D640A" w:rsidRDefault="001D640A" w:rsidP="00057C55">
      <w:pPr>
        <w:pStyle w:val="a0"/>
        <w:ind w:firstLineChars="0" w:firstLine="0"/>
        <w:rPr>
          <w:sz w:val="21"/>
          <w:szCs w:val="21"/>
        </w:rPr>
      </w:pPr>
      <w:r>
        <w:rPr>
          <w:sz w:val="21"/>
          <w:szCs w:val="21"/>
        </w:rPr>
        <w:tab/>
      </w:r>
      <w:r>
        <w:rPr>
          <w:rFonts w:hint="eastAsia"/>
          <w:sz w:val="21"/>
          <w:szCs w:val="21"/>
        </w:rPr>
        <w:t>本文余下部分安排如下：第二节对财经新闻对股价异常收益率的影响进行一个完整的理论设计与研究假设；第三节介绍本文的数据来源和基于</w:t>
      </w:r>
      <w:proofErr w:type="spellStart"/>
      <w:r>
        <w:rPr>
          <w:rFonts w:hint="eastAsia"/>
          <w:sz w:val="21"/>
          <w:szCs w:val="21"/>
        </w:rPr>
        <w:t>Deepseek</w:t>
      </w:r>
      <w:proofErr w:type="spellEnd"/>
      <w:r>
        <w:rPr>
          <w:rFonts w:hint="eastAsia"/>
          <w:sz w:val="21"/>
          <w:szCs w:val="21"/>
        </w:rPr>
        <w:t>测度文本情绪的方法；第四与第五节通过实证研究分析财经新闻对于股价异常收益率的新发现；最后是结论和政策含义。</w:t>
      </w:r>
    </w:p>
    <w:p w14:paraId="60D5FEB6" w14:textId="77777777" w:rsidR="00CF1744" w:rsidRDefault="00067D79">
      <w:pPr>
        <w:pStyle w:val="1"/>
        <w:numPr>
          <w:ilvl w:val="0"/>
          <w:numId w:val="0"/>
        </w:numPr>
        <w:rPr>
          <w:szCs w:val="21"/>
        </w:rPr>
      </w:pPr>
      <w:r>
        <w:rPr>
          <w:rFonts w:hint="eastAsia"/>
          <w:sz w:val="28"/>
          <w:szCs w:val="28"/>
        </w:rPr>
        <w:t xml:space="preserve">2 </w:t>
      </w:r>
      <w:r>
        <w:rPr>
          <w:rFonts w:hint="eastAsia"/>
          <w:sz w:val="28"/>
          <w:szCs w:val="28"/>
        </w:rPr>
        <w:t>理论分析与研究假设</w:t>
      </w:r>
    </w:p>
    <w:p w14:paraId="0C996E94" w14:textId="77777777" w:rsidR="00CF1744" w:rsidRDefault="00067D79">
      <w:pPr>
        <w:pStyle w:val="2"/>
        <w:numPr>
          <w:ilvl w:val="0"/>
          <w:numId w:val="0"/>
        </w:numPr>
        <w:spacing w:before="78" w:after="78"/>
        <w:rPr>
          <w:sz w:val="21"/>
          <w:szCs w:val="21"/>
        </w:rPr>
      </w:pPr>
      <w:r>
        <w:rPr>
          <w:rFonts w:hint="eastAsia"/>
          <w:b/>
          <w:sz w:val="21"/>
          <w:szCs w:val="21"/>
        </w:rPr>
        <w:t>2.1</w:t>
      </w:r>
      <w:r>
        <w:rPr>
          <w:b/>
          <w:sz w:val="21"/>
          <w:szCs w:val="21"/>
        </w:rPr>
        <w:t xml:space="preserve">  </w:t>
      </w:r>
      <w:r>
        <w:rPr>
          <w:rFonts w:hint="eastAsia"/>
          <w:b/>
          <w:sz w:val="21"/>
          <w:szCs w:val="21"/>
        </w:rPr>
        <w:t>财经新闻媒体情绪与股价异常收益率</w:t>
      </w:r>
    </w:p>
    <w:p w14:paraId="68DE1E84" w14:textId="08B43B59" w:rsidR="000114D6" w:rsidRDefault="00067D79" w:rsidP="000114D6">
      <w:pPr>
        <w:pStyle w:val="a0"/>
        <w:ind w:firstLine="420"/>
        <w:rPr>
          <w:sz w:val="21"/>
          <w:szCs w:val="21"/>
        </w:rPr>
      </w:pPr>
      <w:r>
        <w:rPr>
          <w:rFonts w:hint="eastAsia"/>
          <w:sz w:val="21"/>
          <w:szCs w:val="21"/>
        </w:rPr>
        <w:t>新闻的文本情绪对股票价格具有显著影响。</w:t>
      </w:r>
      <w:r w:rsidR="00825D21">
        <w:rPr>
          <w:rFonts w:hint="eastAsia"/>
          <w:sz w:val="21"/>
          <w:szCs w:val="21"/>
        </w:rPr>
        <w:t>于琴等（</w:t>
      </w:r>
      <w:r w:rsidR="00825D21">
        <w:rPr>
          <w:rFonts w:hint="eastAsia"/>
          <w:sz w:val="21"/>
          <w:szCs w:val="21"/>
        </w:rPr>
        <w:t>2017</w:t>
      </w:r>
      <w:r w:rsidR="00825D21">
        <w:rPr>
          <w:rFonts w:hint="eastAsia"/>
          <w:sz w:val="21"/>
          <w:szCs w:val="21"/>
        </w:rPr>
        <w:t>）</w:t>
      </w:r>
      <w:r w:rsidR="00825D21">
        <w:rPr>
          <w:rStyle w:val="af9"/>
          <w:sz w:val="21"/>
          <w:szCs w:val="21"/>
        </w:rPr>
        <w:endnoteReference w:id="12"/>
      </w:r>
      <w:r w:rsidR="00825D21">
        <w:rPr>
          <w:rFonts w:hint="eastAsia"/>
          <w:sz w:val="21"/>
          <w:szCs w:val="21"/>
        </w:rPr>
        <w:t>基于</w:t>
      </w:r>
      <w:proofErr w:type="gramStart"/>
      <w:r w:rsidR="00825D21">
        <w:rPr>
          <w:rFonts w:hint="eastAsia"/>
          <w:sz w:val="21"/>
          <w:szCs w:val="21"/>
        </w:rPr>
        <w:t>中证网构建</w:t>
      </w:r>
      <w:proofErr w:type="gramEnd"/>
      <w:r w:rsidR="00825D21">
        <w:rPr>
          <w:rFonts w:hint="eastAsia"/>
          <w:sz w:val="21"/>
          <w:szCs w:val="21"/>
        </w:rPr>
        <w:t>了新闻情绪指标，从而得出积极的新闻情绪对未来一周的股价上涨具有预测作用。而</w:t>
      </w:r>
      <w:proofErr w:type="spellStart"/>
      <w:r w:rsidR="00825D21">
        <w:rPr>
          <w:rFonts w:hint="eastAsia"/>
          <w:sz w:val="21"/>
          <w:szCs w:val="21"/>
        </w:rPr>
        <w:t>Fraiberger</w:t>
      </w:r>
      <w:proofErr w:type="spellEnd"/>
      <w:r w:rsidR="00825D21">
        <w:rPr>
          <w:rStyle w:val="af9"/>
          <w:sz w:val="21"/>
          <w:szCs w:val="21"/>
        </w:rPr>
        <w:endnoteReference w:id="13"/>
      </w:r>
      <w:r w:rsidR="00825D21">
        <w:rPr>
          <w:rFonts w:hint="eastAsia"/>
          <w:sz w:val="21"/>
          <w:szCs w:val="21"/>
        </w:rPr>
        <w:t>（</w:t>
      </w:r>
      <w:r w:rsidR="00825D21">
        <w:rPr>
          <w:rFonts w:hint="eastAsia"/>
          <w:sz w:val="21"/>
          <w:szCs w:val="21"/>
        </w:rPr>
        <w:t>2021</w:t>
      </w:r>
      <w:r w:rsidR="00825D21">
        <w:rPr>
          <w:rFonts w:hint="eastAsia"/>
          <w:sz w:val="21"/>
          <w:szCs w:val="21"/>
        </w:rPr>
        <w:t>）则发现即使经济体具有不同的发展程度，市场每日收益都可被新闻情绪预测，且预测准确性和影响程度于新闻的属于全球新闻还是地方新闻具有相关性。</w:t>
      </w:r>
      <w:r w:rsidR="00825D21">
        <w:rPr>
          <w:rFonts w:hint="eastAsia"/>
          <w:sz w:val="21"/>
          <w:szCs w:val="21"/>
        </w:rPr>
        <w:t>Seng</w:t>
      </w:r>
      <w:r w:rsidR="00825D21">
        <w:rPr>
          <w:rFonts w:hint="eastAsia"/>
          <w:sz w:val="21"/>
          <w:szCs w:val="21"/>
        </w:rPr>
        <w:t>等</w:t>
      </w:r>
      <w:r w:rsidR="00825D21">
        <w:rPr>
          <w:rStyle w:val="af9"/>
          <w:sz w:val="21"/>
          <w:szCs w:val="21"/>
        </w:rPr>
        <w:endnoteReference w:id="14"/>
      </w:r>
      <w:r w:rsidR="00825D21">
        <w:rPr>
          <w:rFonts w:hint="eastAsia"/>
          <w:sz w:val="21"/>
          <w:szCs w:val="21"/>
        </w:rPr>
        <w:t>（</w:t>
      </w:r>
      <w:r w:rsidR="00825D21">
        <w:rPr>
          <w:rFonts w:hint="eastAsia"/>
          <w:sz w:val="21"/>
          <w:szCs w:val="21"/>
        </w:rPr>
        <w:t>2017</w:t>
      </w:r>
      <w:r w:rsidR="00825D21">
        <w:rPr>
          <w:rFonts w:hint="eastAsia"/>
          <w:sz w:val="21"/>
          <w:szCs w:val="21"/>
        </w:rPr>
        <w:t>）的研究则表明，积极（消极）的新闻情绪与收益率存在正（负）相关关系。</w:t>
      </w:r>
      <w:r w:rsidR="002D6C1E">
        <w:rPr>
          <w:rFonts w:hint="eastAsia"/>
          <w:sz w:val="21"/>
          <w:szCs w:val="21"/>
        </w:rPr>
        <w:t>而在对</w:t>
      </w:r>
      <w:r w:rsidR="002D6C1E">
        <w:rPr>
          <w:rFonts w:hint="eastAsia"/>
          <w:sz w:val="21"/>
          <w:szCs w:val="21"/>
        </w:rPr>
        <w:t>IPO</w:t>
      </w:r>
      <w:r w:rsidR="002D6C1E">
        <w:rPr>
          <w:rFonts w:hint="eastAsia"/>
          <w:sz w:val="21"/>
          <w:szCs w:val="21"/>
        </w:rPr>
        <w:t>的影响方面，</w:t>
      </w:r>
      <w:proofErr w:type="gramStart"/>
      <w:r w:rsidR="002D6C1E">
        <w:rPr>
          <w:rFonts w:hint="eastAsia"/>
          <w:sz w:val="21"/>
          <w:szCs w:val="21"/>
        </w:rPr>
        <w:t>汪昌云</w:t>
      </w:r>
      <w:proofErr w:type="gramEnd"/>
      <w:r w:rsidR="002D6C1E">
        <w:rPr>
          <w:rFonts w:hint="eastAsia"/>
          <w:sz w:val="21"/>
          <w:szCs w:val="21"/>
        </w:rPr>
        <w:t>等</w:t>
      </w:r>
      <w:r w:rsidR="002D6C1E">
        <w:rPr>
          <w:rStyle w:val="af9"/>
          <w:sz w:val="21"/>
          <w:szCs w:val="21"/>
        </w:rPr>
        <w:endnoteReference w:id="15"/>
      </w:r>
      <w:r w:rsidR="00D26D32">
        <w:rPr>
          <w:rFonts w:hint="eastAsia"/>
          <w:sz w:val="21"/>
          <w:szCs w:val="21"/>
        </w:rPr>
        <w:t>（</w:t>
      </w:r>
      <w:r w:rsidR="00D26D32">
        <w:rPr>
          <w:rFonts w:hint="eastAsia"/>
          <w:sz w:val="21"/>
          <w:szCs w:val="21"/>
        </w:rPr>
        <w:t>2017</w:t>
      </w:r>
      <w:r w:rsidR="00D26D32">
        <w:rPr>
          <w:rFonts w:hint="eastAsia"/>
          <w:sz w:val="21"/>
          <w:szCs w:val="21"/>
        </w:rPr>
        <w:t>）则研究得出，负面语气与</w:t>
      </w:r>
      <w:r w:rsidR="00D26D32">
        <w:rPr>
          <w:rFonts w:hint="eastAsia"/>
          <w:sz w:val="21"/>
          <w:szCs w:val="21"/>
        </w:rPr>
        <w:t>IPO</w:t>
      </w:r>
      <w:r w:rsidR="00D26D32">
        <w:rPr>
          <w:rFonts w:hint="eastAsia"/>
          <w:sz w:val="21"/>
          <w:szCs w:val="21"/>
        </w:rPr>
        <w:t>抑价</w:t>
      </w:r>
      <w:proofErr w:type="gramStart"/>
      <w:r w:rsidR="00D26D32">
        <w:rPr>
          <w:rFonts w:hint="eastAsia"/>
          <w:sz w:val="21"/>
          <w:szCs w:val="21"/>
        </w:rPr>
        <w:t>率存</w:t>
      </w:r>
      <w:r w:rsidR="000114D6">
        <w:rPr>
          <w:rFonts w:hint="eastAsia"/>
          <w:sz w:val="21"/>
          <w:szCs w:val="21"/>
        </w:rPr>
        <w:t>在</w:t>
      </w:r>
      <w:proofErr w:type="gramEnd"/>
      <w:r w:rsidR="000114D6">
        <w:rPr>
          <w:rFonts w:hint="eastAsia"/>
          <w:sz w:val="21"/>
          <w:szCs w:val="21"/>
        </w:rPr>
        <w:t>负相关。负面语气的下降会导致</w:t>
      </w:r>
      <w:r w:rsidR="000114D6">
        <w:rPr>
          <w:rFonts w:hint="eastAsia"/>
          <w:sz w:val="21"/>
          <w:szCs w:val="21"/>
        </w:rPr>
        <w:t>IPO</w:t>
      </w:r>
      <w:r w:rsidR="000114D6">
        <w:rPr>
          <w:rFonts w:hint="eastAsia"/>
          <w:sz w:val="21"/>
          <w:szCs w:val="21"/>
        </w:rPr>
        <w:t>抑价率和超</w:t>
      </w:r>
      <w:proofErr w:type="gramStart"/>
      <w:r w:rsidR="000114D6">
        <w:rPr>
          <w:rFonts w:hint="eastAsia"/>
          <w:sz w:val="21"/>
          <w:szCs w:val="21"/>
        </w:rPr>
        <w:t>募比例</w:t>
      </w:r>
      <w:proofErr w:type="gramEnd"/>
      <w:r w:rsidR="000114D6">
        <w:rPr>
          <w:rFonts w:hint="eastAsia"/>
          <w:sz w:val="21"/>
          <w:szCs w:val="21"/>
        </w:rPr>
        <w:t>上升。</w:t>
      </w:r>
      <w:r w:rsidR="00923426">
        <w:rPr>
          <w:rFonts w:hint="eastAsia"/>
          <w:sz w:val="21"/>
          <w:szCs w:val="21"/>
        </w:rPr>
        <w:t>综上，本文认为，使用大语言模型测度的情绪分数，对于股价异常使用率的影响应为显著的。据此</w:t>
      </w:r>
      <w:r w:rsidR="000114D6">
        <w:rPr>
          <w:rFonts w:hint="eastAsia"/>
          <w:sz w:val="21"/>
          <w:szCs w:val="21"/>
        </w:rPr>
        <w:t>，本文提出如下假设：</w:t>
      </w:r>
    </w:p>
    <w:p w14:paraId="60B4DBC2" w14:textId="0C124101" w:rsidR="00825D21" w:rsidRPr="000114D6" w:rsidRDefault="000114D6" w:rsidP="000114D6">
      <w:pPr>
        <w:pStyle w:val="a0"/>
        <w:ind w:firstLine="420"/>
        <w:rPr>
          <w:sz w:val="21"/>
          <w:szCs w:val="21"/>
        </w:rPr>
      </w:pPr>
      <w:commentRangeStart w:id="13"/>
      <w:r>
        <w:rPr>
          <w:rFonts w:hint="eastAsia"/>
          <w:sz w:val="21"/>
          <w:szCs w:val="21"/>
        </w:rPr>
        <w:t>H1</w:t>
      </w:r>
      <w:commentRangeEnd w:id="13"/>
      <w:r w:rsidR="00C9195F">
        <w:rPr>
          <w:rStyle w:val="afd"/>
        </w:rPr>
        <w:commentReference w:id="13"/>
      </w:r>
      <w:r>
        <w:rPr>
          <w:rFonts w:hint="eastAsia"/>
          <w:sz w:val="21"/>
          <w:szCs w:val="21"/>
        </w:rPr>
        <w:t>：新闻的文本情绪对股票异常收益率有影响</w:t>
      </w:r>
      <w:ins w:id="14" w:author="生 卢" w:date="2025-06-30T17:03:00Z" w16du:dateUtc="2025-06-30T09:03:00Z">
        <w:r w:rsidR="0098787E">
          <w:rPr>
            <w:rFonts w:hint="eastAsia"/>
            <w:sz w:val="21"/>
            <w:szCs w:val="21"/>
          </w:rPr>
          <w:t>，正面</w:t>
        </w:r>
      </w:ins>
      <w:ins w:id="15" w:author="生 卢" w:date="2025-06-30T17:04:00Z" w16du:dateUtc="2025-06-30T09:04:00Z">
        <w:r w:rsidR="0098787E">
          <w:rPr>
            <w:rFonts w:hint="eastAsia"/>
            <w:sz w:val="21"/>
            <w:szCs w:val="21"/>
          </w:rPr>
          <w:t>情绪为正向影响，负面情绪为负向影响，情绪分数值越大影响越显著</w:t>
        </w:r>
      </w:ins>
      <w:del w:id="16" w:author="生 卢" w:date="2025-06-30T17:03:00Z" w16du:dateUtc="2025-06-30T09:03:00Z">
        <w:r w:rsidDel="0098787E">
          <w:rPr>
            <w:rFonts w:hint="eastAsia"/>
            <w:sz w:val="21"/>
            <w:szCs w:val="21"/>
          </w:rPr>
          <w:delText>，情感</w:delText>
        </w:r>
        <w:commentRangeStart w:id="17"/>
        <w:r w:rsidDel="0098787E">
          <w:rPr>
            <w:rFonts w:hint="eastAsia"/>
            <w:sz w:val="21"/>
            <w:szCs w:val="21"/>
          </w:rPr>
          <w:delText>越激励</w:delText>
        </w:r>
        <w:commentRangeEnd w:id="17"/>
        <w:r w:rsidR="00C9195F" w:rsidDel="0098787E">
          <w:rPr>
            <w:rStyle w:val="afd"/>
          </w:rPr>
          <w:commentReference w:id="17"/>
        </w:r>
        <w:r w:rsidDel="0098787E">
          <w:rPr>
            <w:rFonts w:hint="eastAsia"/>
            <w:sz w:val="21"/>
            <w:szCs w:val="21"/>
          </w:rPr>
          <w:delText>则影响越为显著</w:delText>
        </w:r>
      </w:del>
      <w:r>
        <w:rPr>
          <w:rFonts w:hint="eastAsia"/>
          <w:sz w:val="21"/>
          <w:szCs w:val="21"/>
        </w:rPr>
        <w:t>。</w:t>
      </w:r>
    </w:p>
    <w:p w14:paraId="6D0AA8B3" w14:textId="77777777" w:rsidR="00CF1744" w:rsidRDefault="00067D79">
      <w:pPr>
        <w:pStyle w:val="2"/>
        <w:numPr>
          <w:ilvl w:val="0"/>
          <w:numId w:val="0"/>
        </w:numPr>
        <w:spacing w:before="78" w:after="78"/>
        <w:rPr>
          <w:b/>
          <w:sz w:val="21"/>
          <w:szCs w:val="21"/>
        </w:rPr>
      </w:pPr>
      <w:r>
        <w:rPr>
          <w:rFonts w:hint="eastAsia"/>
          <w:b/>
          <w:sz w:val="21"/>
          <w:szCs w:val="21"/>
        </w:rPr>
        <w:t>2.2</w:t>
      </w:r>
      <w:r>
        <w:rPr>
          <w:b/>
          <w:sz w:val="21"/>
          <w:szCs w:val="21"/>
        </w:rPr>
        <w:t xml:space="preserve">  </w:t>
      </w:r>
      <w:r>
        <w:rPr>
          <w:rFonts w:hint="eastAsia"/>
          <w:b/>
          <w:sz w:val="21"/>
          <w:szCs w:val="21"/>
        </w:rPr>
        <w:t>虚假财经新闻与股价异常收益</w:t>
      </w:r>
    </w:p>
    <w:p w14:paraId="4CF6DE27" w14:textId="2F64B313" w:rsidR="00CF1744" w:rsidRDefault="00067D79" w:rsidP="00923426">
      <w:pPr>
        <w:pStyle w:val="a0"/>
        <w:ind w:firstLineChars="0" w:firstLine="0"/>
        <w:rPr>
          <w:bCs/>
          <w:sz w:val="21"/>
          <w:szCs w:val="21"/>
        </w:rPr>
      </w:pPr>
      <w:r>
        <w:rPr>
          <w:rFonts w:hint="eastAsia"/>
          <w:b/>
          <w:sz w:val="21"/>
          <w:szCs w:val="21"/>
        </w:rPr>
        <w:tab/>
      </w:r>
      <w:r>
        <w:rPr>
          <w:rFonts w:hint="eastAsia"/>
          <w:bCs/>
          <w:sz w:val="21"/>
          <w:szCs w:val="21"/>
        </w:rPr>
        <w:t>虚假财经新闻和传闻作为信息传播的重要形式，对金融市场的运行具有显著影响。</w:t>
      </w:r>
      <w:r w:rsidR="00F42EDC">
        <w:rPr>
          <w:rFonts w:hint="eastAsia"/>
          <w:bCs/>
          <w:sz w:val="21"/>
          <w:szCs w:val="21"/>
        </w:rPr>
        <w:t>尽管《证券法》第</w:t>
      </w:r>
      <w:r w:rsidR="00F42EDC">
        <w:rPr>
          <w:rFonts w:hint="eastAsia"/>
          <w:bCs/>
          <w:sz w:val="21"/>
          <w:szCs w:val="21"/>
        </w:rPr>
        <w:t>56</w:t>
      </w:r>
      <w:r w:rsidR="00F42EDC">
        <w:rPr>
          <w:rFonts w:hint="eastAsia"/>
          <w:bCs/>
          <w:sz w:val="21"/>
          <w:szCs w:val="21"/>
        </w:rPr>
        <w:t>条已经明确表明“编造、传播虚假信息或者误导性信息，扰乱证券市场”属于违法行为，但是现实中依靠虚假财经新闻进行投机套利、操纵股价的行为层出不穷。财经新闻的传播造成公司股价</w:t>
      </w:r>
      <w:r w:rsidR="00EB3582">
        <w:rPr>
          <w:rFonts w:hint="eastAsia"/>
          <w:bCs/>
          <w:sz w:val="21"/>
          <w:szCs w:val="21"/>
        </w:rPr>
        <w:t>波动（</w:t>
      </w:r>
      <w:proofErr w:type="gramStart"/>
      <w:r w:rsidR="00EB3582">
        <w:rPr>
          <w:rFonts w:hint="eastAsia"/>
          <w:bCs/>
          <w:sz w:val="21"/>
          <w:szCs w:val="21"/>
        </w:rPr>
        <w:t>赵静梅等</w:t>
      </w:r>
      <w:proofErr w:type="gramEnd"/>
      <w:r w:rsidR="00EB3582">
        <w:rPr>
          <w:rFonts w:hint="eastAsia"/>
          <w:bCs/>
          <w:sz w:val="21"/>
          <w:szCs w:val="21"/>
        </w:rPr>
        <w:t>，</w:t>
      </w:r>
      <w:r w:rsidR="00EB3582">
        <w:rPr>
          <w:rFonts w:hint="eastAsia"/>
          <w:bCs/>
          <w:sz w:val="21"/>
          <w:szCs w:val="21"/>
        </w:rPr>
        <w:t>2010</w:t>
      </w:r>
      <w:r w:rsidR="00EB3582">
        <w:rPr>
          <w:rFonts w:hint="eastAsia"/>
          <w:bCs/>
          <w:sz w:val="21"/>
          <w:szCs w:val="21"/>
        </w:rPr>
        <w:t>）</w:t>
      </w:r>
      <w:r w:rsidR="00EB3582">
        <w:rPr>
          <w:rStyle w:val="af9"/>
          <w:bCs/>
          <w:sz w:val="21"/>
          <w:szCs w:val="21"/>
        </w:rPr>
        <w:endnoteReference w:id="16"/>
      </w:r>
      <w:r w:rsidR="00EB3582">
        <w:rPr>
          <w:rFonts w:hint="eastAsia"/>
          <w:bCs/>
          <w:sz w:val="21"/>
          <w:szCs w:val="21"/>
        </w:rPr>
        <w:t>。</w:t>
      </w:r>
      <w:r w:rsidR="00EB3582">
        <w:rPr>
          <w:rFonts w:hint="eastAsia"/>
          <w:bCs/>
          <w:sz w:val="21"/>
          <w:szCs w:val="21"/>
        </w:rPr>
        <w:t xml:space="preserve"> Ullah</w:t>
      </w:r>
      <w:r w:rsidR="00EB3582">
        <w:rPr>
          <w:rFonts w:hint="eastAsia"/>
          <w:bCs/>
          <w:sz w:val="21"/>
          <w:szCs w:val="21"/>
        </w:rPr>
        <w:t>等（</w:t>
      </w:r>
      <w:r w:rsidR="00EB3582">
        <w:rPr>
          <w:rFonts w:hint="eastAsia"/>
          <w:bCs/>
          <w:sz w:val="21"/>
          <w:szCs w:val="21"/>
        </w:rPr>
        <w:t>2014</w:t>
      </w:r>
      <w:r w:rsidR="00EB3582">
        <w:rPr>
          <w:rFonts w:hint="eastAsia"/>
          <w:bCs/>
          <w:sz w:val="21"/>
          <w:szCs w:val="21"/>
        </w:rPr>
        <w:t>）</w:t>
      </w:r>
      <w:r w:rsidR="00EB3582">
        <w:rPr>
          <w:rStyle w:val="af9"/>
          <w:bCs/>
          <w:sz w:val="21"/>
          <w:szCs w:val="21"/>
        </w:rPr>
        <w:endnoteReference w:id="17"/>
      </w:r>
      <w:r w:rsidR="00EB3582">
        <w:rPr>
          <w:rFonts w:hint="eastAsia"/>
          <w:bCs/>
          <w:sz w:val="21"/>
          <w:szCs w:val="21"/>
        </w:rPr>
        <w:t>的研究指出股票交易量和收益率会同时受到虚假信息的影响，且即使这些信息被认定为假信息后，股价也不会在短时间内恢复。</w:t>
      </w:r>
      <w:r w:rsidR="00D860D2">
        <w:rPr>
          <w:rFonts w:hint="eastAsia"/>
          <w:bCs/>
          <w:sz w:val="21"/>
          <w:szCs w:val="21"/>
        </w:rPr>
        <w:t>彭情和唐雪松（</w:t>
      </w:r>
      <w:r w:rsidR="00D860D2">
        <w:rPr>
          <w:rFonts w:hint="eastAsia"/>
          <w:bCs/>
          <w:sz w:val="21"/>
          <w:szCs w:val="21"/>
        </w:rPr>
        <w:t>2019</w:t>
      </w:r>
      <w:r w:rsidR="00D860D2">
        <w:rPr>
          <w:rFonts w:hint="eastAsia"/>
          <w:bCs/>
          <w:sz w:val="21"/>
          <w:szCs w:val="21"/>
        </w:rPr>
        <w:t>）</w:t>
      </w:r>
      <w:r w:rsidR="00D860D2">
        <w:rPr>
          <w:rStyle w:val="af9"/>
          <w:bCs/>
          <w:sz w:val="21"/>
          <w:szCs w:val="21"/>
        </w:rPr>
        <w:endnoteReference w:id="18"/>
      </w:r>
      <w:r w:rsidR="00D860D2">
        <w:rPr>
          <w:rFonts w:hint="eastAsia"/>
          <w:bCs/>
          <w:sz w:val="21"/>
          <w:szCs w:val="21"/>
        </w:rPr>
        <w:t>则研究了公司传闻对于投资者注意力的影响</w:t>
      </w:r>
      <w:r w:rsidR="00ED7974">
        <w:rPr>
          <w:rFonts w:hint="eastAsia"/>
          <w:bCs/>
          <w:sz w:val="21"/>
          <w:szCs w:val="21"/>
        </w:rPr>
        <w:t>，表明投资者对公司盈余的关注会被公司传闻所吸引，投资者因此会对公司的信息披露质量产生怀疑。</w:t>
      </w:r>
      <w:r w:rsidR="00F42EDC">
        <w:rPr>
          <w:rFonts w:hint="eastAsia"/>
          <w:bCs/>
          <w:sz w:val="21"/>
          <w:szCs w:val="21"/>
        </w:rPr>
        <w:t>基于</w:t>
      </w:r>
      <w:r w:rsidR="00ED7974">
        <w:rPr>
          <w:rFonts w:hint="eastAsia"/>
          <w:bCs/>
          <w:sz w:val="21"/>
          <w:szCs w:val="21"/>
        </w:rPr>
        <w:t>上述</w:t>
      </w:r>
      <w:r w:rsidR="00F42EDC">
        <w:rPr>
          <w:rFonts w:hint="eastAsia"/>
          <w:bCs/>
          <w:sz w:val="21"/>
          <w:szCs w:val="21"/>
        </w:rPr>
        <w:t>分析，本文提出第</w:t>
      </w:r>
      <w:r w:rsidR="00D860D2">
        <w:rPr>
          <w:rFonts w:hint="eastAsia"/>
          <w:bCs/>
          <w:sz w:val="21"/>
          <w:szCs w:val="21"/>
        </w:rPr>
        <w:t>二</w:t>
      </w:r>
      <w:r w:rsidR="00F42EDC">
        <w:rPr>
          <w:rFonts w:hint="eastAsia"/>
          <w:bCs/>
          <w:sz w:val="21"/>
          <w:szCs w:val="21"/>
        </w:rPr>
        <w:t>个研究假设：</w:t>
      </w:r>
    </w:p>
    <w:p w14:paraId="1C798B23" w14:textId="7DDB7C5A" w:rsidR="007C74CB" w:rsidRDefault="00067D79">
      <w:pPr>
        <w:pStyle w:val="a0"/>
        <w:ind w:firstLineChars="0" w:firstLine="0"/>
        <w:rPr>
          <w:bCs/>
          <w:sz w:val="21"/>
          <w:szCs w:val="21"/>
        </w:rPr>
      </w:pPr>
      <w:r>
        <w:rPr>
          <w:rFonts w:hint="eastAsia"/>
          <w:bCs/>
          <w:sz w:val="21"/>
          <w:szCs w:val="21"/>
        </w:rPr>
        <w:tab/>
        <w:t>H2</w:t>
      </w:r>
      <w:r>
        <w:rPr>
          <w:rFonts w:hint="eastAsia"/>
          <w:bCs/>
          <w:sz w:val="21"/>
          <w:szCs w:val="21"/>
        </w:rPr>
        <w:t>：虚假财经新闻较之于真实财经新闻对于股票的异常收益的影响更为显著。</w:t>
      </w:r>
    </w:p>
    <w:p w14:paraId="505C1220" w14:textId="2D54D956" w:rsidR="00624F25" w:rsidRPr="00624F25" w:rsidRDefault="007C74CB" w:rsidP="00624F25">
      <w:pPr>
        <w:pStyle w:val="2"/>
        <w:numPr>
          <w:ilvl w:val="0"/>
          <w:numId w:val="0"/>
        </w:numPr>
        <w:spacing w:before="78" w:after="78"/>
        <w:rPr>
          <w:b/>
          <w:sz w:val="21"/>
          <w:szCs w:val="21"/>
        </w:rPr>
      </w:pPr>
      <w:r>
        <w:rPr>
          <w:rFonts w:hint="eastAsia"/>
          <w:b/>
          <w:sz w:val="21"/>
          <w:szCs w:val="21"/>
        </w:rPr>
        <w:t>2.</w:t>
      </w:r>
      <w:r w:rsidR="00624F25">
        <w:rPr>
          <w:rFonts w:hint="eastAsia"/>
          <w:b/>
          <w:sz w:val="21"/>
          <w:szCs w:val="21"/>
        </w:rPr>
        <w:t>3</w:t>
      </w:r>
      <w:r>
        <w:rPr>
          <w:b/>
          <w:sz w:val="21"/>
          <w:szCs w:val="21"/>
        </w:rPr>
        <w:t xml:space="preserve">  </w:t>
      </w:r>
      <w:r w:rsidR="00677633">
        <w:rPr>
          <w:rFonts w:hint="eastAsia"/>
          <w:b/>
          <w:sz w:val="21"/>
          <w:szCs w:val="21"/>
        </w:rPr>
        <w:t>作为渠道变量的社交媒体情绪</w:t>
      </w:r>
    </w:p>
    <w:p w14:paraId="49DD41F7" w14:textId="2EFFA0D6" w:rsidR="00624F25" w:rsidRPr="00677633" w:rsidRDefault="00624F25" w:rsidP="00677633">
      <w:pPr>
        <w:ind w:firstLineChars="200" w:firstLine="420"/>
        <w:rPr>
          <w:sz w:val="21"/>
          <w:szCs w:val="21"/>
        </w:rPr>
      </w:pPr>
      <w:r>
        <w:rPr>
          <w:bCs/>
          <w:sz w:val="21"/>
          <w:szCs w:val="21"/>
        </w:rPr>
        <w:tab/>
      </w:r>
      <w:r>
        <w:rPr>
          <w:rFonts w:hint="eastAsia"/>
          <w:bCs/>
          <w:sz w:val="21"/>
          <w:szCs w:val="21"/>
        </w:rPr>
        <w:t>尽管已有的研究表明财经新闻对股票价格有着显著的影响，但上述因果推断存在内生性问题。财经新闻自身不能直接影响股票价格，需要借助一系列渠道，而投资者就是最为直接和主要的。例如，</w:t>
      </w:r>
      <w:r w:rsidR="006E4EB1">
        <w:rPr>
          <w:rFonts w:hint="eastAsia"/>
          <w:bCs/>
          <w:sz w:val="21"/>
          <w:szCs w:val="21"/>
        </w:rPr>
        <w:t>杨英杰（</w:t>
      </w:r>
      <w:r w:rsidR="006E4EB1">
        <w:rPr>
          <w:rFonts w:hint="eastAsia"/>
          <w:bCs/>
          <w:sz w:val="21"/>
          <w:szCs w:val="21"/>
        </w:rPr>
        <w:t>2018</w:t>
      </w:r>
      <w:r w:rsidR="006E4EB1">
        <w:rPr>
          <w:rFonts w:hint="eastAsia"/>
          <w:bCs/>
          <w:sz w:val="21"/>
          <w:szCs w:val="21"/>
        </w:rPr>
        <w:t>）</w:t>
      </w:r>
      <w:r w:rsidR="006E4EB1">
        <w:rPr>
          <w:rStyle w:val="af9"/>
          <w:rFonts w:hint="eastAsia"/>
          <w:bCs/>
          <w:sz w:val="21"/>
          <w:szCs w:val="21"/>
        </w:rPr>
        <w:endnoteReference w:id="19"/>
      </w:r>
      <w:r w:rsidR="006E4EB1">
        <w:rPr>
          <w:rFonts w:hint="eastAsia"/>
          <w:bCs/>
          <w:sz w:val="21"/>
          <w:szCs w:val="21"/>
        </w:rPr>
        <w:t>等通过问卷调查分析了传闻对个人投资者交易决策的影响，发现传闻能够显著导致成交量和股价变动。其中，传闻的可信程度主要影响投资者的买入行为，而投资者对传闻的态度则主要影响卖出行为。这些研究揭示了虚假财经新闻和传闻对投资者行为的直接影响，并为市场反应研究提供了实证依据。</w:t>
      </w:r>
      <w:r>
        <w:rPr>
          <w:rFonts w:hint="eastAsia"/>
          <w:bCs/>
          <w:sz w:val="21"/>
          <w:szCs w:val="21"/>
        </w:rPr>
        <w:t>Clarke</w:t>
      </w:r>
      <w:r>
        <w:rPr>
          <w:rFonts w:hint="eastAsia"/>
          <w:bCs/>
          <w:sz w:val="21"/>
          <w:szCs w:val="21"/>
        </w:rPr>
        <w:t>等（</w:t>
      </w:r>
      <w:r>
        <w:rPr>
          <w:rFonts w:hint="eastAsia"/>
          <w:bCs/>
          <w:sz w:val="21"/>
          <w:szCs w:val="21"/>
        </w:rPr>
        <w:t>2020</w:t>
      </w:r>
      <w:r>
        <w:rPr>
          <w:rFonts w:hint="eastAsia"/>
          <w:bCs/>
          <w:sz w:val="21"/>
          <w:szCs w:val="21"/>
        </w:rPr>
        <w:t>）</w:t>
      </w:r>
      <w:r>
        <w:rPr>
          <w:rStyle w:val="af9"/>
          <w:bCs/>
          <w:sz w:val="21"/>
          <w:szCs w:val="21"/>
        </w:rPr>
        <w:endnoteReference w:id="20"/>
      </w:r>
      <w:r w:rsidR="00BA2DF2">
        <w:rPr>
          <w:rFonts w:hint="eastAsia"/>
          <w:bCs/>
          <w:sz w:val="21"/>
          <w:szCs w:val="21"/>
        </w:rPr>
        <w:t>则发现社交媒体中的投资者能对公司传闻产生广泛的关注。</w:t>
      </w:r>
      <w:r w:rsidR="00677633">
        <w:rPr>
          <w:rFonts w:hint="eastAsia"/>
          <w:sz w:val="21"/>
          <w:szCs w:val="21"/>
        </w:rPr>
        <w:t>卢锐等（</w:t>
      </w:r>
      <w:r w:rsidR="00677633">
        <w:rPr>
          <w:rFonts w:hint="eastAsia"/>
          <w:sz w:val="21"/>
          <w:szCs w:val="21"/>
        </w:rPr>
        <w:t>2023</w:t>
      </w:r>
      <w:r w:rsidR="00677633">
        <w:rPr>
          <w:rFonts w:hint="eastAsia"/>
          <w:sz w:val="21"/>
          <w:szCs w:val="21"/>
        </w:rPr>
        <w:t>）</w:t>
      </w:r>
      <w:r w:rsidR="00677633">
        <w:rPr>
          <w:rStyle w:val="af9"/>
          <w:rFonts w:hint="eastAsia"/>
          <w:sz w:val="21"/>
          <w:szCs w:val="21"/>
        </w:rPr>
        <w:endnoteReference w:id="21"/>
      </w:r>
      <w:r w:rsidR="00677633">
        <w:rPr>
          <w:rFonts w:hint="eastAsia"/>
          <w:sz w:val="21"/>
          <w:szCs w:val="21"/>
        </w:rPr>
        <w:t>通过研究东方财富股吧，</w:t>
      </w:r>
      <w:proofErr w:type="gramStart"/>
      <w:r w:rsidR="00677633">
        <w:rPr>
          <w:rFonts w:hint="eastAsia"/>
          <w:sz w:val="21"/>
          <w:szCs w:val="21"/>
        </w:rPr>
        <w:t>发现股</w:t>
      </w:r>
      <w:proofErr w:type="gramEnd"/>
      <w:r w:rsidR="00677633">
        <w:rPr>
          <w:rFonts w:hint="eastAsia"/>
          <w:sz w:val="21"/>
          <w:szCs w:val="21"/>
        </w:rPr>
        <w:t>吧论坛中的投资者互动会加剧公司传闻对股价的冲击，股吧互动放大了公司传闻对投资者情绪的影响，进一步加剧了传闻对股价的冲击。</w:t>
      </w:r>
      <w:r w:rsidR="00677633" w:rsidRPr="00DA33DE">
        <w:rPr>
          <w:rFonts w:hint="eastAsia"/>
          <w:sz w:val="21"/>
          <w:szCs w:val="21"/>
        </w:rPr>
        <w:t>陈</w:t>
      </w:r>
      <w:proofErr w:type="gramStart"/>
      <w:r w:rsidR="00677633" w:rsidRPr="00DA33DE">
        <w:rPr>
          <w:rFonts w:hint="eastAsia"/>
          <w:sz w:val="21"/>
          <w:szCs w:val="21"/>
        </w:rPr>
        <w:t>张杭健</w:t>
      </w:r>
      <w:proofErr w:type="gramEnd"/>
      <w:r w:rsidR="00677633">
        <w:rPr>
          <w:rFonts w:hint="eastAsia"/>
          <w:sz w:val="21"/>
          <w:szCs w:val="21"/>
        </w:rPr>
        <w:t>等（</w:t>
      </w:r>
      <w:r w:rsidR="00677633">
        <w:rPr>
          <w:rFonts w:hint="eastAsia"/>
          <w:sz w:val="21"/>
          <w:szCs w:val="21"/>
        </w:rPr>
        <w:t>2022</w:t>
      </w:r>
      <w:r w:rsidR="00677633">
        <w:rPr>
          <w:rFonts w:hint="eastAsia"/>
          <w:sz w:val="21"/>
          <w:szCs w:val="21"/>
        </w:rPr>
        <w:t>）</w:t>
      </w:r>
      <w:r w:rsidR="00677633">
        <w:rPr>
          <w:rStyle w:val="af9"/>
          <w:sz w:val="21"/>
          <w:szCs w:val="21"/>
        </w:rPr>
        <w:endnoteReference w:id="22"/>
      </w:r>
      <w:r w:rsidR="00677633">
        <w:rPr>
          <w:rFonts w:hint="eastAsia"/>
          <w:sz w:val="21"/>
          <w:szCs w:val="21"/>
        </w:rPr>
        <w:t>的研究表明</w:t>
      </w:r>
      <w:r w:rsidR="00677633" w:rsidRPr="00DA33DE">
        <w:rPr>
          <w:rFonts w:hint="eastAsia"/>
          <w:sz w:val="21"/>
          <w:szCs w:val="21"/>
        </w:rPr>
        <w:t>股吧间的公司特质信息和市场行业信息的扩散均能引起个体投资者趋同交易和股价联动现象，且公司特质信息扩散的影响更大</w:t>
      </w:r>
      <w:r w:rsidR="00677633">
        <w:rPr>
          <w:rFonts w:hint="eastAsia"/>
          <w:sz w:val="21"/>
          <w:szCs w:val="21"/>
        </w:rPr>
        <w:t>。而傅祥斐等（</w:t>
      </w:r>
      <w:r w:rsidR="00677633">
        <w:rPr>
          <w:rFonts w:hint="eastAsia"/>
          <w:sz w:val="21"/>
          <w:szCs w:val="21"/>
        </w:rPr>
        <w:t>2024</w:t>
      </w:r>
      <w:r w:rsidR="00677633">
        <w:rPr>
          <w:rFonts w:hint="eastAsia"/>
          <w:sz w:val="21"/>
          <w:szCs w:val="21"/>
        </w:rPr>
        <w:t>）</w:t>
      </w:r>
      <w:r w:rsidR="00677633">
        <w:rPr>
          <w:rStyle w:val="af9"/>
          <w:sz w:val="21"/>
          <w:szCs w:val="21"/>
        </w:rPr>
        <w:endnoteReference w:id="23"/>
      </w:r>
      <w:r w:rsidR="00677633">
        <w:rPr>
          <w:rFonts w:hint="eastAsia"/>
          <w:sz w:val="21"/>
          <w:szCs w:val="21"/>
        </w:rPr>
        <w:t>的研究表明</w:t>
      </w:r>
      <w:r w:rsidR="00677633" w:rsidRPr="00EB68EC">
        <w:rPr>
          <w:rFonts w:hint="eastAsia"/>
          <w:sz w:val="21"/>
          <w:szCs w:val="21"/>
        </w:rPr>
        <w:t>社交媒体讨论越负面的并购</w:t>
      </w:r>
      <w:r w:rsidR="00677633" w:rsidRPr="00EB68EC">
        <w:rPr>
          <w:rFonts w:hint="eastAsia"/>
          <w:sz w:val="21"/>
          <w:szCs w:val="21"/>
        </w:rPr>
        <w:t>,</w:t>
      </w:r>
      <w:r w:rsidR="00677633" w:rsidRPr="00EB68EC">
        <w:rPr>
          <w:rFonts w:hint="eastAsia"/>
          <w:sz w:val="21"/>
          <w:szCs w:val="21"/>
        </w:rPr>
        <w:t>其市场公告效应越差</w:t>
      </w:r>
      <w:r w:rsidR="00677633" w:rsidRPr="00EB68EC">
        <w:rPr>
          <w:rFonts w:hint="eastAsia"/>
          <w:sz w:val="21"/>
          <w:szCs w:val="21"/>
        </w:rPr>
        <w:t>,</w:t>
      </w:r>
      <w:r w:rsidR="00677633" w:rsidRPr="00EB68EC">
        <w:rPr>
          <w:rFonts w:hint="eastAsia"/>
          <w:sz w:val="21"/>
          <w:szCs w:val="21"/>
        </w:rPr>
        <w:t>未来股价崩盘风险越大</w:t>
      </w:r>
      <w:r w:rsidR="00677633">
        <w:rPr>
          <w:rFonts w:hint="eastAsia"/>
          <w:sz w:val="21"/>
          <w:szCs w:val="21"/>
        </w:rPr>
        <w:t>。综上，</w:t>
      </w:r>
      <w:r w:rsidR="00843730">
        <w:rPr>
          <w:rFonts w:hint="eastAsia"/>
          <w:bCs/>
          <w:sz w:val="21"/>
          <w:szCs w:val="21"/>
        </w:rPr>
        <w:t>本文提出第三个研究假设：</w:t>
      </w:r>
      <w:r w:rsidR="00843730">
        <w:rPr>
          <w:rFonts w:hint="eastAsia"/>
          <w:bCs/>
          <w:sz w:val="21"/>
          <w:szCs w:val="21"/>
        </w:rPr>
        <w:t xml:space="preserve"> </w:t>
      </w:r>
    </w:p>
    <w:p w14:paraId="5E0B76A9" w14:textId="229BC24A" w:rsidR="00CF1744" w:rsidRDefault="00067D79">
      <w:pPr>
        <w:pStyle w:val="a0"/>
        <w:ind w:firstLineChars="0" w:firstLine="0"/>
        <w:rPr>
          <w:bCs/>
          <w:sz w:val="21"/>
          <w:szCs w:val="21"/>
        </w:rPr>
      </w:pPr>
      <w:r>
        <w:rPr>
          <w:rFonts w:hint="eastAsia"/>
          <w:bCs/>
          <w:sz w:val="21"/>
          <w:szCs w:val="21"/>
        </w:rPr>
        <w:tab/>
        <w:t>H3</w:t>
      </w:r>
      <w:r w:rsidR="00843730">
        <w:rPr>
          <w:rFonts w:hint="eastAsia"/>
          <w:bCs/>
          <w:sz w:val="21"/>
          <w:szCs w:val="21"/>
        </w:rPr>
        <w:t>：</w:t>
      </w:r>
      <w:r w:rsidR="00677633">
        <w:rPr>
          <w:rFonts w:hint="eastAsia"/>
          <w:sz w:val="21"/>
          <w:szCs w:val="21"/>
        </w:rPr>
        <w:t>社交媒体情绪可作为财经新闻情绪影响股价异常收益率的渠道变量。</w:t>
      </w:r>
      <w:r w:rsidR="00843730">
        <w:rPr>
          <w:bCs/>
          <w:sz w:val="21"/>
          <w:szCs w:val="21"/>
        </w:rPr>
        <w:t xml:space="preserve"> </w:t>
      </w:r>
    </w:p>
    <w:p w14:paraId="78D41EB6" w14:textId="77777777" w:rsidR="00CF1744" w:rsidRDefault="00067D79">
      <w:pPr>
        <w:pStyle w:val="1"/>
        <w:numPr>
          <w:ilvl w:val="0"/>
          <w:numId w:val="0"/>
        </w:numPr>
        <w:rPr>
          <w:sz w:val="28"/>
          <w:szCs w:val="28"/>
        </w:rPr>
      </w:pPr>
      <w:commentRangeStart w:id="18"/>
      <w:r>
        <w:rPr>
          <w:rFonts w:hint="eastAsia"/>
          <w:sz w:val="28"/>
          <w:szCs w:val="28"/>
        </w:rPr>
        <w:t xml:space="preserve">3 </w:t>
      </w:r>
      <w:r>
        <w:rPr>
          <w:rFonts w:hint="eastAsia"/>
          <w:sz w:val="28"/>
          <w:szCs w:val="28"/>
        </w:rPr>
        <w:t>研究设计</w:t>
      </w:r>
      <w:commentRangeEnd w:id="18"/>
      <w:r w:rsidR="001509CB">
        <w:rPr>
          <w:rStyle w:val="afd"/>
          <w:rFonts w:eastAsia="宋体"/>
          <w:kern w:val="2"/>
        </w:rPr>
        <w:commentReference w:id="18"/>
      </w:r>
    </w:p>
    <w:p w14:paraId="7CAB2CD7" w14:textId="77777777" w:rsidR="00CF1744" w:rsidRDefault="00067D79" w:rsidP="00EA4CA3">
      <w:pPr>
        <w:pStyle w:val="2"/>
        <w:numPr>
          <w:ilvl w:val="0"/>
          <w:numId w:val="0"/>
        </w:numPr>
        <w:spacing w:before="78" w:after="78"/>
        <w:rPr>
          <w:b/>
          <w:szCs w:val="21"/>
        </w:rPr>
      </w:pPr>
      <w:r>
        <w:rPr>
          <w:rFonts w:hint="eastAsia"/>
          <w:b/>
          <w:szCs w:val="21"/>
        </w:rPr>
        <w:t>3.1</w:t>
      </w:r>
      <w:r>
        <w:rPr>
          <w:b/>
          <w:szCs w:val="21"/>
        </w:rPr>
        <w:t xml:space="preserve">  </w:t>
      </w:r>
      <w:r>
        <w:rPr>
          <w:rFonts w:hint="eastAsia"/>
          <w:b/>
          <w:szCs w:val="21"/>
        </w:rPr>
        <w:t>数据来源</w:t>
      </w:r>
    </w:p>
    <w:p w14:paraId="4DE436B4" w14:textId="77777777" w:rsidR="00CF1744" w:rsidRDefault="00067D79">
      <w:pPr>
        <w:ind w:firstLineChars="200" w:firstLine="420"/>
        <w:rPr>
          <w:sz w:val="21"/>
          <w:szCs w:val="21"/>
        </w:rPr>
      </w:pPr>
      <w:r>
        <w:rPr>
          <w:rFonts w:hint="eastAsia"/>
          <w:sz w:val="21"/>
          <w:szCs w:val="21"/>
        </w:rPr>
        <w:t>本文使用</w:t>
      </w:r>
      <w:r>
        <w:rPr>
          <w:rFonts w:hint="eastAsia"/>
          <w:sz w:val="21"/>
          <w:szCs w:val="21"/>
        </w:rPr>
        <w:t>2015-2022</w:t>
      </w:r>
      <w:r>
        <w:rPr>
          <w:rFonts w:hint="eastAsia"/>
          <w:sz w:val="21"/>
          <w:szCs w:val="21"/>
        </w:rPr>
        <w:t>年中国金融新闻的横截面数据来评估虚假财经新闻对金融市场的影响。异常收益率的相关数据来自</w:t>
      </w:r>
      <w:r>
        <w:rPr>
          <w:rFonts w:hint="eastAsia"/>
          <w:sz w:val="21"/>
          <w:szCs w:val="21"/>
        </w:rPr>
        <w:t>CSMAR</w:t>
      </w:r>
      <w:r>
        <w:rPr>
          <w:rFonts w:hint="eastAsia"/>
          <w:sz w:val="21"/>
          <w:szCs w:val="21"/>
        </w:rPr>
        <w:t>数据；新闻的虚假性以及新闻文本内容来自巨潮资讯网；控制变量的相关数据</w:t>
      </w:r>
      <w:proofErr w:type="gramStart"/>
      <w:r>
        <w:rPr>
          <w:rFonts w:hint="eastAsia"/>
          <w:sz w:val="21"/>
          <w:szCs w:val="21"/>
        </w:rPr>
        <w:t>来自瑞思数据库</w:t>
      </w:r>
      <w:proofErr w:type="gramEnd"/>
      <w:r>
        <w:rPr>
          <w:rFonts w:hint="eastAsia"/>
          <w:sz w:val="21"/>
          <w:szCs w:val="21"/>
        </w:rPr>
        <w:t>；股吧评论数据来自于东方财富股吧。将本文的样本区间确定为</w:t>
      </w:r>
      <w:r>
        <w:rPr>
          <w:rFonts w:hint="eastAsia"/>
          <w:sz w:val="21"/>
          <w:szCs w:val="21"/>
        </w:rPr>
        <w:t>2015-2022</w:t>
      </w:r>
      <w:r>
        <w:rPr>
          <w:rFonts w:hint="eastAsia"/>
          <w:sz w:val="21"/>
          <w:szCs w:val="21"/>
        </w:rPr>
        <w:t>年，基于两个原因：（</w:t>
      </w:r>
      <w:r>
        <w:rPr>
          <w:rFonts w:hint="eastAsia"/>
          <w:sz w:val="21"/>
          <w:szCs w:val="21"/>
        </w:rPr>
        <w:t>1</w:t>
      </w:r>
      <w:r>
        <w:rPr>
          <w:rFonts w:hint="eastAsia"/>
          <w:sz w:val="21"/>
          <w:szCs w:val="21"/>
        </w:rPr>
        <w:t>）受到社交媒体的发展与历史影响，早于</w:t>
      </w:r>
      <w:r>
        <w:rPr>
          <w:rFonts w:hint="eastAsia"/>
          <w:sz w:val="21"/>
          <w:szCs w:val="21"/>
        </w:rPr>
        <w:t>2015</w:t>
      </w:r>
      <w:r>
        <w:rPr>
          <w:rFonts w:hint="eastAsia"/>
          <w:sz w:val="21"/>
          <w:szCs w:val="21"/>
        </w:rPr>
        <w:t>年的数据缺失较为严重，尤其是东方财富股吧中缺乏相关的股吧评论（</w:t>
      </w:r>
      <w:r>
        <w:rPr>
          <w:rFonts w:hint="eastAsia"/>
          <w:sz w:val="21"/>
          <w:szCs w:val="21"/>
        </w:rPr>
        <w:t>2</w:t>
      </w:r>
      <w:r>
        <w:rPr>
          <w:rFonts w:hint="eastAsia"/>
          <w:sz w:val="21"/>
          <w:szCs w:val="21"/>
        </w:rPr>
        <w:t>）</w:t>
      </w:r>
      <w:r>
        <w:rPr>
          <w:rFonts w:hint="eastAsia"/>
          <w:sz w:val="21"/>
          <w:szCs w:val="21"/>
        </w:rPr>
        <w:t>2015-2022</w:t>
      </w:r>
      <w:r>
        <w:rPr>
          <w:rFonts w:hint="eastAsia"/>
          <w:sz w:val="21"/>
          <w:szCs w:val="21"/>
        </w:rPr>
        <w:t>年我国经济形势总体上行，不可观测因素相对稳定，易于在实证模型中加以控制，且</w:t>
      </w:r>
      <w:r>
        <w:rPr>
          <w:rFonts w:hint="eastAsia"/>
          <w:sz w:val="21"/>
          <w:szCs w:val="21"/>
        </w:rPr>
        <w:t>2022</w:t>
      </w:r>
      <w:r>
        <w:rPr>
          <w:rFonts w:hint="eastAsia"/>
          <w:sz w:val="21"/>
          <w:szCs w:val="21"/>
        </w:rPr>
        <w:t>年以后自媒体发达程度更高，不易估计出虚假财经新闻的影响的干净的处理效应。此外，本文还控制了影响公司股票的各类市场指标。</w:t>
      </w:r>
    </w:p>
    <w:p w14:paraId="4713884F" w14:textId="77777777" w:rsidR="00CF1744" w:rsidRDefault="00067D79" w:rsidP="00EA4CA3">
      <w:pPr>
        <w:pStyle w:val="2"/>
        <w:numPr>
          <w:ilvl w:val="0"/>
          <w:numId w:val="0"/>
        </w:numPr>
        <w:spacing w:before="78" w:after="78"/>
        <w:rPr>
          <w:b/>
          <w:szCs w:val="21"/>
        </w:rPr>
      </w:pPr>
      <w:r>
        <w:rPr>
          <w:rFonts w:hint="eastAsia"/>
          <w:b/>
          <w:szCs w:val="21"/>
        </w:rPr>
        <w:t>3.2</w:t>
      </w:r>
      <w:r>
        <w:rPr>
          <w:b/>
          <w:szCs w:val="21"/>
        </w:rPr>
        <w:t xml:space="preserve">  </w:t>
      </w:r>
      <w:r>
        <w:rPr>
          <w:rFonts w:hint="eastAsia"/>
          <w:b/>
          <w:szCs w:val="21"/>
        </w:rPr>
        <w:t>变量解释</w:t>
      </w:r>
    </w:p>
    <w:p w14:paraId="53610E46" w14:textId="77777777" w:rsidR="00CF1744" w:rsidRDefault="00067D79">
      <w:pPr>
        <w:pStyle w:val="a0"/>
        <w:ind w:firstLineChars="0" w:firstLine="0"/>
        <w:rPr>
          <w:bCs/>
          <w:sz w:val="21"/>
          <w:szCs w:val="21"/>
        </w:rPr>
      </w:pPr>
      <w:r>
        <w:rPr>
          <w:rFonts w:hint="eastAsia"/>
          <w:bCs/>
          <w:sz w:val="21"/>
          <w:szCs w:val="21"/>
        </w:rPr>
        <w:t xml:space="preserve">3.2.1 </w:t>
      </w:r>
      <w:r>
        <w:rPr>
          <w:rFonts w:hint="eastAsia"/>
          <w:bCs/>
          <w:sz w:val="21"/>
          <w:szCs w:val="21"/>
        </w:rPr>
        <w:t>被解释变量</w:t>
      </w:r>
    </w:p>
    <w:p w14:paraId="4D6D6986" w14:textId="6EBD1E44" w:rsidR="00CF1744" w:rsidRDefault="00067D79">
      <w:pPr>
        <w:ind w:firstLineChars="200" w:firstLine="420"/>
        <w:rPr>
          <w:sz w:val="21"/>
          <w:szCs w:val="21"/>
        </w:rPr>
      </w:pPr>
      <w:r>
        <w:rPr>
          <w:sz w:val="21"/>
          <w:szCs w:val="21"/>
        </w:rPr>
        <w:t>被解释变量包含异常收益率与累计异常收益率。为刻画个股的正常收益率，本研究采用市场模型</w:t>
      </w:r>
      <w:r w:rsidR="00070747">
        <w:rPr>
          <w:rFonts w:hint="eastAsia"/>
          <w:sz w:val="21"/>
          <w:szCs w:val="21"/>
        </w:rPr>
        <w:t>，</w:t>
      </w:r>
      <w:r>
        <w:rPr>
          <w:sz w:val="21"/>
          <w:szCs w:val="21"/>
        </w:rPr>
        <w:t>其数学表达如下：</w:t>
      </w:r>
    </w:p>
    <w:p w14:paraId="79760834" w14:textId="1E07F9BE" w:rsidR="00CF1744" w:rsidRDefault="00000000">
      <w:pPr>
        <w:ind w:firstLineChars="200" w:firstLine="420"/>
        <w:rPr>
          <w:bCs/>
          <w:sz w:val="21"/>
          <w:szCs w:val="21"/>
        </w:rPr>
      </w:pPr>
      <m:oMathPara>
        <m:oMath>
          <m:eqArr>
            <m:eqArrPr>
              <m:maxDist m:val="1"/>
              <m:ctrlPr>
                <w:rPr>
                  <w:rFonts w:ascii="Cambria Math" w:hAnsi="Cambria Math"/>
                  <w:i/>
                  <w:sz w:val="21"/>
                  <w:szCs w:val="21"/>
                </w:rPr>
              </m:ctrlPr>
            </m:eqArrPr>
            <m:e>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s</m:t>
                  </m:r>
                </m:sup>
              </m:sSubSup>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m</m:t>
                  </m:r>
                </m:sup>
              </m:sSubSup>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ϵ</m:t>
                  </m:r>
                </m:e>
                <m:sub>
                  <m:r>
                    <w:rPr>
                      <w:rFonts w:ascii="Cambria Math" w:hAnsi="Cambria Math"/>
                      <w:sz w:val="21"/>
                      <w:szCs w:val="21"/>
                    </w:rPr>
                    <m:t>t</m:t>
                  </m:r>
                </m:sub>
                <m:sup>
                  <m:r>
                    <w:rPr>
                      <w:rFonts w:ascii="Cambria Math" w:hAnsi="Cambria Math"/>
                      <w:sz w:val="21"/>
                      <w:szCs w:val="21"/>
                    </w:rPr>
                    <m:t>s</m:t>
                  </m:r>
                </m:sup>
              </m:sSubSup>
              <m:r>
                <w:rPr>
                  <w:rFonts w:ascii="Cambria Math" w:hAnsi="Cambria Math"/>
                  <w:sz w:val="21"/>
                  <w:szCs w:val="21"/>
                </w:rPr>
                <m:t>#</m:t>
              </m:r>
            </m:e>
          </m:eqArr>
          <m:d>
            <m:dPr>
              <m:ctrlPr>
                <w:rPr>
                  <w:rFonts w:ascii="Cambria Math" w:hAnsi="Cambria Math"/>
                  <w:i/>
                  <w:sz w:val="21"/>
                  <w:szCs w:val="21"/>
                </w:rPr>
              </m:ctrlPr>
            </m:dPr>
            <m:e>
              <m:r>
                <w:rPr>
                  <w:rFonts w:ascii="Cambria Math" w:hAnsi="Cambria Math"/>
                  <w:sz w:val="21"/>
                  <w:szCs w:val="21"/>
                </w:rPr>
                <m:t>1</m:t>
              </m:r>
            </m:e>
          </m:d>
        </m:oMath>
      </m:oMathPara>
    </w:p>
    <w:p w14:paraId="40259A84" w14:textId="576D89D6" w:rsidR="00CF1744" w:rsidRDefault="00067D79">
      <w:pPr>
        <w:pStyle w:val="a0"/>
        <w:ind w:firstLine="420"/>
        <w:rPr>
          <w:sz w:val="21"/>
          <w:szCs w:val="21"/>
        </w:rPr>
      </w:pPr>
      <w:r>
        <w:rPr>
          <w:sz w:val="21"/>
          <w:szCs w:val="21"/>
        </w:rPr>
        <w:t>其中</w:t>
      </w:r>
      <w:r>
        <w:rPr>
          <w:rFonts w:hint="eastAsia"/>
          <w:sz w:val="21"/>
          <w:szCs w:val="21"/>
        </w:rPr>
        <w:t>，</w:t>
      </w:r>
      <m:oMath>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s</m:t>
            </m:r>
          </m:sup>
        </m:sSubSup>
      </m:oMath>
      <w:r>
        <w:rPr>
          <w:sz w:val="21"/>
          <w:szCs w:val="21"/>
        </w:rPr>
        <w:t>表示股票</w:t>
      </w:r>
      <w:r>
        <w:rPr>
          <w:sz w:val="21"/>
          <w:szCs w:val="21"/>
        </w:rPr>
        <w:t>s</w:t>
      </w:r>
      <w:r>
        <w:rPr>
          <w:sz w:val="21"/>
          <w:szCs w:val="21"/>
        </w:rPr>
        <w:t>在时刻</w:t>
      </w:r>
      <w:r>
        <w:rPr>
          <w:sz w:val="21"/>
          <w:szCs w:val="21"/>
        </w:rPr>
        <w:t>t</w:t>
      </w:r>
      <w:r>
        <w:rPr>
          <w:sz w:val="21"/>
          <w:szCs w:val="21"/>
        </w:rPr>
        <w:t>的实际收益率，</w:t>
      </w:r>
      <m:oMath>
        <m:sSubSup>
          <m:sSubSupPr>
            <m:ctrlPr>
              <w:rPr>
                <w:rFonts w:ascii="Cambria Math" w:hAnsi="Cambria Math"/>
                <w:i/>
                <w:sz w:val="21"/>
                <w:szCs w:val="21"/>
              </w:rPr>
            </m:ctrlPr>
          </m:sSubSupPr>
          <m:e>
            <m:r>
              <w:rPr>
                <w:rFonts w:ascii="Cambria Math" w:hAnsi="Cambria Math"/>
                <w:sz w:val="21"/>
                <w:szCs w:val="21"/>
              </w:rPr>
              <m:t>R</m:t>
            </m:r>
          </m:e>
          <m:sub>
            <m:r>
              <w:rPr>
                <w:rFonts w:ascii="Cambria Math" w:hAnsi="Cambria Math"/>
                <w:sz w:val="21"/>
                <w:szCs w:val="21"/>
              </w:rPr>
              <m:t>t</m:t>
            </m:r>
          </m:sub>
          <m:sup>
            <m:r>
              <w:rPr>
                <w:rFonts w:ascii="Cambria Math" w:hAnsi="Cambria Math"/>
                <w:sz w:val="21"/>
                <w:szCs w:val="21"/>
              </w:rPr>
              <m:t>m</m:t>
            </m:r>
          </m:sup>
        </m:sSubSup>
      </m:oMath>
      <w:r>
        <w:rPr>
          <w:sz w:val="21"/>
          <w:szCs w:val="21"/>
        </w:rPr>
        <w:t>代表市场组合的收益率，</w:t>
      </w:r>
      <m:oMath>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oMath>
      <w:r>
        <w:rPr>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oMath>
      <w:r>
        <w:rPr>
          <w:sz w:val="21"/>
          <w:szCs w:val="21"/>
        </w:rPr>
        <w:t>是个股</w:t>
      </w:r>
      <w:r>
        <w:rPr>
          <w:sz w:val="21"/>
          <w:szCs w:val="21"/>
        </w:rPr>
        <w:t>s</w:t>
      </w:r>
      <w:r>
        <w:rPr>
          <w:sz w:val="21"/>
          <w:szCs w:val="21"/>
        </w:rPr>
        <w:t>在估计期</w:t>
      </w:r>
      <w:r>
        <w:rPr>
          <w:sz w:val="21"/>
          <w:szCs w:val="21"/>
        </w:rPr>
        <w:t xml:space="preserve"> </w:t>
      </w:r>
      <w:r>
        <w:rPr>
          <w:sz w:val="21"/>
          <w:szCs w:val="21"/>
        </w:rPr>
        <w:t>内的回归系数，</w:t>
      </w:r>
      <m:oMath>
        <m:sSubSup>
          <m:sSubSupPr>
            <m:ctrlPr>
              <w:rPr>
                <w:rFonts w:ascii="Cambria Math" w:hAnsi="Cambria Math"/>
                <w:i/>
                <w:sz w:val="21"/>
                <w:szCs w:val="21"/>
              </w:rPr>
            </m:ctrlPr>
          </m:sSubSupPr>
          <m:e>
            <m:r>
              <w:rPr>
                <w:rFonts w:ascii="Cambria Math" w:hAnsi="Cambria Math"/>
                <w:sz w:val="21"/>
                <w:szCs w:val="21"/>
              </w:rPr>
              <m:t>ϵ</m:t>
            </m:r>
          </m:e>
          <m:sub>
            <m:r>
              <w:rPr>
                <w:rFonts w:ascii="Cambria Math" w:hAnsi="Cambria Math"/>
                <w:sz w:val="21"/>
                <w:szCs w:val="21"/>
              </w:rPr>
              <m:t>t</m:t>
            </m:r>
          </m:sub>
          <m:sup>
            <m:r>
              <w:rPr>
                <w:rFonts w:ascii="Cambria Math" w:hAnsi="Cambria Math"/>
                <w:sz w:val="21"/>
                <w:szCs w:val="21"/>
              </w:rPr>
              <m:t>s</m:t>
            </m:r>
          </m:sup>
        </m:sSubSup>
      </m:oMath>
      <w:r>
        <w:rPr>
          <w:sz w:val="21"/>
          <w:szCs w:val="21"/>
        </w:rPr>
        <w:t>是随机误差项。为了提高估计的稳健性，选取事件发生前的</w:t>
      </w:r>
      <w:r>
        <w:rPr>
          <w:sz w:val="21"/>
          <w:szCs w:val="21"/>
        </w:rPr>
        <w:t>[-238,-11]</w:t>
      </w:r>
      <w:r>
        <w:rPr>
          <w:sz w:val="21"/>
          <w:szCs w:val="21"/>
        </w:rPr>
        <w:t>交易日作为估计期，并利用该区间的数据对市场模型进行回归估计。</w:t>
      </w:r>
      <w:r>
        <w:rPr>
          <w:sz w:val="21"/>
          <w:szCs w:val="21"/>
        </w:rPr>
        <w:t xml:space="preserve"> </w:t>
      </w:r>
      <w:r>
        <w:rPr>
          <w:sz w:val="21"/>
          <w:szCs w:val="21"/>
        </w:rPr>
        <w:t>基于市场模型，可以进一步计算个股在事</w:t>
      </w:r>
      <w:r>
        <w:rPr>
          <w:sz w:val="21"/>
          <w:szCs w:val="21"/>
        </w:rPr>
        <w:t xml:space="preserve"> </w:t>
      </w:r>
      <w:r>
        <w:rPr>
          <w:sz w:val="21"/>
          <w:szCs w:val="21"/>
        </w:rPr>
        <w:t>件窗口内的异常收益</w:t>
      </w:r>
      <w:r w:rsidR="00070747">
        <w:rPr>
          <w:rFonts w:hint="eastAsia"/>
          <w:sz w:val="21"/>
          <w:szCs w:val="21"/>
        </w:rPr>
        <w:t>，</w:t>
      </w:r>
      <w:r>
        <w:rPr>
          <w:sz w:val="21"/>
          <w:szCs w:val="21"/>
        </w:rPr>
        <w:t>其定义如下：</w:t>
      </w:r>
    </w:p>
    <w:p w14:paraId="7DA59BE2" w14:textId="77777777" w:rsidR="00CF1744" w:rsidRDefault="00000000">
      <w:pPr>
        <w:ind w:firstLineChars="200" w:firstLine="420"/>
        <w:jc w:val="center"/>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i</m:t>
                      </m:r>
                    </m:sub>
                  </m:sSub>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mt</m:t>
                      </m:r>
                    </m:sub>
                  </m:sSub>
                </m:e>
              </m:d>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2</m:t>
                  </m:r>
                </m:e>
              </m:d>
            </m:e>
          </m:eqArr>
        </m:oMath>
      </m:oMathPara>
    </w:p>
    <w:p w14:paraId="555A1673" w14:textId="603B9386" w:rsidR="00CF1744" w:rsidRDefault="00067D79">
      <w:pPr>
        <w:ind w:firstLineChars="200" w:firstLine="420"/>
        <w:rPr>
          <w:sz w:val="21"/>
          <w:szCs w:val="21"/>
        </w:rPr>
      </w:pPr>
      <w:r>
        <w:rPr>
          <w:sz w:val="21"/>
          <w:szCs w:val="21"/>
        </w:rPr>
        <w:t>而累计异常收益则表示在某一事件窗口内，个股的异常收益率的累积效应，计算公式如下：</w:t>
      </w:r>
      <w:r>
        <w:rPr>
          <w:sz w:val="21"/>
          <w:szCs w:val="21"/>
        </w:rPr>
        <w:t xml:space="preserve"> </w:t>
      </w:r>
    </w:p>
    <w:p w14:paraId="7C1C2299" w14:textId="77777777" w:rsidR="00CF1744" w:rsidRDefault="00000000">
      <w:pPr>
        <w:spacing w:line="240" w:lineRule="atLeast"/>
        <w:ind w:firstLineChars="200" w:firstLine="420"/>
        <w:jc w:val="center"/>
        <w:rPr>
          <w:sz w:val="21"/>
          <w:szCs w:val="21"/>
        </w:rPr>
      </w:pPr>
      <m:oMathPara>
        <m:oMath>
          <m:eqArr>
            <m:eqArrPr>
              <m:maxDist m:val="1"/>
              <m:objDist m:val="1"/>
              <m:ctrlPr>
                <w:rPr>
                  <w:rFonts w:ascii="Cambria Math" w:hAnsi="Cambria Math"/>
                  <w:i/>
                  <w:sz w:val="21"/>
                  <w:szCs w:val="21"/>
                </w:rPr>
              </m:ctrlPr>
            </m:eqArrPr>
            <m:e>
              <m:r>
                <w:rPr>
                  <w:rFonts w:ascii="Cambria Math" w:hAnsi="Cambria Math"/>
                  <w:sz w:val="21"/>
                  <w:szCs w:val="21"/>
                </w:rPr>
                <m:t>CA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t>
                  </m:r>
                </m:sub>
              </m:sSub>
              <m:r>
                <w:rPr>
                  <w:rFonts w:ascii="Cambria Math" w:hAnsi="Cambria Math"/>
                  <w:sz w:val="21"/>
                  <w:szCs w:val="21"/>
                </w:rPr>
                <m:t>=</m:t>
              </m:r>
              <m:nary>
                <m:naryPr>
                  <m:chr m:val="∑"/>
                  <m:limLoc m:val="undOvr"/>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e>
              </m:nary>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3</m:t>
                  </m:r>
                </m:e>
              </m:d>
            </m:e>
          </m:eqArr>
        </m:oMath>
      </m:oMathPara>
    </w:p>
    <w:p w14:paraId="5E684C34" w14:textId="77777777" w:rsidR="00CF1744" w:rsidRDefault="00067D79">
      <w:pPr>
        <w:ind w:firstLineChars="200" w:firstLine="420"/>
        <w:rPr>
          <w:sz w:val="21"/>
          <w:szCs w:val="21"/>
        </w:rPr>
      </w:pPr>
      <w:r>
        <w:rPr>
          <w:sz w:val="21"/>
          <w:szCs w:val="21"/>
        </w:rPr>
        <w:t>其中，</w:t>
      </w:r>
      <w:r>
        <w:rPr>
          <w:sz w:val="21"/>
          <w:szCs w:val="21"/>
        </w:rPr>
        <w:t>n</w:t>
      </w:r>
      <w:r>
        <w:rPr>
          <w:sz w:val="21"/>
          <w:szCs w:val="21"/>
        </w:rPr>
        <w:t>表示事件窗口内的交易日总数。本研究的主要事件窗口设定为</w:t>
      </w:r>
      <w:r>
        <w:rPr>
          <w:sz w:val="21"/>
          <w:szCs w:val="21"/>
        </w:rPr>
        <w:t>[-1,3]</w:t>
      </w:r>
      <w:r>
        <w:rPr>
          <w:sz w:val="21"/>
          <w:szCs w:val="21"/>
        </w:rPr>
        <w:t>。</w:t>
      </w:r>
    </w:p>
    <w:p w14:paraId="62405436" w14:textId="77777777" w:rsidR="00CF1744" w:rsidRDefault="00067D79">
      <w:pPr>
        <w:rPr>
          <w:sz w:val="21"/>
          <w:szCs w:val="21"/>
        </w:rPr>
      </w:pPr>
      <w:r>
        <w:rPr>
          <w:rFonts w:hint="eastAsia"/>
          <w:sz w:val="21"/>
          <w:szCs w:val="21"/>
        </w:rPr>
        <w:t xml:space="preserve">3.2.2 </w:t>
      </w:r>
      <w:commentRangeStart w:id="19"/>
      <w:r>
        <w:rPr>
          <w:rFonts w:hint="eastAsia"/>
          <w:sz w:val="21"/>
          <w:szCs w:val="21"/>
        </w:rPr>
        <w:t>解释变量</w:t>
      </w:r>
      <w:commentRangeEnd w:id="19"/>
      <w:r w:rsidR="00F4304C">
        <w:rPr>
          <w:rStyle w:val="afd"/>
        </w:rPr>
        <w:commentReference w:id="19"/>
      </w:r>
    </w:p>
    <w:p w14:paraId="58EB75FB" w14:textId="4EC7D041" w:rsidR="00CF1744" w:rsidRDefault="00067D79">
      <w:pPr>
        <w:ind w:firstLineChars="200" w:firstLine="420"/>
        <w:rPr>
          <w:ins w:id="20" w:author="生 卢" w:date="2025-07-03T17:53:00Z" w16du:dateUtc="2025-07-03T09:53:00Z"/>
          <w:sz w:val="21"/>
          <w:szCs w:val="21"/>
        </w:rPr>
      </w:pPr>
      <w:r>
        <w:rPr>
          <w:rFonts w:hint="eastAsia"/>
          <w:sz w:val="21"/>
          <w:szCs w:val="21"/>
        </w:rPr>
        <w:t>本文的解释变量为新闻文本情绪。本文采用三种不同的新闻文本情绪测度方法：</w:t>
      </w:r>
      <w:proofErr w:type="spellStart"/>
      <w:r>
        <w:rPr>
          <w:rFonts w:hint="eastAsia"/>
          <w:sz w:val="21"/>
          <w:szCs w:val="21"/>
        </w:rPr>
        <w:t>RoBERTa</w:t>
      </w:r>
      <w:proofErr w:type="spellEnd"/>
      <w:r>
        <w:rPr>
          <w:rFonts w:hint="eastAsia"/>
          <w:sz w:val="21"/>
          <w:szCs w:val="21"/>
        </w:rPr>
        <w:t>、</w:t>
      </w:r>
      <w:proofErr w:type="spellStart"/>
      <w:r>
        <w:rPr>
          <w:rFonts w:hint="eastAsia"/>
          <w:sz w:val="21"/>
          <w:szCs w:val="21"/>
        </w:rPr>
        <w:t>Deepseek</w:t>
      </w:r>
      <w:proofErr w:type="spellEnd"/>
      <w:r>
        <w:rPr>
          <w:rFonts w:hint="eastAsia"/>
          <w:sz w:val="21"/>
          <w:szCs w:val="21"/>
        </w:rPr>
        <w:t xml:space="preserve"> </w:t>
      </w:r>
      <w:r>
        <w:rPr>
          <w:rFonts w:hint="eastAsia"/>
          <w:sz w:val="21"/>
          <w:szCs w:val="21"/>
        </w:rPr>
        <w:t>和姜富伟金融情绪词典，对新闻情绪进行测量。</w:t>
      </w:r>
      <w:ins w:id="21" w:author="生 卢" w:date="2025-07-03T17:05:00Z" w16du:dateUtc="2025-07-03T09:05:00Z">
        <w:r w:rsidR="00BB66A1">
          <w:rPr>
            <w:rFonts w:hint="eastAsia"/>
            <w:sz w:val="21"/>
            <w:szCs w:val="21"/>
          </w:rPr>
          <w:t>这三种测度方法逻辑不一致，</w:t>
        </w:r>
      </w:ins>
      <w:ins w:id="22" w:author="生 卢" w:date="2025-07-03T17:06:00Z" w16du:dateUtc="2025-07-03T09:06:00Z">
        <w:r w:rsidR="00BB66A1">
          <w:rPr>
            <w:rFonts w:hint="eastAsia"/>
            <w:sz w:val="21"/>
            <w:szCs w:val="21"/>
          </w:rPr>
          <w:t>姜富伟金融情绪词典是基于词典法，通过</w:t>
        </w:r>
      </w:ins>
      <w:ins w:id="23" w:author="生 卢" w:date="2025-07-03T17:33:00Z" w16du:dateUtc="2025-07-03T09:33:00Z">
        <w:r w:rsidR="00931299">
          <w:rPr>
            <w:rFonts w:hint="eastAsia"/>
            <w:sz w:val="21"/>
            <w:szCs w:val="21"/>
          </w:rPr>
          <w:t>计算</w:t>
        </w:r>
      </w:ins>
      <w:ins w:id="24" w:author="生 卢" w:date="2025-07-03T17:07:00Z" w16du:dateUtc="2025-07-03T09:07:00Z">
        <w:r w:rsidR="00BB66A1">
          <w:rPr>
            <w:rFonts w:hint="eastAsia"/>
            <w:sz w:val="21"/>
            <w:szCs w:val="21"/>
          </w:rPr>
          <w:t>金融词典</w:t>
        </w:r>
      </w:ins>
      <w:ins w:id="25" w:author="生 卢" w:date="2025-07-03T17:32:00Z" w16du:dateUtc="2025-07-03T09:32:00Z">
        <w:r w:rsidR="00931299">
          <w:rPr>
            <w:rFonts w:hint="eastAsia"/>
            <w:sz w:val="21"/>
            <w:szCs w:val="21"/>
          </w:rPr>
          <w:t>中</w:t>
        </w:r>
      </w:ins>
      <w:ins w:id="26" w:author="生 卢" w:date="2025-07-03T17:33:00Z" w16du:dateUtc="2025-07-03T09:33:00Z">
        <w:r w:rsidR="00931299">
          <w:rPr>
            <w:rFonts w:hint="eastAsia"/>
            <w:sz w:val="21"/>
            <w:szCs w:val="21"/>
          </w:rPr>
          <w:t>的词</w:t>
        </w:r>
      </w:ins>
      <w:ins w:id="27" w:author="生 卢" w:date="2025-07-03T17:07:00Z" w16du:dateUtc="2025-07-03T09:07:00Z">
        <w:r w:rsidR="00BB66A1">
          <w:rPr>
            <w:rFonts w:hint="eastAsia"/>
            <w:sz w:val="21"/>
            <w:szCs w:val="21"/>
          </w:rPr>
          <w:t>在新闻文本中出现的次数来</w:t>
        </w:r>
      </w:ins>
      <w:ins w:id="28" w:author="生 卢" w:date="2025-07-03T17:33:00Z" w16du:dateUtc="2025-07-03T09:33:00Z">
        <w:r w:rsidR="00931299">
          <w:rPr>
            <w:rFonts w:hint="eastAsia"/>
            <w:sz w:val="21"/>
            <w:szCs w:val="21"/>
          </w:rPr>
          <w:t>得出情绪分数；</w:t>
        </w:r>
      </w:ins>
      <w:proofErr w:type="spellStart"/>
      <w:ins w:id="29" w:author="生 卢" w:date="2025-07-03T17:35:00Z" w16du:dateUtc="2025-07-03T09:35:00Z">
        <w:r w:rsidR="00931299">
          <w:rPr>
            <w:rFonts w:hint="eastAsia"/>
            <w:sz w:val="21"/>
            <w:szCs w:val="21"/>
          </w:rPr>
          <w:t>RoBERTa</w:t>
        </w:r>
        <w:proofErr w:type="spellEnd"/>
        <w:r w:rsidR="00931299">
          <w:rPr>
            <w:rFonts w:hint="eastAsia"/>
            <w:sz w:val="21"/>
            <w:szCs w:val="21"/>
          </w:rPr>
          <w:t>是深度学习模型，</w:t>
        </w:r>
      </w:ins>
      <w:ins w:id="30" w:author="生 卢" w:date="2025-07-03T17:36:00Z" w16du:dateUtc="2025-07-03T09:36:00Z">
        <w:r w:rsidR="00931299">
          <w:rPr>
            <w:rFonts w:hint="eastAsia"/>
            <w:sz w:val="21"/>
            <w:szCs w:val="21"/>
          </w:rPr>
          <w:t>基于新闻文本训练，具有评估新闻情绪分数的能力；</w:t>
        </w:r>
        <w:proofErr w:type="spellStart"/>
        <w:r w:rsidR="00931299">
          <w:rPr>
            <w:rFonts w:hint="eastAsia"/>
            <w:sz w:val="21"/>
            <w:szCs w:val="21"/>
          </w:rPr>
          <w:t>Deepseek</w:t>
        </w:r>
        <w:proofErr w:type="spellEnd"/>
        <w:r w:rsidR="00931299">
          <w:rPr>
            <w:rFonts w:hint="eastAsia"/>
            <w:sz w:val="21"/>
            <w:szCs w:val="21"/>
          </w:rPr>
          <w:t>是大语言模型，</w:t>
        </w:r>
      </w:ins>
      <w:ins w:id="31" w:author="生 卢" w:date="2025-07-03T17:37:00Z" w16du:dateUtc="2025-07-03T09:37:00Z">
        <w:r w:rsidR="00931299">
          <w:rPr>
            <w:rFonts w:hint="eastAsia"/>
            <w:sz w:val="21"/>
            <w:szCs w:val="21"/>
          </w:rPr>
          <w:t>直接输入新闻文本即可计算出情绪分数。</w:t>
        </w:r>
      </w:ins>
      <w:ins w:id="32" w:author="生 卢" w:date="2025-07-03T17:53:00Z" w16du:dateUtc="2025-07-03T09:53:00Z">
        <w:r w:rsidR="0058307F">
          <w:rPr>
            <w:rFonts w:hint="eastAsia"/>
            <w:sz w:val="21"/>
            <w:szCs w:val="21"/>
          </w:rPr>
          <w:t>这三种方法具体如下：</w:t>
        </w:r>
      </w:ins>
    </w:p>
    <w:p w14:paraId="6C1C6F50" w14:textId="77777777" w:rsidR="0058307F" w:rsidRDefault="0058307F" w:rsidP="0058307F">
      <w:pPr>
        <w:pStyle w:val="a0"/>
        <w:ind w:firstLine="420"/>
        <w:rPr>
          <w:moveTo w:id="33" w:author="生 卢" w:date="2025-07-03T17:53:00Z" w16du:dateUtc="2025-07-03T09:53:00Z"/>
          <w:sz w:val="21"/>
          <w:szCs w:val="21"/>
        </w:rPr>
      </w:pPr>
      <w:moveToRangeStart w:id="34" w:author="生 卢" w:date="2025-07-03T17:53:00Z" w:name="move202457638"/>
      <w:moveTo w:id="35" w:author="生 卢" w:date="2025-07-03T17:53:00Z" w16du:dateUtc="2025-07-03T09:53:00Z">
        <w:r>
          <w:rPr>
            <w:rFonts w:hint="eastAsia"/>
            <w:sz w:val="21"/>
            <w:szCs w:val="21"/>
          </w:rPr>
          <w:t>（</w:t>
        </w:r>
        <w:r>
          <w:rPr>
            <w:rFonts w:hint="eastAsia"/>
            <w:sz w:val="21"/>
            <w:szCs w:val="21"/>
          </w:rPr>
          <w:t>1</w:t>
        </w:r>
        <w:r>
          <w:rPr>
            <w:rFonts w:hint="eastAsia"/>
            <w:sz w:val="21"/>
            <w:szCs w:val="21"/>
          </w:rPr>
          <w:t>）词典法。传统情感分析方法以字典法为主，通过预定义的情感词汇库提取新闻、公司报告等文本中的情绪信息。</w:t>
        </w:r>
        <w:r w:rsidRPr="007715B4">
          <w:rPr>
            <w:rFonts w:hint="eastAsia"/>
            <w:sz w:val="21"/>
            <w:szCs w:val="21"/>
          </w:rPr>
          <w:t>姜富伟</w:t>
        </w:r>
        <w:r>
          <w:rPr>
            <w:rFonts w:hint="eastAsia"/>
            <w:sz w:val="21"/>
            <w:szCs w:val="21"/>
          </w:rPr>
          <w:t>等（</w:t>
        </w:r>
        <w:r>
          <w:rPr>
            <w:rFonts w:hint="eastAsia"/>
            <w:sz w:val="21"/>
            <w:szCs w:val="21"/>
          </w:rPr>
          <w:t>2021</w:t>
        </w:r>
        <w:r>
          <w:rPr>
            <w:rFonts w:hint="eastAsia"/>
            <w:sz w:val="21"/>
            <w:szCs w:val="21"/>
          </w:rPr>
          <w:t>）</w:t>
        </w:r>
        <w:r w:rsidRPr="007715B4">
          <w:rPr>
            <w:rFonts w:hint="eastAsia"/>
            <w:sz w:val="21"/>
            <w:szCs w:val="21"/>
          </w:rPr>
          <w:t>在</w:t>
        </w:r>
        <w:r w:rsidRPr="007715B4">
          <w:rPr>
            <w:rFonts w:hint="eastAsia"/>
            <w:sz w:val="21"/>
            <w:szCs w:val="21"/>
          </w:rPr>
          <w:t>Loughran and MacDonald</w:t>
        </w:r>
        <w:r w:rsidRPr="007715B4">
          <w:rPr>
            <w:rFonts w:hint="eastAsia"/>
            <w:sz w:val="21"/>
            <w:szCs w:val="21"/>
          </w:rPr>
          <w:t>词典的基础上通过人工筛选和</w:t>
        </w:r>
        <w:r w:rsidRPr="007715B4">
          <w:rPr>
            <w:rFonts w:hint="eastAsia"/>
            <w:sz w:val="21"/>
            <w:szCs w:val="21"/>
          </w:rPr>
          <w:t>word2vec</w:t>
        </w:r>
        <w:r w:rsidRPr="007715B4">
          <w:rPr>
            <w:rFonts w:hint="eastAsia"/>
            <w:sz w:val="21"/>
            <w:szCs w:val="21"/>
          </w:rPr>
          <w:t>算法扩充，构建的一个更新更全面的中文金融情感词典。</w:t>
        </w:r>
        <w:proofErr w:type="gramStart"/>
        <w:r>
          <w:rPr>
            <w:rFonts w:hint="eastAsia"/>
            <w:sz w:val="21"/>
            <w:szCs w:val="21"/>
          </w:rPr>
          <w:t>姚</w:t>
        </w:r>
        <w:proofErr w:type="gramEnd"/>
        <w:r>
          <w:rPr>
            <w:rFonts w:hint="eastAsia"/>
            <w:sz w:val="21"/>
            <w:szCs w:val="21"/>
          </w:rPr>
          <w:t>加权等（</w:t>
        </w:r>
        <w:r>
          <w:rPr>
            <w:rFonts w:hint="eastAsia"/>
            <w:sz w:val="21"/>
            <w:szCs w:val="21"/>
          </w:rPr>
          <w:t>2021</w:t>
        </w:r>
        <w:r>
          <w:rPr>
            <w:rFonts w:hint="eastAsia"/>
            <w:sz w:val="21"/>
            <w:szCs w:val="21"/>
          </w:rPr>
          <w:t>）</w:t>
        </w:r>
        <w:r>
          <w:rPr>
            <w:rStyle w:val="af9"/>
            <w:sz w:val="21"/>
            <w:szCs w:val="21"/>
          </w:rPr>
          <w:endnoteReference w:id="24"/>
        </w:r>
        <w:r>
          <w:rPr>
            <w:rFonts w:hint="eastAsia"/>
            <w:sz w:val="21"/>
            <w:szCs w:val="21"/>
          </w:rPr>
          <w:t>基于词典重组和深度学习方法，构建了一个适用于年报语境的正式情绪词典，和一个适用于社交媒体的非正式情绪词典。</w:t>
        </w:r>
        <w:proofErr w:type="gramStart"/>
        <w:r>
          <w:rPr>
            <w:rFonts w:hint="eastAsia"/>
            <w:sz w:val="21"/>
            <w:szCs w:val="21"/>
          </w:rPr>
          <w:t>汪昌云和</w:t>
        </w:r>
        <w:proofErr w:type="gramEnd"/>
        <w:r>
          <w:rPr>
            <w:rFonts w:hint="eastAsia"/>
            <w:sz w:val="21"/>
            <w:szCs w:val="21"/>
          </w:rPr>
          <w:t>武佳薇（</w:t>
        </w:r>
        <w:r>
          <w:rPr>
            <w:rFonts w:hint="eastAsia"/>
            <w:sz w:val="21"/>
            <w:szCs w:val="21"/>
          </w:rPr>
          <w:t>2015</w:t>
        </w:r>
        <w:r>
          <w:rPr>
            <w:rFonts w:hint="eastAsia"/>
            <w:sz w:val="21"/>
            <w:szCs w:val="21"/>
          </w:rPr>
          <w:t>）则构建了适用于中国财经新闻媒体的正负面词典库。本文采用了姜富伟金融词典用于测度情绪，按照词典中包含的词汇计算得出情绪得分。</w:t>
        </w:r>
      </w:moveTo>
    </w:p>
    <w:p w14:paraId="19E7470D" w14:textId="77777777" w:rsidR="0058307F" w:rsidRPr="000114D6" w:rsidRDefault="0058307F" w:rsidP="0058307F">
      <w:pPr>
        <w:pStyle w:val="a0"/>
        <w:ind w:firstLine="420"/>
        <w:jc w:val="left"/>
        <w:rPr>
          <w:moveTo w:id="38" w:author="生 卢" w:date="2025-07-03T17:53:00Z" w16du:dateUtc="2025-07-03T09:53:00Z"/>
          <w:sz w:val="21"/>
          <w:szCs w:val="21"/>
        </w:rPr>
      </w:pPr>
      <w:moveTo w:id="39" w:author="生 卢" w:date="2025-07-03T17:53:00Z" w16du:dateUtc="2025-07-03T09:53:00Z">
        <w:r>
          <w:rPr>
            <w:rFonts w:hint="eastAsia"/>
            <w:sz w:val="21"/>
            <w:szCs w:val="21"/>
          </w:rPr>
          <w:t>（</w:t>
        </w:r>
        <w:r>
          <w:rPr>
            <w:rFonts w:hint="eastAsia"/>
            <w:sz w:val="21"/>
            <w:szCs w:val="21"/>
          </w:rPr>
          <w:t>2</w:t>
        </w:r>
        <w:r>
          <w:rPr>
            <w:rFonts w:hint="eastAsia"/>
            <w:sz w:val="21"/>
            <w:szCs w:val="21"/>
          </w:rPr>
          <w:t>）深度学习法。深度学习法具备非线性等算法优势，能够缓解词典法在测度情绪上的偏差。近年来，深度学习方法的引入显著改进了情绪分析的准确性。范小云等（</w:t>
        </w:r>
        <w:r>
          <w:rPr>
            <w:rFonts w:hint="eastAsia"/>
            <w:sz w:val="21"/>
            <w:szCs w:val="21"/>
          </w:rPr>
          <w:t>2022</w:t>
        </w:r>
        <w:r>
          <w:rPr>
            <w:rFonts w:hint="eastAsia"/>
            <w:sz w:val="21"/>
            <w:szCs w:val="21"/>
          </w:rPr>
          <w:t>）构建了一种中文金融文本情绪词典，并结合机器学习提出混合式情绪测度方法，发现新闻情绪能够有效预测宏观经济指标和股票市场的变化。许雪晨（</w:t>
        </w:r>
        <w:r>
          <w:rPr>
            <w:rFonts w:hint="eastAsia"/>
            <w:sz w:val="21"/>
            <w:szCs w:val="21"/>
          </w:rPr>
          <w:t>2021</w:t>
        </w:r>
        <w:r>
          <w:rPr>
            <w:rFonts w:hint="eastAsia"/>
            <w:sz w:val="21"/>
            <w:szCs w:val="21"/>
          </w:rPr>
          <w:t>）</w:t>
        </w:r>
        <w:r>
          <w:rPr>
            <w:rStyle w:val="af9"/>
            <w:rFonts w:hint="eastAsia"/>
            <w:sz w:val="21"/>
            <w:szCs w:val="21"/>
          </w:rPr>
          <w:endnoteReference w:id="25"/>
        </w:r>
        <w:r>
          <w:rPr>
            <w:rFonts w:hint="eastAsia"/>
            <w:sz w:val="21"/>
            <w:szCs w:val="21"/>
          </w:rPr>
          <w:t>基于金融文本情感分析开发指数预测模型，显著提升了沪深</w:t>
        </w:r>
        <w:r>
          <w:rPr>
            <w:rFonts w:hint="eastAsia"/>
            <w:sz w:val="21"/>
            <w:szCs w:val="21"/>
          </w:rPr>
          <w:t>300</w:t>
        </w:r>
        <w:r>
          <w:rPr>
            <w:rFonts w:hint="eastAsia"/>
            <w:sz w:val="21"/>
            <w:szCs w:val="21"/>
          </w:rPr>
          <w:t>指数涨跌预测的准确性。</w:t>
        </w:r>
        <w:r>
          <w:rPr>
            <w:rFonts w:hint="eastAsia"/>
            <w:sz w:val="21"/>
            <w:szCs w:val="21"/>
          </w:rPr>
          <w:t>BERT</w:t>
        </w:r>
        <w:r>
          <w:rPr>
            <w:rFonts w:hint="eastAsia"/>
            <w:sz w:val="21"/>
            <w:szCs w:val="21"/>
          </w:rPr>
          <w:t>模型因其能够捕捉文本的非线性关系和语境特征，成为金融情绪研究的重要工具。</w:t>
        </w:r>
        <w:r>
          <w:rPr>
            <w:rFonts w:hint="eastAsia"/>
            <w:sz w:val="21"/>
            <w:szCs w:val="21"/>
          </w:rPr>
          <w:t>Huang</w:t>
        </w:r>
        <w:r>
          <w:rPr>
            <w:rFonts w:hint="eastAsia"/>
            <w:sz w:val="21"/>
            <w:szCs w:val="21"/>
          </w:rPr>
          <w:t>等（</w:t>
        </w:r>
        <w:r>
          <w:rPr>
            <w:rFonts w:hint="eastAsia"/>
            <w:sz w:val="21"/>
            <w:szCs w:val="21"/>
          </w:rPr>
          <w:t>2023</w:t>
        </w:r>
        <w:r>
          <w:rPr>
            <w:rFonts w:hint="eastAsia"/>
            <w:sz w:val="21"/>
            <w:szCs w:val="21"/>
          </w:rPr>
          <w:t>）</w:t>
        </w:r>
        <w:r>
          <w:rPr>
            <w:rStyle w:val="af9"/>
            <w:rFonts w:hint="eastAsia"/>
            <w:sz w:val="21"/>
            <w:szCs w:val="21"/>
          </w:rPr>
          <w:endnoteReference w:id="26"/>
        </w:r>
        <w:r>
          <w:rPr>
            <w:rFonts w:hint="eastAsia"/>
            <w:sz w:val="21"/>
            <w:szCs w:val="21"/>
          </w:rPr>
          <w:t>通过美国市场数据验证了</w:t>
        </w:r>
        <w:r>
          <w:rPr>
            <w:rFonts w:hint="eastAsia"/>
            <w:sz w:val="21"/>
            <w:szCs w:val="21"/>
          </w:rPr>
          <w:t>BERT</w:t>
        </w:r>
        <w:r>
          <w:rPr>
            <w:rFonts w:hint="eastAsia"/>
            <w:sz w:val="21"/>
            <w:szCs w:val="21"/>
          </w:rPr>
          <w:t>在情绪分类和回报预测中的优越性。而在中文环境下，</w:t>
        </w:r>
        <w:r>
          <w:rPr>
            <w:rFonts w:hint="eastAsia"/>
            <w:sz w:val="21"/>
            <w:szCs w:val="21"/>
          </w:rPr>
          <w:t>Shi</w:t>
        </w:r>
        <w:r>
          <w:rPr>
            <w:rFonts w:hint="eastAsia"/>
            <w:sz w:val="21"/>
            <w:szCs w:val="21"/>
          </w:rPr>
          <w:t>等（</w:t>
        </w:r>
        <w:r>
          <w:rPr>
            <w:rFonts w:hint="eastAsia"/>
            <w:sz w:val="21"/>
            <w:szCs w:val="21"/>
          </w:rPr>
          <w:t>2022</w:t>
        </w:r>
        <w:r>
          <w:rPr>
            <w:rFonts w:hint="eastAsia"/>
            <w:sz w:val="21"/>
            <w:szCs w:val="21"/>
          </w:rPr>
          <w:t>）</w:t>
        </w:r>
        <w:r>
          <w:rPr>
            <w:rStyle w:val="af9"/>
            <w:rFonts w:hint="eastAsia"/>
            <w:sz w:val="21"/>
            <w:szCs w:val="21"/>
          </w:rPr>
          <w:endnoteReference w:id="27"/>
        </w:r>
        <w:r>
          <w:rPr>
            <w:rFonts w:hint="eastAsia"/>
            <w:sz w:val="21"/>
            <w:szCs w:val="21"/>
          </w:rPr>
          <w:t>研究了</w:t>
        </w:r>
        <w:r>
          <w:rPr>
            <w:rFonts w:hint="eastAsia"/>
            <w:sz w:val="21"/>
            <w:szCs w:val="21"/>
          </w:rPr>
          <w:t>BERT</w:t>
        </w:r>
        <w:r>
          <w:rPr>
            <w:rFonts w:hint="eastAsia"/>
            <w:sz w:val="21"/>
            <w:szCs w:val="21"/>
          </w:rPr>
          <w:t>对股吧投资者情绪的分析能力。研究表明，</w:t>
        </w:r>
        <w:r>
          <w:rPr>
            <w:rFonts w:hint="eastAsia"/>
            <w:sz w:val="21"/>
            <w:szCs w:val="21"/>
          </w:rPr>
          <w:t xml:space="preserve">BERT </w:t>
        </w:r>
        <w:r>
          <w:rPr>
            <w:rFonts w:hint="eastAsia"/>
            <w:sz w:val="21"/>
            <w:szCs w:val="21"/>
          </w:rPr>
          <w:t>在</w:t>
        </w:r>
        <w:proofErr w:type="gramStart"/>
        <w:r>
          <w:rPr>
            <w:rFonts w:hint="eastAsia"/>
            <w:sz w:val="21"/>
            <w:szCs w:val="21"/>
          </w:rPr>
          <w:t>分析股</w:t>
        </w:r>
        <w:proofErr w:type="gramEnd"/>
        <w:r>
          <w:rPr>
            <w:rFonts w:hint="eastAsia"/>
            <w:sz w:val="21"/>
            <w:szCs w:val="21"/>
          </w:rPr>
          <w:t>吧投资者情绪、预测个股收益方面具有显著优势。</w:t>
        </w:r>
        <w:proofErr w:type="spellStart"/>
        <w:r w:rsidRPr="007715B4">
          <w:rPr>
            <w:rFonts w:hint="eastAsia"/>
            <w:sz w:val="21"/>
            <w:szCs w:val="21"/>
          </w:rPr>
          <w:t>RoBERTa</w:t>
        </w:r>
        <w:proofErr w:type="spellEnd"/>
        <w:r w:rsidRPr="007715B4">
          <w:rPr>
            <w:rFonts w:hint="eastAsia"/>
            <w:sz w:val="21"/>
            <w:szCs w:val="21"/>
          </w:rPr>
          <w:t>是对</w:t>
        </w:r>
        <w:r w:rsidRPr="007715B4">
          <w:rPr>
            <w:rFonts w:hint="eastAsia"/>
            <w:sz w:val="21"/>
            <w:szCs w:val="21"/>
          </w:rPr>
          <w:t xml:space="preserve">BERT </w:t>
        </w:r>
        <w:r w:rsidRPr="007715B4">
          <w:rPr>
            <w:rFonts w:hint="eastAsia"/>
            <w:sz w:val="21"/>
            <w:szCs w:val="21"/>
          </w:rPr>
          <w:t>的改进版本，它通过移除</w:t>
        </w:r>
        <w:r w:rsidRPr="007715B4">
          <w:rPr>
            <w:rFonts w:hint="eastAsia"/>
            <w:sz w:val="21"/>
            <w:szCs w:val="21"/>
          </w:rPr>
          <w:t xml:space="preserve">BERT </w:t>
        </w:r>
        <w:r w:rsidRPr="007715B4">
          <w:rPr>
            <w:rFonts w:hint="eastAsia"/>
            <w:sz w:val="21"/>
            <w:szCs w:val="21"/>
          </w:rPr>
          <w:t>训练中的一些限制来提高性能</w:t>
        </w:r>
        <w:r>
          <w:rPr>
            <w:rFonts w:hint="eastAsia"/>
            <w:sz w:val="21"/>
            <w:szCs w:val="21"/>
          </w:rPr>
          <w:t>。</w:t>
        </w:r>
        <w:r>
          <w:rPr>
            <w:rFonts w:hint="eastAsia"/>
            <w:sz w:val="21"/>
            <w:szCs w:val="21"/>
          </w:rPr>
          <w:t xml:space="preserve"> </w:t>
        </w:r>
        <w:r>
          <w:rPr>
            <w:sz w:val="21"/>
            <w:szCs w:val="21"/>
          </w:rPr>
          <w:br/>
        </w:r>
        <w:r>
          <w:rPr>
            <w:rFonts w:hint="eastAsia"/>
            <w:sz w:val="21"/>
            <w:szCs w:val="21"/>
          </w:rPr>
          <w:t xml:space="preserve">    </w:t>
        </w:r>
        <w:proofErr w:type="spellStart"/>
        <w:r w:rsidRPr="007715B4">
          <w:rPr>
            <w:rFonts w:hint="eastAsia"/>
            <w:sz w:val="21"/>
            <w:szCs w:val="21"/>
          </w:rPr>
          <w:t>roberta</w:t>
        </w:r>
        <w:proofErr w:type="spellEnd"/>
        <w:r w:rsidRPr="007715B4">
          <w:rPr>
            <w:rFonts w:hint="eastAsia"/>
            <w:sz w:val="21"/>
            <w:szCs w:val="21"/>
          </w:rPr>
          <w:t>-base-finetuned-</w:t>
        </w:r>
        <w:proofErr w:type="spellStart"/>
        <w:r w:rsidRPr="007715B4">
          <w:rPr>
            <w:rFonts w:hint="eastAsia"/>
            <w:sz w:val="21"/>
            <w:szCs w:val="21"/>
          </w:rPr>
          <w:t>jd</w:t>
        </w:r>
        <w:proofErr w:type="spellEnd"/>
        <w:r w:rsidRPr="007715B4">
          <w:rPr>
            <w:rFonts w:hint="eastAsia"/>
            <w:sz w:val="21"/>
            <w:szCs w:val="21"/>
          </w:rPr>
          <w:t>-binary</w:t>
        </w:r>
        <w:r w:rsidRPr="007715B4">
          <w:rPr>
            <w:rFonts w:hint="eastAsia"/>
            <w:sz w:val="21"/>
            <w:szCs w:val="21"/>
          </w:rPr>
          <w:t>是一个基于</w:t>
        </w:r>
        <w:r w:rsidRPr="007715B4">
          <w:rPr>
            <w:rFonts w:hint="eastAsia"/>
            <w:sz w:val="21"/>
            <w:szCs w:val="21"/>
          </w:rPr>
          <w:t>Roberta</w:t>
        </w:r>
        <w:r w:rsidRPr="007715B4">
          <w:rPr>
            <w:rFonts w:hint="eastAsia"/>
            <w:sz w:val="21"/>
            <w:szCs w:val="21"/>
          </w:rPr>
          <w:t>微调的中文情绪测度模型。该模型在中文新闻数据集上进行微调，训练数据使用了</w:t>
        </w:r>
        <w:r w:rsidRPr="007715B4">
          <w:rPr>
            <w:rFonts w:hint="eastAsia"/>
            <w:sz w:val="21"/>
            <w:szCs w:val="21"/>
          </w:rPr>
          <w:t>5</w:t>
        </w:r>
        <w:r w:rsidRPr="007715B4">
          <w:rPr>
            <w:rFonts w:hint="eastAsia"/>
            <w:sz w:val="21"/>
            <w:szCs w:val="21"/>
          </w:rPr>
          <w:t>个中文文本分类数据集。</w:t>
        </w:r>
        <w:proofErr w:type="spellStart"/>
        <w:r w:rsidRPr="007715B4">
          <w:rPr>
            <w:rFonts w:hint="eastAsia"/>
            <w:sz w:val="21"/>
            <w:szCs w:val="21"/>
          </w:rPr>
          <w:t>JDfull</w:t>
        </w:r>
        <w:proofErr w:type="spellEnd"/>
        <w:r w:rsidRPr="007715B4">
          <w:rPr>
            <w:rFonts w:hint="eastAsia"/>
            <w:sz w:val="21"/>
            <w:szCs w:val="21"/>
          </w:rPr>
          <w:t>、</w:t>
        </w:r>
        <w:proofErr w:type="spellStart"/>
        <w:r w:rsidRPr="007715B4">
          <w:rPr>
            <w:rFonts w:hint="eastAsia"/>
            <w:sz w:val="21"/>
            <w:szCs w:val="21"/>
          </w:rPr>
          <w:t>JDbinary</w:t>
        </w:r>
        <w:proofErr w:type="spellEnd"/>
        <w:r w:rsidRPr="007715B4">
          <w:rPr>
            <w:rFonts w:hint="eastAsia"/>
            <w:sz w:val="21"/>
            <w:szCs w:val="21"/>
          </w:rPr>
          <w:t>和大众点评数据集包含不同情感倾向的用户评论。</w:t>
        </w:r>
        <w:proofErr w:type="gramStart"/>
        <w:r w:rsidRPr="007715B4">
          <w:rPr>
            <w:rFonts w:hint="eastAsia"/>
            <w:sz w:val="21"/>
            <w:szCs w:val="21"/>
          </w:rPr>
          <w:t>凤凰网</w:t>
        </w:r>
        <w:proofErr w:type="gramEnd"/>
        <w:r w:rsidRPr="007715B4">
          <w:rPr>
            <w:rFonts w:hint="eastAsia"/>
            <w:sz w:val="21"/>
            <w:szCs w:val="21"/>
          </w:rPr>
          <w:t>和中国新闻包含不同主题类别的新闻文章首段。适用于中文新闻情感分析。</w:t>
        </w:r>
        <w:r>
          <w:rPr>
            <w:rFonts w:hint="eastAsia"/>
            <w:sz w:val="21"/>
            <w:szCs w:val="21"/>
          </w:rPr>
          <w:t>本文采用了</w:t>
        </w:r>
        <w:proofErr w:type="spellStart"/>
        <w:r w:rsidRPr="007715B4">
          <w:rPr>
            <w:rFonts w:hint="eastAsia"/>
            <w:sz w:val="21"/>
            <w:szCs w:val="21"/>
          </w:rPr>
          <w:t>roberta</w:t>
        </w:r>
        <w:proofErr w:type="spellEnd"/>
        <w:r w:rsidRPr="007715B4">
          <w:rPr>
            <w:rFonts w:hint="eastAsia"/>
            <w:sz w:val="21"/>
            <w:szCs w:val="21"/>
          </w:rPr>
          <w:t>-base-finetuned-</w:t>
        </w:r>
        <w:proofErr w:type="spellStart"/>
        <w:r w:rsidRPr="007715B4">
          <w:rPr>
            <w:rFonts w:hint="eastAsia"/>
            <w:sz w:val="21"/>
            <w:szCs w:val="21"/>
          </w:rPr>
          <w:t>jd</w:t>
        </w:r>
        <w:proofErr w:type="spellEnd"/>
        <w:r w:rsidRPr="007715B4">
          <w:rPr>
            <w:rFonts w:hint="eastAsia"/>
            <w:sz w:val="21"/>
            <w:szCs w:val="21"/>
          </w:rPr>
          <w:t>-binary</w:t>
        </w:r>
        <w:r>
          <w:rPr>
            <w:rFonts w:hint="eastAsia"/>
            <w:sz w:val="21"/>
            <w:szCs w:val="21"/>
          </w:rPr>
          <w:t>用于测度情绪，通过在</w:t>
        </w:r>
        <w:proofErr w:type="spellStart"/>
        <w:r>
          <w:rPr>
            <w:rFonts w:hint="eastAsia"/>
            <w:sz w:val="21"/>
            <w:szCs w:val="21"/>
          </w:rPr>
          <w:t>pytorch</w:t>
        </w:r>
        <w:proofErr w:type="spellEnd"/>
        <w:r>
          <w:rPr>
            <w:rFonts w:hint="eastAsia"/>
            <w:sz w:val="21"/>
            <w:szCs w:val="21"/>
          </w:rPr>
          <w:t>中输入新闻文本以得到输出的情绪分数。</w:t>
        </w:r>
      </w:moveTo>
    </w:p>
    <w:p w14:paraId="589D8248" w14:textId="77777777" w:rsidR="0058307F" w:rsidRDefault="0058307F" w:rsidP="0058307F">
      <w:pPr>
        <w:ind w:firstLine="419"/>
        <w:rPr>
          <w:moveTo w:id="46" w:author="生 卢" w:date="2025-07-03T17:53:00Z" w16du:dateUtc="2025-07-03T09:53:00Z"/>
          <w:sz w:val="21"/>
          <w:szCs w:val="21"/>
        </w:rPr>
      </w:pPr>
      <w:moveTo w:id="47" w:author="生 卢" w:date="2025-07-03T17:53:00Z" w16du:dateUtc="2025-07-03T09:53:00Z">
        <w:r>
          <w:rPr>
            <w:rFonts w:hint="eastAsia"/>
            <w:sz w:val="21"/>
            <w:szCs w:val="21"/>
          </w:rPr>
          <w:t>（</w:t>
        </w:r>
        <w:r>
          <w:rPr>
            <w:rFonts w:hint="eastAsia"/>
            <w:sz w:val="21"/>
            <w:szCs w:val="21"/>
          </w:rPr>
          <w:t>3</w:t>
        </w:r>
        <w:r>
          <w:rPr>
            <w:rFonts w:hint="eastAsia"/>
            <w:sz w:val="21"/>
            <w:szCs w:val="21"/>
          </w:rPr>
          <w:t>）大语言模型法。</w:t>
        </w:r>
        <w:r w:rsidRPr="0030079B">
          <w:rPr>
            <w:rFonts w:hint="eastAsia"/>
            <w:sz w:val="21"/>
            <w:szCs w:val="21"/>
          </w:rPr>
          <w:t>DeepSeek</w:t>
        </w:r>
        <w:r w:rsidRPr="0030079B">
          <w:rPr>
            <w:rFonts w:hint="eastAsia"/>
            <w:sz w:val="21"/>
            <w:szCs w:val="21"/>
          </w:rPr>
          <w:t>是由中国顶尖</w:t>
        </w:r>
        <w:r w:rsidRPr="0030079B">
          <w:rPr>
            <w:rFonts w:hint="eastAsia"/>
            <w:sz w:val="21"/>
            <w:szCs w:val="21"/>
          </w:rPr>
          <w:t>AI</w:t>
        </w:r>
        <w:r w:rsidRPr="0030079B">
          <w:rPr>
            <w:rFonts w:hint="eastAsia"/>
            <w:sz w:val="21"/>
            <w:szCs w:val="21"/>
          </w:rPr>
          <w:t>团队深度求索（</w:t>
        </w:r>
        <w:r w:rsidRPr="0030079B">
          <w:rPr>
            <w:rFonts w:hint="eastAsia"/>
            <w:sz w:val="21"/>
            <w:szCs w:val="21"/>
          </w:rPr>
          <w:t>DeepSeek Inc.</w:t>
        </w:r>
        <w:r w:rsidRPr="0030079B">
          <w:rPr>
            <w:rFonts w:hint="eastAsia"/>
            <w:sz w:val="21"/>
            <w:szCs w:val="21"/>
          </w:rPr>
          <w:t>）自主研发的通用大语言模型体系，其研发始于</w:t>
        </w:r>
        <w:r w:rsidRPr="0030079B">
          <w:rPr>
            <w:rFonts w:hint="eastAsia"/>
            <w:sz w:val="21"/>
            <w:szCs w:val="21"/>
          </w:rPr>
          <w:t>2023</w:t>
        </w:r>
        <w:r w:rsidRPr="0030079B">
          <w:rPr>
            <w:rFonts w:hint="eastAsia"/>
            <w:sz w:val="21"/>
            <w:szCs w:val="21"/>
          </w:rPr>
          <w:t>年，致力于突破认知智能的边界。作为国内首个全面对标</w:t>
        </w:r>
        <w:r w:rsidRPr="0030079B">
          <w:rPr>
            <w:rFonts w:hint="eastAsia"/>
            <w:sz w:val="21"/>
            <w:szCs w:val="21"/>
          </w:rPr>
          <w:t>GPT-4</w:t>
        </w:r>
        <w:r w:rsidRPr="0030079B">
          <w:rPr>
            <w:rFonts w:hint="eastAsia"/>
            <w:sz w:val="21"/>
            <w:szCs w:val="21"/>
          </w:rPr>
          <w:t>技术架构的</w:t>
        </w:r>
        <w:r w:rsidRPr="0030079B">
          <w:rPr>
            <w:rFonts w:hint="eastAsia"/>
            <w:sz w:val="21"/>
            <w:szCs w:val="21"/>
          </w:rPr>
          <w:t>AI</w:t>
        </w:r>
        <w:r w:rsidRPr="0030079B">
          <w:rPr>
            <w:rFonts w:hint="eastAsia"/>
            <w:sz w:val="21"/>
            <w:szCs w:val="21"/>
          </w:rPr>
          <w:t>大模型，</w:t>
        </w:r>
        <w:r w:rsidRPr="0030079B">
          <w:rPr>
            <w:rFonts w:hint="eastAsia"/>
            <w:sz w:val="21"/>
            <w:szCs w:val="21"/>
          </w:rPr>
          <w:t>DeepSeek</w:t>
        </w:r>
        <w:r w:rsidRPr="0030079B">
          <w:rPr>
            <w:rFonts w:hint="eastAsia"/>
            <w:sz w:val="21"/>
            <w:szCs w:val="21"/>
          </w:rPr>
          <w:t>系列涵盖从</w:t>
        </w:r>
        <w:r w:rsidRPr="0030079B">
          <w:rPr>
            <w:rFonts w:hint="eastAsia"/>
            <w:sz w:val="21"/>
            <w:szCs w:val="21"/>
          </w:rPr>
          <w:t>7B</w:t>
        </w:r>
        <w:r w:rsidRPr="0030079B">
          <w:rPr>
            <w:rFonts w:hint="eastAsia"/>
            <w:sz w:val="21"/>
            <w:szCs w:val="21"/>
          </w:rPr>
          <w:t>到超千亿参数的完整模型矩阵，在数学推理、代码生成、多轮对话等核心能力上达到国际领先水平。目前已衍生出</w:t>
        </w:r>
        <w:r w:rsidRPr="0030079B">
          <w:rPr>
            <w:rFonts w:hint="eastAsia"/>
            <w:sz w:val="21"/>
            <w:szCs w:val="21"/>
          </w:rPr>
          <w:t>DeepSeek-R1</w:t>
        </w:r>
        <w:r w:rsidRPr="0030079B">
          <w:rPr>
            <w:rFonts w:hint="eastAsia"/>
            <w:sz w:val="21"/>
            <w:szCs w:val="21"/>
          </w:rPr>
          <w:t>、</w:t>
        </w:r>
        <w:r w:rsidRPr="0030079B">
          <w:rPr>
            <w:rFonts w:hint="eastAsia"/>
            <w:sz w:val="21"/>
            <w:szCs w:val="21"/>
          </w:rPr>
          <w:t>DeepSeek-V2</w:t>
        </w:r>
        <w:r w:rsidRPr="0030079B">
          <w:rPr>
            <w:rFonts w:hint="eastAsia"/>
            <w:sz w:val="21"/>
            <w:szCs w:val="21"/>
          </w:rPr>
          <w:t>、</w:t>
        </w:r>
        <w:r w:rsidRPr="0030079B">
          <w:rPr>
            <w:rFonts w:hint="eastAsia"/>
            <w:sz w:val="21"/>
            <w:szCs w:val="21"/>
          </w:rPr>
          <w:t>DeepSeek-V3</w:t>
        </w:r>
        <w:r w:rsidRPr="0030079B">
          <w:rPr>
            <w:rFonts w:hint="eastAsia"/>
            <w:sz w:val="21"/>
            <w:szCs w:val="21"/>
          </w:rPr>
          <w:t>等多个版本，广泛应用于智能客服、教育辅助、金融分析等垂直领域。</w:t>
        </w:r>
        <w:r>
          <w:rPr>
            <w:rFonts w:hint="eastAsia"/>
            <w:sz w:val="21"/>
            <w:szCs w:val="21"/>
          </w:rPr>
          <w:t>本文采用了</w:t>
        </w:r>
        <w:r>
          <w:rPr>
            <w:rFonts w:hint="eastAsia"/>
            <w:sz w:val="21"/>
            <w:szCs w:val="21"/>
          </w:rPr>
          <w:t xml:space="preserve">Deepseek-V3, </w:t>
        </w:r>
        <w:r>
          <w:rPr>
            <w:rFonts w:hint="eastAsia"/>
            <w:sz w:val="21"/>
            <w:szCs w:val="21"/>
          </w:rPr>
          <w:t>通过调用</w:t>
        </w:r>
        <w:proofErr w:type="spellStart"/>
        <w:r>
          <w:rPr>
            <w:rFonts w:hint="eastAsia"/>
            <w:sz w:val="21"/>
            <w:szCs w:val="21"/>
          </w:rPr>
          <w:t>api</w:t>
        </w:r>
        <w:proofErr w:type="spellEnd"/>
        <w:r>
          <w:rPr>
            <w:rFonts w:hint="eastAsia"/>
            <w:sz w:val="21"/>
            <w:szCs w:val="21"/>
          </w:rPr>
          <w:t xml:space="preserve"> key</w:t>
        </w:r>
        <w:r>
          <w:rPr>
            <w:rFonts w:hint="eastAsia"/>
            <w:sz w:val="21"/>
            <w:szCs w:val="21"/>
          </w:rPr>
          <w:t>在本地批处理新闻文本与输入适当的</w:t>
        </w:r>
        <w:r>
          <w:rPr>
            <w:rFonts w:hint="eastAsia"/>
            <w:sz w:val="21"/>
            <w:szCs w:val="21"/>
          </w:rPr>
          <w:t>prompt</w:t>
        </w:r>
        <w:r>
          <w:rPr>
            <w:rFonts w:hint="eastAsia"/>
            <w:sz w:val="21"/>
            <w:szCs w:val="21"/>
          </w:rPr>
          <w:t>，可实现对新闻文本情绪的测度。本文输入的</w:t>
        </w:r>
        <w:r>
          <w:rPr>
            <w:rFonts w:hint="eastAsia"/>
            <w:sz w:val="21"/>
            <w:szCs w:val="21"/>
          </w:rPr>
          <w:t>prompt</w:t>
        </w:r>
        <w:r>
          <w:rPr>
            <w:rFonts w:hint="eastAsia"/>
            <w:sz w:val="21"/>
            <w:szCs w:val="21"/>
          </w:rPr>
          <w:t>是</w:t>
        </w:r>
        <w:r>
          <w:rPr>
            <w:rFonts w:hint="eastAsia"/>
            <w:sz w:val="21"/>
            <w:szCs w:val="21"/>
          </w:rPr>
          <w:t xml:space="preserve"> </w:t>
        </w:r>
        <w:r>
          <w:rPr>
            <w:rFonts w:hint="eastAsia"/>
            <w:sz w:val="21"/>
            <w:szCs w:val="21"/>
          </w:rPr>
          <w:t>“你是一个金融文本情感分析专家，请直接返回</w:t>
        </w:r>
        <w:r>
          <w:rPr>
            <w:rFonts w:hint="eastAsia"/>
            <w:sz w:val="21"/>
            <w:szCs w:val="21"/>
          </w:rPr>
          <w:t>-1</w:t>
        </w:r>
        <w:r>
          <w:rPr>
            <w:rFonts w:hint="eastAsia"/>
            <w:sz w:val="21"/>
            <w:szCs w:val="21"/>
          </w:rPr>
          <w:t>到</w:t>
        </w:r>
        <w:r>
          <w:rPr>
            <w:rFonts w:hint="eastAsia"/>
            <w:sz w:val="21"/>
            <w:szCs w:val="21"/>
          </w:rPr>
          <w:t>1</w:t>
        </w:r>
        <w:r>
          <w:rPr>
            <w:rFonts w:hint="eastAsia"/>
            <w:sz w:val="21"/>
            <w:szCs w:val="21"/>
          </w:rPr>
          <w:t>之间的数值，</w:t>
        </w:r>
        <w:r>
          <w:rPr>
            <w:rFonts w:hint="eastAsia"/>
            <w:sz w:val="21"/>
            <w:szCs w:val="21"/>
          </w:rPr>
          <w:t>0</w:t>
        </w:r>
        <w:r>
          <w:rPr>
            <w:rFonts w:hint="eastAsia"/>
            <w:sz w:val="21"/>
            <w:szCs w:val="21"/>
          </w:rPr>
          <w:t>表示中性，只返回数字不要其他内容。请分析以下文本的情感倾向（</w:t>
        </w:r>
        <w:r>
          <w:rPr>
            <w:rFonts w:hint="eastAsia"/>
            <w:sz w:val="21"/>
            <w:szCs w:val="21"/>
          </w:rPr>
          <w:t>-1</w:t>
        </w:r>
        <w:r>
          <w:rPr>
            <w:rFonts w:hint="eastAsia"/>
            <w:sz w:val="21"/>
            <w:szCs w:val="21"/>
          </w:rPr>
          <w:t>到</w:t>
        </w:r>
        <w:r>
          <w:rPr>
            <w:rFonts w:hint="eastAsia"/>
            <w:sz w:val="21"/>
            <w:szCs w:val="21"/>
          </w:rPr>
          <w:t>1</w:t>
        </w:r>
        <w:r>
          <w:rPr>
            <w:rFonts w:hint="eastAsia"/>
            <w:sz w:val="21"/>
            <w:szCs w:val="21"/>
          </w:rPr>
          <w:t>）。”上述情绪测度采用的设备均为</w:t>
        </w:r>
        <w:r>
          <w:rPr>
            <w:rFonts w:hint="eastAsia"/>
            <w:sz w:val="21"/>
            <w:szCs w:val="21"/>
          </w:rPr>
          <w:t>Intel(R) Core(TM) i5-12500H CPU @2.50GHz and 16 GB RAM</w:t>
        </w:r>
        <w:r>
          <w:rPr>
            <w:rFonts w:hint="eastAsia"/>
            <w:sz w:val="21"/>
            <w:szCs w:val="21"/>
          </w:rPr>
          <w:t>，</w:t>
        </w:r>
        <w:r>
          <w:rPr>
            <w:rFonts w:hint="eastAsia"/>
            <w:sz w:val="21"/>
            <w:szCs w:val="21"/>
          </w:rPr>
          <w:t>python</w:t>
        </w:r>
        <w:r>
          <w:rPr>
            <w:rFonts w:hint="eastAsia"/>
            <w:sz w:val="21"/>
            <w:szCs w:val="21"/>
          </w:rPr>
          <w:t>环境为</w:t>
        </w:r>
        <w:r>
          <w:rPr>
            <w:rFonts w:hint="eastAsia"/>
            <w:sz w:val="21"/>
            <w:szCs w:val="21"/>
          </w:rPr>
          <w:t>3.9.1</w:t>
        </w:r>
        <w:r>
          <w:rPr>
            <w:rFonts w:hint="eastAsia"/>
            <w:sz w:val="21"/>
            <w:szCs w:val="21"/>
          </w:rPr>
          <w:t>。</w:t>
        </w:r>
      </w:moveTo>
    </w:p>
    <w:moveToRangeEnd w:id="34"/>
    <w:p w14:paraId="1E42C40D" w14:textId="77777777" w:rsidR="0058307F" w:rsidRPr="0058307F" w:rsidRDefault="0058307F">
      <w:pPr>
        <w:ind w:firstLineChars="200" w:firstLine="420"/>
        <w:rPr>
          <w:rFonts w:hint="eastAsia"/>
          <w:sz w:val="21"/>
          <w:szCs w:val="21"/>
        </w:rPr>
      </w:pPr>
    </w:p>
    <w:p w14:paraId="5C19FA45" w14:textId="77777777" w:rsidR="00CF1744" w:rsidRDefault="00067D79">
      <w:pPr>
        <w:rPr>
          <w:sz w:val="21"/>
          <w:szCs w:val="21"/>
        </w:rPr>
      </w:pPr>
      <w:r>
        <w:rPr>
          <w:rFonts w:hint="eastAsia"/>
          <w:sz w:val="21"/>
          <w:szCs w:val="21"/>
        </w:rPr>
        <w:t xml:space="preserve">3.2.3 </w:t>
      </w:r>
      <w:r>
        <w:rPr>
          <w:rFonts w:hint="eastAsia"/>
          <w:sz w:val="21"/>
          <w:szCs w:val="21"/>
        </w:rPr>
        <w:t>控制变量</w:t>
      </w:r>
    </w:p>
    <w:p w14:paraId="6BA30BF8" w14:textId="77777777" w:rsidR="00CF1744" w:rsidRDefault="00067D79">
      <w:pPr>
        <w:ind w:firstLineChars="200" w:firstLine="420"/>
        <w:rPr>
          <w:sz w:val="21"/>
          <w:szCs w:val="21"/>
        </w:rPr>
      </w:pPr>
      <w:r>
        <w:rPr>
          <w:rFonts w:hint="eastAsia"/>
          <w:sz w:val="21"/>
          <w:szCs w:val="21"/>
        </w:rPr>
        <w:t>本文加入以下控制变量（刘建秋，</w:t>
      </w:r>
      <w:r>
        <w:rPr>
          <w:rFonts w:hint="eastAsia"/>
          <w:sz w:val="21"/>
          <w:szCs w:val="21"/>
        </w:rPr>
        <w:t>2024</w:t>
      </w:r>
      <w:r>
        <w:rPr>
          <w:rFonts w:hint="eastAsia"/>
          <w:sz w:val="21"/>
          <w:szCs w:val="21"/>
        </w:rPr>
        <w:t>）</w:t>
      </w:r>
      <w:r>
        <w:rPr>
          <w:rStyle w:val="af9"/>
          <w:rFonts w:hint="eastAsia"/>
          <w:sz w:val="21"/>
          <w:szCs w:val="21"/>
        </w:rPr>
        <w:endnoteReference w:id="28"/>
      </w:r>
      <w:r>
        <w:rPr>
          <w:rFonts w:hint="eastAsia"/>
          <w:sz w:val="21"/>
          <w:szCs w:val="21"/>
        </w:rPr>
        <w:t>:</w:t>
      </w:r>
      <w:r>
        <w:rPr>
          <w:rFonts w:hint="eastAsia"/>
          <w:sz w:val="21"/>
          <w:szCs w:val="21"/>
        </w:rPr>
        <w:t>公司规模</w:t>
      </w:r>
      <w:r>
        <w:rPr>
          <w:rFonts w:hint="eastAsia"/>
          <w:sz w:val="21"/>
          <w:szCs w:val="21"/>
        </w:rPr>
        <w:t xml:space="preserve">(Size) </w:t>
      </w:r>
      <w:r>
        <w:rPr>
          <w:rFonts w:hint="eastAsia"/>
          <w:sz w:val="21"/>
          <w:szCs w:val="21"/>
        </w:rPr>
        <w:t>、净资产负债率</w:t>
      </w:r>
      <w:r>
        <w:rPr>
          <w:rFonts w:hint="eastAsia"/>
          <w:sz w:val="21"/>
          <w:szCs w:val="21"/>
        </w:rPr>
        <w:t xml:space="preserve">(ND) </w:t>
      </w:r>
      <w:r>
        <w:rPr>
          <w:rFonts w:hint="eastAsia"/>
          <w:sz w:val="21"/>
          <w:szCs w:val="21"/>
        </w:rPr>
        <w:t>、资产负债率</w:t>
      </w:r>
      <w:r>
        <w:rPr>
          <w:rFonts w:hint="eastAsia"/>
          <w:sz w:val="21"/>
          <w:szCs w:val="21"/>
        </w:rPr>
        <w:t xml:space="preserve">( Lev) </w:t>
      </w:r>
      <w:r>
        <w:rPr>
          <w:rFonts w:hint="eastAsia"/>
          <w:sz w:val="21"/>
          <w:szCs w:val="21"/>
        </w:rPr>
        <w:t>、流动比率</w:t>
      </w:r>
      <w:r>
        <w:rPr>
          <w:rFonts w:hint="eastAsia"/>
          <w:sz w:val="21"/>
          <w:szCs w:val="21"/>
        </w:rPr>
        <w:t xml:space="preserve">(QR) </w:t>
      </w:r>
      <w:r>
        <w:rPr>
          <w:rFonts w:hint="eastAsia"/>
          <w:sz w:val="21"/>
          <w:szCs w:val="21"/>
        </w:rPr>
        <w:t>、产权性质</w:t>
      </w:r>
      <w:r>
        <w:rPr>
          <w:rFonts w:hint="eastAsia"/>
          <w:sz w:val="21"/>
          <w:szCs w:val="21"/>
        </w:rPr>
        <w:t xml:space="preserve">(Soe) </w:t>
      </w:r>
      <w:r>
        <w:rPr>
          <w:rFonts w:hint="eastAsia"/>
          <w:sz w:val="21"/>
          <w:szCs w:val="21"/>
        </w:rPr>
        <w:t>、速动比率</w:t>
      </w:r>
      <w:r>
        <w:rPr>
          <w:rFonts w:hint="eastAsia"/>
          <w:sz w:val="21"/>
          <w:szCs w:val="21"/>
        </w:rPr>
        <w:t>(CR)</w:t>
      </w:r>
      <w:r>
        <w:rPr>
          <w:rFonts w:hint="eastAsia"/>
          <w:sz w:val="21"/>
          <w:szCs w:val="21"/>
        </w:rPr>
        <w:t>、两职合一</w:t>
      </w:r>
      <w:r>
        <w:rPr>
          <w:rFonts w:hint="eastAsia"/>
          <w:sz w:val="21"/>
          <w:szCs w:val="21"/>
        </w:rPr>
        <w:t xml:space="preserve">(Dual) </w:t>
      </w:r>
      <w:r>
        <w:rPr>
          <w:rFonts w:hint="eastAsia"/>
          <w:sz w:val="21"/>
          <w:szCs w:val="21"/>
        </w:rPr>
        <w:t>、年报总资产周转率</w:t>
      </w:r>
      <w:r>
        <w:rPr>
          <w:rFonts w:hint="eastAsia"/>
          <w:sz w:val="21"/>
          <w:szCs w:val="21"/>
        </w:rPr>
        <w:t>(AT)</w:t>
      </w:r>
      <w:r>
        <w:rPr>
          <w:rFonts w:hint="eastAsia"/>
          <w:sz w:val="21"/>
          <w:szCs w:val="21"/>
        </w:rPr>
        <w:t>、独立董事比例</w:t>
      </w:r>
      <w:r>
        <w:rPr>
          <w:rFonts w:hint="eastAsia"/>
          <w:sz w:val="21"/>
          <w:szCs w:val="21"/>
        </w:rPr>
        <w:t>(</w:t>
      </w:r>
      <w:proofErr w:type="spellStart"/>
      <w:r>
        <w:rPr>
          <w:rFonts w:hint="eastAsia"/>
          <w:sz w:val="21"/>
          <w:szCs w:val="21"/>
        </w:rPr>
        <w:t>Indep</w:t>
      </w:r>
      <w:proofErr w:type="spellEnd"/>
      <w:r>
        <w:rPr>
          <w:rFonts w:hint="eastAsia"/>
          <w:sz w:val="21"/>
          <w:szCs w:val="21"/>
        </w:rPr>
        <w:t xml:space="preserve">) </w:t>
      </w:r>
      <w:r>
        <w:rPr>
          <w:rFonts w:hint="eastAsia"/>
          <w:sz w:val="21"/>
          <w:szCs w:val="21"/>
        </w:rPr>
        <w:t>、年报营业利润率</w:t>
      </w:r>
      <w:r>
        <w:rPr>
          <w:rFonts w:hint="eastAsia"/>
          <w:sz w:val="21"/>
          <w:szCs w:val="21"/>
        </w:rPr>
        <w:t>(OPM)</w:t>
      </w:r>
      <w:r>
        <w:rPr>
          <w:rFonts w:hint="eastAsia"/>
          <w:sz w:val="21"/>
          <w:szCs w:val="21"/>
        </w:rPr>
        <w:t>、审计师是否来自四大</w:t>
      </w:r>
      <w:r>
        <w:rPr>
          <w:rFonts w:hint="eastAsia"/>
          <w:sz w:val="21"/>
          <w:szCs w:val="21"/>
        </w:rPr>
        <w:t xml:space="preserve">( Big4) </w:t>
      </w:r>
      <w:r>
        <w:rPr>
          <w:rFonts w:hint="eastAsia"/>
          <w:sz w:val="21"/>
          <w:szCs w:val="21"/>
        </w:rPr>
        <w:t>。除此之外，为控制遗漏变量的影响，还加入了时间、行业和公司层面的个体固定效应。同时，为获得更稳健的结果，本文所有回归均采用公司层面聚类的稳健标准误。主要变量及其测度见表</w:t>
      </w:r>
      <w:r>
        <w:rPr>
          <w:rFonts w:hint="eastAsia"/>
          <w:sz w:val="21"/>
          <w:szCs w:val="21"/>
        </w:rPr>
        <w:t>1</w:t>
      </w:r>
      <w:r>
        <w:rPr>
          <w:rFonts w:hint="eastAsia"/>
          <w:sz w:val="21"/>
          <w:szCs w:val="21"/>
        </w:rPr>
        <w:t>。</w:t>
      </w:r>
    </w:p>
    <w:tbl>
      <w:tblPr>
        <w:tblStyle w:val="af7"/>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8" w:author="生 卢" w:date="2025-07-03T17:38:00Z" w16du:dateUtc="2025-07-03T09:38:00Z">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223"/>
        <w:gridCol w:w="1262"/>
        <w:gridCol w:w="2121"/>
        <w:tblGridChange w:id="49">
          <w:tblGrid>
            <w:gridCol w:w="1223"/>
            <w:gridCol w:w="1262"/>
            <w:gridCol w:w="2121"/>
          </w:tblGrid>
        </w:tblGridChange>
      </w:tblGrid>
      <w:tr w:rsidR="00CF1744" w14:paraId="045729E1" w14:textId="77777777" w:rsidTr="00931299">
        <w:tc>
          <w:tcPr>
            <w:tcW w:w="4606" w:type="dxa"/>
            <w:gridSpan w:val="3"/>
            <w:tcBorders>
              <w:top w:val="single" w:sz="4" w:space="0" w:color="auto"/>
              <w:bottom w:val="single" w:sz="4" w:space="0" w:color="auto"/>
            </w:tcBorders>
            <w:tcPrChange w:id="50" w:author="生 卢" w:date="2025-07-03T17:38:00Z" w16du:dateUtc="2025-07-03T09:38:00Z">
              <w:tcPr>
                <w:tcW w:w="4674" w:type="dxa"/>
                <w:gridSpan w:val="3"/>
                <w:tcBorders>
                  <w:top w:val="single" w:sz="4" w:space="0" w:color="auto"/>
                  <w:bottom w:val="single" w:sz="4" w:space="0" w:color="auto"/>
                </w:tcBorders>
              </w:tcPr>
            </w:tcPrChange>
          </w:tcPr>
          <w:p w14:paraId="690F204D" w14:textId="77777777" w:rsidR="00CF1744" w:rsidRDefault="00067D79">
            <w:pPr>
              <w:jc w:val="center"/>
              <w:rPr>
                <w:szCs w:val="18"/>
              </w:rPr>
            </w:pPr>
            <w:commentRangeStart w:id="51"/>
            <w:r>
              <w:rPr>
                <w:rFonts w:hint="eastAsia"/>
                <w:szCs w:val="18"/>
              </w:rPr>
              <w:t>表</w:t>
            </w:r>
            <w:r>
              <w:rPr>
                <w:rFonts w:hint="eastAsia"/>
                <w:szCs w:val="18"/>
              </w:rPr>
              <w:t xml:space="preserve"> 1 </w:t>
            </w:r>
            <w:r>
              <w:rPr>
                <w:rFonts w:hint="eastAsia"/>
                <w:szCs w:val="18"/>
              </w:rPr>
              <w:t>变量的定义</w:t>
            </w:r>
            <w:commentRangeEnd w:id="51"/>
            <w:r w:rsidR="00E03E2C">
              <w:rPr>
                <w:rStyle w:val="afd"/>
              </w:rPr>
              <w:commentReference w:id="51"/>
            </w:r>
          </w:p>
        </w:tc>
      </w:tr>
      <w:tr w:rsidR="00CF1744" w14:paraId="37127AF6" w14:textId="77777777" w:rsidTr="00931299">
        <w:tc>
          <w:tcPr>
            <w:tcW w:w="1223" w:type="dxa"/>
            <w:tcBorders>
              <w:top w:val="single" w:sz="4" w:space="0" w:color="auto"/>
            </w:tcBorders>
            <w:tcPrChange w:id="52" w:author="生 卢" w:date="2025-07-03T17:38:00Z" w16du:dateUtc="2025-07-03T09:38:00Z">
              <w:tcPr>
                <w:tcW w:w="1242" w:type="dxa"/>
                <w:tcBorders>
                  <w:top w:val="single" w:sz="4" w:space="0" w:color="auto"/>
                </w:tcBorders>
              </w:tcPr>
            </w:tcPrChange>
          </w:tcPr>
          <w:p w14:paraId="1EEE528A" w14:textId="77777777" w:rsidR="00CF1744" w:rsidRDefault="00067D79">
            <w:pPr>
              <w:rPr>
                <w:szCs w:val="18"/>
              </w:rPr>
            </w:pPr>
            <w:r>
              <w:rPr>
                <w:rFonts w:hint="eastAsia"/>
                <w:szCs w:val="18"/>
              </w:rPr>
              <w:t>变量类别</w:t>
            </w:r>
          </w:p>
        </w:tc>
        <w:tc>
          <w:tcPr>
            <w:tcW w:w="1262" w:type="dxa"/>
            <w:tcBorders>
              <w:top w:val="single" w:sz="4" w:space="0" w:color="auto"/>
            </w:tcBorders>
            <w:tcPrChange w:id="53" w:author="生 卢" w:date="2025-07-03T17:38:00Z" w16du:dateUtc="2025-07-03T09:38:00Z">
              <w:tcPr>
                <w:tcW w:w="1276" w:type="dxa"/>
                <w:tcBorders>
                  <w:top w:val="single" w:sz="4" w:space="0" w:color="auto"/>
                </w:tcBorders>
              </w:tcPr>
            </w:tcPrChange>
          </w:tcPr>
          <w:p w14:paraId="37E13BA5" w14:textId="77777777" w:rsidR="00CF1744" w:rsidRDefault="00067D79">
            <w:pPr>
              <w:rPr>
                <w:szCs w:val="18"/>
              </w:rPr>
            </w:pPr>
            <w:r>
              <w:rPr>
                <w:rFonts w:hint="eastAsia"/>
                <w:szCs w:val="18"/>
              </w:rPr>
              <w:t>变量符号</w:t>
            </w:r>
          </w:p>
        </w:tc>
        <w:tc>
          <w:tcPr>
            <w:tcW w:w="2121" w:type="dxa"/>
            <w:tcBorders>
              <w:top w:val="single" w:sz="4" w:space="0" w:color="auto"/>
            </w:tcBorders>
            <w:tcPrChange w:id="54" w:author="生 卢" w:date="2025-07-03T17:38:00Z" w16du:dateUtc="2025-07-03T09:38:00Z">
              <w:tcPr>
                <w:tcW w:w="2156" w:type="dxa"/>
                <w:tcBorders>
                  <w:top w:val="single" w:sz="4" w:space="0" w:color="auto"/>
                </w:tcBorders>
              </w:tcPr>
            </w:tcPrChange>
          </w:tcPr>
          <w:p w14:paraId="56B9F5AB" w14:textId="77777777" w:rsidR="00CF1744" w:rsidRDefault="00067D79">
            <w:pPr>
              <w:rPr>
                <w:szCs w:val="18"/>
              </w:rPr>
            </w:pPr>
            <w:r>
              <w:rPr>
                <w:rFonts w:hint="eastAsia"/>
                <w:szCs w:val="18"/>
              </w:rPr>
              <w:t>变量说明</w:t>
            </w:r>
          </w:p>
        </w:tc>
      </w:tr>
      <w:tr w:rsidR="00CF1744" w14:paraId="6FA3AB88" w14:textId="77777777" w:rsidTr="00931299">
        <w:tc>
          <w:tcPr>
            <w:tcW w:w="1223" w:type="dxa"/>
            <w:tcPrChange w:id="55" w:author="生 卢" w:date="2025-07-03T17:38:00Z" w16du:dateUtc="2025-07-03T09:38:00Z">
              <w:tcPr>
                <w:tcW w:w="1242" w:type="dxa"/>
              </w:tcPr>
            </w:tcPrChange>
          </w:tcPr>
          <w:p w14:paraId="5B04010A" w14:textId="77777777" w:rsidR="00CF1744" w:rsidRDefault="00067D79">
            <w:pPr>
              <w:rPr>
                <w:szCs w:val="18"/>
              </w:rPr>
            </w:pPr>
            <w:r>
              <w:rPr>
                <w:rFonts w:hint="eastAsia"/>
                <w:szCs w:val="18"/>
              </w:rPr>
              <w:t>被解释变量</w:t>
            </w:r>
          </w:p>
        </w:tc>
        <w:tc>
          <w:tcPr>
            <w:tcW w:w="1262" w:type="dxa"/>
            <w:tcPrChange w:id="56" w:author="生 卢" w:date="2025-07-03T17:38:00Z" w16du:dateUtc="2025-07-03T09:38:00Z">
              <w:tcPr>
                <w:tcW w:w="1276" w:type="dxa"/>
              </w:tcPr>
            </w:tcPrChange>
          </w:tcPr>
          <w:p w14:paraId="43A8B606" w14:textId="77777777" w:rsidR="00CF1744" w:rsidRDefault="00067D79">
            <w:pPr>
              <w:rPr>
                <w:szCs w:val="18"/>
              </w:rPr>
            </w:pPr>
            <w:r>
              <w:rPr>
                <w:szCs w:val="18"/>
              </w:rPr>
              <w:t>CAR</w:t>
            </w:r>
          </w:p>
        </w:tc>
        <w:tc>
          <w:tcPr>
            <w:tcW w:w="2121" w:type="dxa"/>
            <w:tcPrChange w:id="57" w:author="生 卢" w:date="2025-07-03T17:38:00Z" w16du:dateUtc="2025-07-03T09:38:00Z">
              <w:tcPr>
                <w:tcW w:w="2156" w:type="dxa"/>
              </w:tcPr>
            </w:tcPrChange>
          </w:tcPr>
          <w:p w14:paraId="3A5BD268" w14:textId="77777777" w:rsidR="00CF1744" w:rsidRDefault="00067D79">
            <w:pPr>
              <w:rPr>
                <w:szCs w:val="18"/>
              </w:rPr>
            </w:pPr>
            <w:r>
              <w:rPr>
                <w:rFonts w:hint="eastAsia"/>
                <w:szCs w:val="18"/>
              </w:rPr>
              <w:t>累计异常收益率</w:t>
            </w:r>
          </w:p>
        </w:tc>
      </w:tr>
      <w:tr w:rsidR="00931299" w14:paraId="4392CCD2" w14:textId="77777777" w:rsidTr="00931299">
        <w:trPr>
          <w:ins w:id="58" w:author="生 卢" w:date="2025-07-03T17:38:00Z" w16du:dateUtc="2025-07-03T09:38:00Z"/>
        </w:trPr>
        <w:tc>
          <w:tcPr>
            <w:tcW w:w="1223" w:type="dxa"/>
            <w:tcPrChange w:id="59" w:author="生 卢" w:date="2025-07-03T17:38:00Z" w16du:dateUtc="2025-07-03T09:38:00Z">
              <w:tcPr>
                <w:tcW w:w="1242" w:type="dxa"/>
              </w:tcPr>
            </w:tcPrChange>
          </w:tcPr>
          <w:p w14:paraId="06219829" w14:textId="6051D2E8" w:rsidR="00931299" w:rsidRDefault="00931299">
            <w:pPr>
              <w:rPr>
                <w:ins w:id="60" w:author="生 卢" w:date="2025-07-03T17:38:00Z" w16du:dateUtc="2025-07-03T09:38:00Z"/>
                <w:rFonts w:hint="eastAsia"/>
                <w:szCs w:val="18"/>
              </w:rPr>
            </w:pPr>
            <w:ins w:id="61" w:author="生 卢" w:date="2025-07-03T17:38:00Z" w16du:dateUtc="2025-07-03T09:38:00Z">
              <w:r>
                <w:rPr>
                  <w:rFonts w:hint="eastAsia"/>
                  <w:szCs w:val="18"/>
                </w:rPr>
                <w:t>解释变量</w:t>
              </w:r>
            </w:ins>
          </w:p>
        </w:tc>
        <w:tc>
          <w:tcPr>
            <w:tcW w:w="1262" w:type="dxa"/>
            <w:tcPrChange w:id="62" w:author="生 卢" w:date="2025-07-03T17:38:00Z" w16du:dateUtc="2025-07-03T09:38:00Z">
              <w:tcPr>
                <w:tcW w:w="1276" w:type="dxa"/>
              </w:tcPr>
            </w:tcPrChange>
          </w:tcPr>
          <w:p w14:paraId="51D707E7" w14:textId="51C591F1" w:rsidR="00931299" w:rsidRDefault="00931299">
            <w:pPr>
              <w:rPr>
                <w:ins w:id="63" w:author="生 卢" w:date="2025-07-03T17:38:00Z" w16du:dateUtc="2025-07-03T09:38:00Z"/>
                <w:rFonts w:hint="eastAsia"/>
                <w:szCs w:val="18"/>
              </w:rPr>
            </w:pPr>
            <w:ins w:id="64" w:author="生 卢" w:date="2025-07-03T17:38:00Z" w16du:dateUtc="2025-07-03T09:38:00Z">
              <w:r>
                <w:rPr>
                  <w:rFonts w:hint="eastAsia"/>
                  <w:szCs w:val="18"/>
                </w:rPr>
                <w:t xml:space="preserve">Sentiment </w:t>
              </w:r>
            </w:ins>
          </w:p>
        </w:tc>
        <w:tc>
          <w:tcPr>
            <w:tcW w:w="2121" w:type="dxa"/>
            <w:tcPrChange w:id="65" w:author="生 卢" w:date="2025-07-03T17:38:00Z" w16du:dateUtc="2025-07-03T09:38:00Z">
              <w:tcPr>
                <w:tcW w:w="2156" w:type="dxa"/>
              </w:tcPr>
            </w:tcPrChange>
          </w:tcPr>
          <w:p w14:paraId="41570CCC" w14:textId="22B10B0F" w:rsidR="00931299" w:rsidRDefault="00931299">
            <w:pPr>
              <w:rPr>
                <w:ins w:id="66" w:author="生 卢" w:date="2025-07-03T17:38:00Z" w16du:dateUtc="2025-07-03T09:38:00Z"/>
                <w:rFonts w:hint="eastAsia"/>
                <w:szCs w:val="18"/>
              </w:rPr>
            </w:pPr>
            <w:ins w:id="67" w:author="生 卢" w:date="2025-07-03T17:38:00Z" w16du:dateUtc="2025-07-03T09:38:00Z">
              <w:r>
                <w:rPr>
                  <w:rFonts w:hint="eastAsia"/>
                  <w:szCs w:val="18"/>
                </w:rPr>
                <w:t>新闻文本情绪分数</w:t>
              </w:r>
            </w:ins>
          </w:p>
        </w:tc>
      </w:tr>
      <w:tr w:rsidR="00CF1744" w14:paraId="0E7F5CDE" w14:textId="77777777" w:rsidTr="00931299">
        <w:tc>
          <w:tcPr>
            <w:tcW w:w="1223" w:type="dxa"/>
            <w:tcPrChange w:id="68" w:author="生 卢" w:date="2025-07-03T17:38:00Z" w16du:dateUtc="2025-07-03T09:38:00Z">
              <w:tcPr>
                <w:tcW w:w="1242" w:type="dxa"/>
              </w:tcPr>
            </w:tcPrChange>
          </w:tcPr>
          <w:p w14:paraId="74F872BE" w14:textId="77777777" w:rsidR="00CF1744" w:rsidRDefault="00067D79">
            <w:pPr>
              <w:pStyle w:val="14"/>
              <w:rPr>
                <w:sz w:val="18"/>
                <w:szCs w:val="18"/>
              </w:rPr>
            </w:pPr>
            <w:r>
              <w:rPr>
                <w:rFonts w:hint="eastAsia"/>
                <w:sz w:val="18"/>
                <w:szCs w:val="18"/>
              </w:rPr>
              <w:t>控制变量</w:t>
            </w:r>
          </w:p>
        </w:tc>
        <w:tc>
          <w:tcPr>
            <w:tcW w:w="1262" w:type="dxa"/>
            <w:tcPrChange w:id="69" w:author="生 卢" w:date="2025-07-03T17:38:00Z" w16du:dateUtc="2025-07-03T09:38:00Z">
              <w:tcPr>
                <w:tcW w:w="1276" w:type="dxa"/>
              </w:tcPr>
            </w:tcPrChange>
          </w:tcPr>
          <w:p w14:paraId="7A56EA6A" w14:textId="77777777" w:rsidR="00CF1744" w:rsidRDefault="00067D79">
            <w:pPr>
              <w:pStyle w:val="14"/>
              <w:rPr>
                <w:sz w:val="18"/>
                <w:szCs w:val="18"/>
              </w:rPr>
            </w:pPr>
            <w:r>
              <w:rPr>
                <w:sz w:val="18"/>
                <w:szCs w:val="18"/>
              </w:rPr>
              <w:t>Size</w:t>
            </w:r>
          </w:p>
        </w:tc>
        <w:tc>
          <w:tcPr>
            <w:tcW w:w="2121" w:type="dxa"/>
            <w:tcPrChange w:id="70" w:author="生 卢" w:date="2025-07-03T17:38:00Z" w16du:dateUtc="2025-07-03T09:38:00Z">
              <w:tcPr>
                <w:tcW w:w="2156" w:type="dxa"/>
              </w:tcPr>
            </w:tcPrChange>
          </w:tcPr>
          <w:p w14:paraId="736BED66" w14:textId="77777777" w:rsidR="00CF1744" w:rsidRDefault="00067D79">
            <w:pPr>
              <w:rPr>
                <w:szCs w:val="18"/>
              </w:rPr>
            </w:pPr>
            <w:r>
              <w:rPr>
                <w:rFonts w:hint="eastAsia"/>
                <w:szCs w:val="18"/>
              </w:rPr>
              <w:t>总资产的自然对数</w:t>
            </w:r>
          </w:p>
        </w:tc>
      </w:tr>
      <w:tr w:rsidR="00CF1744" w14:paraId="762BD236" w14:textId="77777777" w:rsidTr="00931299">
        <w:tc>
          <w:tcPr>
            <w:tcW w:w="1223" w:type="dxa"/>
            <w:tcPrChange w:id="71" w:author="生 卢" w:date="2025-07-03T17:38:00Z" w16du:dateUtc="2025-07-03T09:38:00Z">
              <w:tcPr>
                <w:tcW w:w="1242" w:type="dxa"/>
              </w:tcPr>
            </w:tcPrChange>
          </w:tcPr>
          <w:p w14:paraId="471A5909" w14:textId="77777777" w:rsidR="00CF1744" w:rsidRDefault="00CF1744">
            <w:pPr>
              <w:rPr>
                <w:szCs w:val="18"/>
              </w:rPr>
            </w:pPr>
          </w:p>
        </w:tc>
        <w:tc>
          <w:tcPr>
            <w:tcW w:w="1262" w:type="dxa"/>
            <w:tcPrChange w:id="72" w:author="生 卢" w:date="2025-07-03T17:38:00Z" w16du:dateUtc="2025-07-03T09:38:00Z">
              <w:tcPr>
                <w:tcW w:w="1276" w:type="dxa"/>
              </w:tcPr>
            </w:tcPrChange>
          </w:tcPr>
          <w:p w14:paraId="58D68470" w14:textId="77777777" w:rsidR="00CF1744" w:rsidRDefault="00067D79">
            <w:pPr>
              <w:rPr>
                <w:szCs w:val="18"/>
              </w:rPr>
            </w:pPr>
            <w:r>
              <w:rPr>
                <w:rFonts w:hint="eastAsia"/>
                <w:szCs w:val="18"/>
              </w:rPr>
              <w:t>QR</w:t>
            </w:r>
          </w:p>
        </w:tc>
        <w:tc>
          <w:tcPr>
            <w:tcW w:w="2121" w:type="dxa"/>
            <w:tcPrChange w:id="73" w:author="生 卢" w:date="2025-07-03T17:38:00Z" w16du:dateUtc="2025-07-03T09:38:00Z">
              <w:tcPr>
                <w:tcW w:w="2156" w:type="dxa"/>
              </w:tcPr>
            </w:tcPrChange>
          </w:tcPr>
          <w:p w14:paraId="38A3922E" w14:textId="77777777" w:rsidR="00CF1744" w:rsidRDefault="00067D79">
            <w:pPr>
              <w:pStyle w:val="14"/>
              <w:rPr>
                <w:sz w:val="18"/>
                <w:szCs w:val="18"/>
              </w:rPr>
            </w:pPr>
            <w:r>
              <w:rPr>
                <w:rFonts w:ascii="宋体" w:hAnsi="宋体" w:hint="eastAsia"/>
                <w:spacing w:val="-3"/>
                <w:sz w:val="18"/>
                <w:szCs w:val="18"/>
              </w:rPr>
              <w:t>流动比率</w:t>
            </w:r>
          </w:p>
        </w:tc>
      </w:tr>
      <w:tr w:rsidR="00CF1744" w14:paraId="0D36B54E" w14:textId="77777777" w:rsidTr="00931299">
        <w:tc>
          <w:tcPr>
            <w:tcW w:w="1223" w:type="dxa"/>
            <w:tcPrChange w:id="74" w:author="生 卢" w:date="2025-07-03T17:38:00Z" w16du:dateUtc="2025-07-03T09:38:00Z">
              <w:tcPr>
                <w:tcW w:w="1242" w:type="dxa"/>
              </w:tcPr>
            </w:tcPrChange>
          </w:tcPr>
          <w:p w14:paraId="0A2C6A37" w14:textId="77777777" w:rsidR="00CF1744" w:rsidRDefault="00CF1744">
            <w:pPr>
              <w:rPr>
                <w:szCs w:val="18"/>
              </w:rPr>
            </w:pPr>
          </w:p>
        </w:tc>
        <w:tc>
          <w:tcPr>
            <w:tcW w:w="1262" w:type="dxa"/>
            <w:tcPrChange w:id="75" w:author="生 卢" w:date="2025-07-03T17:38:00Z" w16du:dateUtc="2025-07-03T09:38:00Z">
              <w:tcPr>
                <w:tcW w:w="1276" w:type="dxa"/>
              </w:tcPr>
            </w:tcPrChange>
          </w:tcPr>
          <w:p w14:paraId="64F3788D" w14:textId="77777777" w:rsidR="00CF1744" w:rsidRDefault="00067D79">
            <w:pPr>
              <w:rPr>
                <w:szCs w:val="18"/>
              </w:rPr>
            </w:pPr>
            <w:r>
              <w:rPr>
                <w:rFonts w:hint="eastAsia"/>
                <w:szCs w:val="18"/>
              </w:rPr>
              <w:t>CR</w:t>
            </w:r>
          </w:p>
        </w:tc>
        <w:tc>
          <w:tcPr>
            <w:tcW w:w="2121" w:type="dxa"/>
            <w:tcPrChange w:id="76" w:author="生 卢" w:date="2025-07-03T17:38:00Z" w16du:dateUtc="2025-07-03T09:38:00Z">
              <w:tcPr>
                <w:tcW w:w="2156" w:type="dxa"/>
              </w:tcPr>
            </w:tcPrChange>
          </w:tcPr>
          <w:p w14:paraId="6B649861" w14:textId="77777777" w:rsidR="00CF1744" w:rsidRDefault="00067D79">
            <w:pPr>
              <w:rPr>
                <w:szCs w:val="18"/>
              </w:rPr>
            </w:pPr>
            <w:r>
              <w:rPr>
                <w:rFonts w:hint="eastAsia"/>
                <w:szCs w:val="18"/>
              </w:rPr>
              <w:t>速动比率</w:t>
            </w:r>
          </w:p>
        </w:tc>
      </w:tr>
      <w:tr w:rsidR="00CF1744" w14:paraId="4200B961" w14:textId="77777777" w:rsidTr="00931299">
        <w:tc>
          <w:tcPr>
            <w:tcW w:w="1223" w:type="dxa"/>
            <w:tcPrChange w:id="77" w:author="生 卢" w:date="2025-07-03T17:38:00Z" w16du:dateUtc="2025-07-03T09:38:00Z">
              <w:tcPr>
                <w:tcW w:w="1242" w:type="dxa"/>
              </w:tcPr>
            </w:tcPrChange>
          </w:tcPr>
          <w:p w14:paraId="06D632C1" w14:textId="77777777" w:rsidR="00CF1744" w:rsidRDefault="00CF1744">
            <w:pPr>
              <w:rPr>
                <w:szCs w:val="18"/>
              </w:rPr>
            </w:pPr>
          </w:p>
        </w:tc>
        <w:tc>
          <w:tcPr>
            <w:tcW w:w="1262" w:type="dxa"/>
            <w:tcPrChange w:id="78" w:author="生 卢" w:date="2025-07-03T17:38:00Z" w16du:dateUtc="2025-07-03T09:38:00Z">
              <w:tcPr>
                <w:tcW w:w="1276" w:type="dxa"/>
              </w:tcPr>
            </w:tcPrChange>
          </w:tcPr>
          <w:p w14:paraId="6265B92E" w14:textId="77777777" w:rsidR="00CF1744" w:rsidRDefault="00067D79">
            <w:pPr>
              <w:rPr>
                <w:szCs w:val="18"/>
              </w:rPr>
            </w:pPr>
            <w:r>
              <w:rPr>
                <w:rFonts w:hint="eastAsia"/>
                <w:szCs w:val="18"/>
              </w:rPr>
              <w:t>ND</w:t>
            </w:r>
          </w:p>
        </w:tc>
        <w:tc>
          <w:tcPr>
            <w:tcW w:w="2121" w:type="dxa"/>
            <w:tcPrChange w:id="79" w:author="生 卢" w:date="2025-07-03T17:38:00Z" w16du:dateUtc="2025-07-03T09:38:00Z">
              <w:tcPr>
                <w:tcW w:w="2156" w:type="dxa"/>
              </w:tcPr>
            </w:tcPrChange>
          </w:tcPr>
          <w:p w14:paraId="737DF3D9" w14:textId="77777777" w:rsidR="00CF1744" w:rsidRDefault="00067D79">
            <w:pPr>
              <w:rPr>
                <w:szCs w:val="18"/>
              </w:rPr>
            </w:pPr>
            <w:r>
              <w:rPr>
                <w:rFonts w:hint="eastAsia"/>
                <w:szCs w:val="18"/>
              </w:rPr>
              <w:t>净资产负债率</w:t>
            </w:r>
          </w:p>
        </w:tc>
      </w:tr>
      <w:tr w:rsidR="00CF1744" w14:paraId="46D9A692" w14:textId="77777777" w:rsidTr="00931299">
        <w:tc>
          <w:tcPr>
            <w:tcW w:w="1223" w:type="dxa"/>
            <w:tcPrChange w:id="80" w:author="生 卢" w:date="2025-07-03T17:38:00Z" w16du:dateUtc="2025-07-03T09:38:00Z">
              <w:tcPr>
                <w:tcW w:w="1242" w:type="dxa"/>
              </w:tcPr>
            </w:tcPrChange>
          </w:tcPr>
          <w:p w14:paraId="30D4874B" w14:textId="77777777" w:rsidR="00CF1744" w:rsidRDefault="00CF1744">
            <w:pPr>
              <w:rPr>
                <w:szCs w:val="18"/>
              </w:rPr>
            </w:pPr>
          </w:p>
        </w:tc>
        <w:tc>
          <w:tcPr>
            <w:tcW w:w="1262" w:type="dxa"/>
            <w:tcPrChange w:id="81" w:author="生 卢" w:date="2025-07-03T17:38:00Z" w16du:dateUtc="2025-07-03T09:38:00Z">
              <w:tcPr>
                <w:tcW w:w="1276" w:type="dxa"/>
              </w:tcPr>
            </w:tcPrChange>
          </w:tcPr>
          <w:p w14:paraId="645725E8" w14:textId="77777777" w:rsidR="00CF1744" w:rsidRDefault="00067D79">
            <w:pPr>
              <w:rPr>
                <w:szCs w:val="18"/>
              </w:rPr>
            </w:pPr>
            <w:r>
              <w:rPr>
                <w:rFonts w:hint="eastAsia"/>
                <w:szCs w:val="18"/>
              </w:rPr>
              <w:t>AT</w:t>
            </w:r>
          </w:p>
        </w:tc>
        <w:tc>
          <w:tcPr>
            <w:tcW w:w="2121" w:type="dxa"/>
            <w:tcPrChange w:id="82" w:author="生 卢" w:date="2025-07-03T17:38:00Z" w16du:dateUtc="2025-07-03T09:38:00Z">
              <w:tcPr>
                <w:tcW w:w="2156" w:type="dxa"/>
              </w:tcPr>
            </w:tcPrChange>
          </w:tcPr>
          <w:p w14:paraId="7E561111" w14:textId="77777777" w:rsidR="00CF1744" w:rsidRDefault="00067D79">
            <w:pPr>
              <w:rPr>
                <w:szCs w:val="18"/>
              </w:rPr>
            </w:pPr>
            <w:r>
              <w:rPr>
                <w:rFonts w:hint="eastAsia"/>
                <w:szCs w:val="18"/>
              </w:rPr>
              <w:t>年报总资产周转率</w:t>
            </w:r>
          </w:p>
        </w:tc>
      </w:tr>
      <w:tr w:rsidR="00CF1744" w14:paraId="06978446" w14:textId="77777777" w:rsidTr="00931299">
        <w:tc>
          <w:tcPr>
            <w:tcW w:w="1223" w:type="dxa"/>
            <w:tcBorders>
              <w:bottom w:val="single" w:sz="4" w:space="0" w:color="auto"/>
            </w:tcBorders>
            <w:tcPrChange w:id="83" w:author="生 卢" w:date="2025-07-03T17:38:00Z" w16du:dateUtc="2025-07-03T09:38:00Z">
              <w:tcPr>
                <w:tcW w:w="1242" w:type="dxa"/>
                <w:tcBorders>
                  <w:bottom w:val="single" w:sz="4" w:space="0" w:color="auto"/>
                </w:tcBorders>
              </w:tcPr>
            </w:tcPrChange>
          </w:tcPr>
          <w:p w14:paraId="26D8105F" w14:textId="77777777" w:rsidR="00CF1744" w:rsidRDefault="00CF1744">
            <w:pPr>
              <w:rPr>
                <w:szCs w:val="18"/>
              </w:rPr>
            </w:pPr>
          </w:p>
        </w:tc>
        <w:tc>
          <w:tcPr>
            <w:tcW w:w="1262" w:type="dxa"/>
            <w:tcBorders>
              <w:bottom w:val="single" w:sz="4" w:space="0" w:color="auto"/>
            </w:tcBorders>
            <w:tcPrChange w:id="84" w:author="生 卢" w:date="2025-07-03T17:38:00Z" w16du:dateUtc="2025-07-03T09:38:00Z">
              <w:tcPr>
                <w:tcW w:w="1276" w:type="dxa"/>
                <w:tcBorders>
                  <w:bottom w:val="single" w:sz="4" w:space="0" w:color="auto"/>
                </w:tcBorders>
              </w:tcPr>
            </w:tcPrChange>
          </w:tcPr>
          <w:p w14:paraId="49F8E47A" w14:textId="77777777" w:rsidR="00CF1744" w:rsidRDefault="00067D79">
            <w:pPr>
              <w:rPr>
                <w:szCs w:val="18"/>
              </w:rPr>
            </w:pPr>
            <w:r>
              <w:rPr>
                <w:rFonts w:hint="eastAsia"/>
                <w:szCs w:val="18"/>
              </w:rPr>
              <w:t>ARE</w:t>
            </w:r>
          </w:p>
        </w:tc>
        <w:tc>
          <w:tcPr>
            <w:tcW w:w="2121" w:type="dxa"/>
            <w:tcBorders>
              <w:bottom w:val="single" w:sz="4" w:space="0" w:color="auto"/>
            </w:tcBorders>
            <w:tcPrChange w:id="85" w:author="生 卢" w:date="2025-07-03T17:38:00Z" w16du:dateUtc="2025-07-03T09:38:00Z">
              <w:tcPr>
                <w:tcW w:w="2156" w:type="dxa"/>
                <w:tcBorders>
                  <w:bottom w:val="single" w:sz="4" w:space="0" w:color="auto"/>
                </w:tcBorders>
              </w:tcPr>
            </w:tcPrChange>
          </w:tcPr>
          <w:p w14:paraId="6C61FF99" w14:textId="77777777" w:rsidR="00CF1744" w:rsidRDefault="00067D79">
            <w:pPr>
              <w:rPr>
                <w:szCs w:val="18"/>
              </w:rPr>
            </w:pPr>
            <w:r>
              <w:rPr>
                <w:rFonts w:hint="eastAsia"/>
                <w:szCs w:val="18"/>
              </w:rPr>
              <w:t>年报资产报酬率</w:t>
            </w:r>
          </w:p>
        </w:tc>
      </w:tr>
      <w:tr w:rsidR="009E383C" w14:paraId="66E09200" w14:textId="77777777" w:rsidTr="00931299">
        <w:tc>
          <w:tcPr>
            <w:tcW w:w="4606" w:type="dxa"/>
            <w:gridSpan w:val="3"/>
            <w:tcBorders>
              <w:top w:val="single" w:sz="4" w:space="0" w:color="auto"/>
            </w:tcBorders>
            <w:tcPrChange w:id="86" w:author="生 卢" w:date="2025-07-03T17:38:00Z" w16du:dateUtc="2025-07-03T09:38:00Z">
              <w:tcPr>
                <w:tcW w:w="4674" w:type="dxa"/>
                <w:gridSpan w:val="3"/>
                <w:tcBorders>
                  <w:top w:val="single" w:sz="4" w:space="0" w:color="auto"/>
                </w:tcBorders>
              </w:tcPr>
            </w:tcPrChange>
          </w:tcPr>
          <w:p w14:paraId="5F44A0FA" w14:textId="0BED2CF4" w:rsidR="009E383C" w:rsidRDefault="009E383C" w:rsidP="009E383C">
            <w:pPr>
              <w:jc w:val="center"/>
              <w:rPr>
                <w:szCs w:val="18"/>
              </w:rPr>
            </w:pPr>
            <w:r>
              <w:rPr>
                <w:rFonts w:hint="eastAsia"/>
                <w:szCs w:val="18"/>
              </w:rPr>
              <w:t>表</w:t>
            </w:r>
            <w:r>
              <w:rPr>
                <w:rFonts w:hint="eastAsia"/>
                <w:szCs w:val="18"/>
              </w:rPr>
              <w:t>1</w:t>
            </w:r>
            <w:r>
              <w:rPr>
                <w:rFonts w:hint="eastAsia"/>
                <w:szCs w:val="18"/>
              </w:rPr>
              <w:t>（续）</w:t>
            </w:r>
          </w:p>
        </w:tc>
      </w:tr>
      <w:tr w:rsidR="00CF1744" w14:paraId="000BA2FE" w14:textId="77777777" w:rsidTr="00931299">
        <w:tc>
          <w:tcPr>
            <w:tcW w:w="1223" w:type="dxa"/>
            <w:tcBorders>
              <w:top w:val="single" w:sz="4" w:space="0" w:color="auto"/>
            </w:tcBorders>
            <w:tcPrChange w:id="87" w:author="生 卢" w:date="2025-07-03T17:38:00Z" w16du:dateUtc="2025-07-03T09:38:00Z">
              <w:tcPr>
                <w:tcW w:w="1242" w:type="dxa"/>
                <w:tcBorders>
                  <w:top w:val="single" w:sz="4" w:space="0" w:color="auto"/>
                </w:tcBorders>
              </w:tcPr>
            </w:tcPrChange>
          </w:tcPr>
          <w:p w14:paraId="7DBA3649" w14:textId="77777777" w:rsidR="00CF1744" w:rsidRDefault="00CF1744">
            <w:pPr>
              <w:rPr>
                <w:szCs w:val="18"/>
              </w:rPr>
            </w:pPr>
          </w:p>
        </w:tc>
        <w:tc>
          <w:tcPr>
            <w:tcW w:w="1262" w:type="dxa"/>
            <w:tcBorders>
              <w:top w:val="single" w:sz="4" w:space="0" w:color="auto"/>
            </w:tcBorders>
            <w:tcPrChange w:id="88" w:author="生 卢" w:date="2025-07-03T17:38:00Z" w16du:dateUtc="2025-07-03T09:38:00Z">
              <w:tcPr>
                <w:tcW w:w="1276" w:type="dxa"/>
                <w:tcBorders>
                  <w:top w:val="single" w:sz="4" w:space="0" w:color="auto"/>
                </w:tcBorders>
              </w:tcPr>
            </w:tcPrChange>
          </w:tcPr>
          <w:p w14:paraId="6BC18BF2" w14:textId="77777777" w:rsidR="00CF1744" w:rsidRDefault="00067D79">
            <w:pPr>
              <w:rPr>
                <w:szCs w:val="18"/>
              </w:rPr>
            </w:pPr>
            <w:r>
              <w:rPr>
                <w:rFonts w:hint="eastAsia"/>
                <w:szCs w:val="18"/>
              </w:rPr>
              <w:t>Lev</w:t>
            </w:r>
          </w:p>
        </w:tc>
        <w:tc>
          <w:tcPr>
            <w:tcW w:w="2121" w:type="dxa"/>
            <w:tcBorders>
              <w:top w:val="single" w:sz="4" w:space="0" w:color="auto"/>
            </w:tcBorders>
            <w:tcPrChange w:id="89" w:author="生 卢" w:date="2025-07-03T17:38:00Z" w16du:dateUtc="2025-07-03T09:38:00Z">
              <w:tcPr>
                <w:tcW w:w="2156" w:type="dxa"/>
                <w:tcBorders>
                  <w:top w:val="single" w:sz="4" w:space="0" w:color="auto"/>
                </w:tcBorders>
              </w:tcPr>
            </w:tcPrChange>
          </w:tcPr>
          <w:p w14:paraId="7B22C5CF" w14:textId="77777777" w:rsidR="00CF1744" w:rsidRDefault="00067D79">
            <w:pPr>
              <w:rPr>
                <w:szCs w:val="18"/>
              </w:rPr>
            </w:pPr>
            <w:r>
              <w:rPr>
                <w:rFonts w:hint="eastAsia"/>
                <w:szCs w:val="18"/>
              </w:rPr>
              <w:t>年末总负债</w:t>
            </w:r>
            <w:r>
              <w:rPr>
                <w:rFonts w:hint="eastAsia"/>
                <w:szCs w:val="18"/>
              </w:rPr>
              <w:t>/</w:t>
            </w:r>
            <w:r>
              <w:rPr>
                <w:rFonts w:hint="eastAsia"/>
                <w:szCs w:val="18"/>
              </w:rPr>
              <w:t>年末总资产</w:t>
            </w:r>
          </w:p>
        </w:tc>
      </w:tr>
      <w:tr w:rsidR="00CF1744" w14:paraId="5A925871" w14:textId="77777777" w:rsidTr="00931299">
        <w:tc>
          <w:tcPr>
            <w:tcW w:w="1223" w:type="dxa"/>
            <w:tcPrChange w:id="90" w:author="生 卢" w:date="2025-07-03T17:38:00Z" w16du:dateUtc="2025-07-03T09:38:00Z">
              <w:tcPr>
                <w:tcW w:w="1242" w:type="dxa"/>
              </w:tcPr>
            </w:tcPrChange>
          </w:tcPr>
          <w:p w14:paraId="5978A970" w14:textId="77777777" w:rsidR="00CF1744" w:rsidRDefault="00CF1744">
            <w:pPr>
              <w:rPr>
                <w:szCs w:val="18"/>
              </w:rPr>
            </w:pPr>
          </w:p>
        </w:tc>
        <w:tc>
          <w:tcPr>
            <w:tcW w:w="1262" w:type="dxa"/>
            <w:tcPrChange w:id="91" w:author="生 卢" w:date="2025-07-03T17:38:00Z" w16du:dateUtc="2025-07-03T09:38:00Z">
              <w:tcPr>
                <w:tcW w:w="1276" w:type="dxa"/>
              </w:tcPr>
            </w:tcPrChange>
          </w:tcPr>
          <w:p w14:paraId="05090C41" w14:textId="77777777" w:rsidR="00CF1744" w:rsidRDefault="00067D79">
            <w:pPr>
              <w:rPr>
                <w:szCs w:val="18"/>
              </w:rPr>
            </w:pPr>
            <w:r>
              <w:rPr>
                <w:rFonts w:hint="eastAsia"/>
                <w:szCs w:val="18"/>
              </w:rPr>
              <w:t>OPM</w:t>
            </w:r>
          </w:p>
        </w:tc>
        <w:tc>
          <w:tcPr>
            <w:tcW w:w="2121" w:type="dxa"/>
            <w:tcPrChange w:id="92" w:author="生 卢" w:date="2025-07-03T17:38:00Z" w16du:dateUtc="2025-07-03T09:38:00Z">
              <w:tcPr>
                <w:tcW w:w="2156" w:type="dxa"/>
              </w:tcPr>
            </w:tcPrChange>
          </w:tcPr>
          <w:p w14:paraId="4727BD34" w14:textId="77777777" w:rsidR="00CF1744" w:rsidRDefault="00067D79">
            <w:pPr>
              <w:rPr>
                <w:szCs w:val="18"/>
              </w:rPr>
            </w:pPr>
            <w:r>
              <w:rPr>
                <w:rFonts w:hint="eastAsia"/>
                <w:szCs w:val="18"/>
              </w:rPr>
              <w:t>年报营业利润率</w:t>
            </w:r>
          </w:p>
        </w:tc>
      </w:tr>
      <w:tr w:rsidR="00CF1744" w14:paraId="3FC44F22" w14:textId="77777777" w:rsidTr="00931299">
        <w:tc>
          <w:tcPr>
            <w:tcW w:w="1223" w:type="dxa"/>
            <w:tcPrChange w:id="93" w:author="生 卢" w:date="2025-07-03T17:38:00Z" w16du:dateUtc="2025-07-03T09:38:00Z">
              <w:tcPr>
                <w:tcW w:w="1242" w:type="dxa"/>
              </w:tcPr>
            </w:tcPrChange>
          </w:tcPr>
          <w:p w14:paraId="3B57DE1D" w14:textId="77777777" w:rsidR="00CF1744" w:rsidRDefault="00CF1744">
            <w:pPr>
              <w:rPr>
                <w:szCs w:val="18"/>
              </w:rPr>
            </w:pPr>
          </w:p>
        </w:tc>
        <w:tc>
          <w:tcPr>
            <w:tcW w:w="1262" w:type="dxa"/>
            <w:tcPrChange w:id="94" w:author="生 卢" w:date="2025-07-03T17:38:00Z" w16du:dateUtc="2025-07-03T09:38:00Z">
              <w:tcPr>
                <w:tcW w:w="1276" w:type="dxa"/>
              </w:tcPr>
            </w:tcPrChange>
          </w:tcPr>
          <w:p w14:paraId="34F0CA10" w14:textId="77777777" w:rsidR="00CF1744" w:rsidRDefault="00067D79">
            <w:pPr>
              <w:rPr>
                <w:szCs w:val="18"/>
              </w:rPr>
            </w:pPr>
            <w:r>
              <w:rPr>
                <w:rFonts w:hint="eastAsia"/>
                <w:szCs w:val="18"/>
              </w:rPr>
              <w:t>Soe</w:t>
            </w:r>
          </w:p>
        </w:tc>
        <w:tc>
          <w:tcPr>
            <w:tcW w:w="2121" w:type="dxa"/>
            <w:tcPrChange w:id="95" w:author="生 卢" w:date="2025-07-03T17:38:00Z" w16du:dateUtc="2025-07-03T09:38:00Z">
              <w:tcPr>
                <w:tcW w:w="2156" w:type="dxa"/>
              </w:tcPr>
            </w:tcPrChange>
          </w:tcPr>
          <w:p w14:paraId="1484A540" w14:textId="77777777" w:rsidR="00CF1744" w:rsidRDefault="00067D79">
            <w:pPr>
              <w:rPr>
                <w:szCs w:val="18"/>
              </w:rPr>
            </w:pPr>
            <w:r>
              <w:rPr>
                <w:rFonts w:hint="eastAsia"/>
                <w:szCs w:val="18"/>
              </w:rPr>
              <w:t>国有控股企业取值为</w:t>
            </w:r>
            <w:r>
              <w:rPr>
                <w:rFonts w:hint="eastAsia"/>
                <w:szCs w:val="18"/>
              </w:rPr>
              <w:t>1</w:t>
            </w:r>
            <w:r>
              <w:rPr>
                <w:rFonts w:hint="eastAsia"/>
                <w:szCs w:val="18"/>
              </w:rPr>
              <w:t>，其他为</w:t>
            </w:r>
            <w:r>
              <w:rPr>
                <w:rFonts w:hint="eastAsia"/>
                <w:szCs w:val="18"/>
              </w:rPr>
              <w:t>0</w:t>
            </w:r>
          </w:p>
        </w:tc>
      </w:tr>
      <w:tr w:rsidR="00CF1744" w14:paraId="1C8ACC1F" w14:textId="77777777" w:rsidTr="00931299">
        <w:tc>
          <w:tcPr>
            <w:tcW w:w="1223" w:type="dxa"/>
            <w:tcPrChange w:id="96" w:author="生 卢" w:date="2025-07-03T17:38:00Z" w16du:dateUtc="2025-07-03T09:38:00Z">
              <w:tcPr>
                <w:tcW w:w="1242" w:type="dxa"/>
              </w:tcPr>
            </w:tcPrChange>
          </w:tcPr>
          <w:p w14:paraId="691C9EBF" w14:textId="77777777" w:rsidR="00CF1744" w:rsidRDefault="00CF1744">
            <w:pPr>
              <w:rPr>
                <w:szCs w:val="18"/>
              </w:rPr>
            </w:pPr>
          </w:p>
        </w:tc>
        <w:tc>
          <w:tcPr>
            <w:tcW w:w="1262" w:type="dxa"/>
            <w:tcPrChange w:id="97" w:author="生 卢" w:date="2025-07-03T17:38:00Z" w16du:dateUtc="2025-07-03T09:38:00Z">
              <w:tcPr>
                <w:tcW w:w="1276" w:type="dxa"/>
              </w:tcPr>
            </w:tcPrChange>
          </w:tcPr>
          <w:p w14:paraId="0A02E599" w14:textId="77777777" w:rsidR="00CF1744" w:rsidRDefault="00067D79">
            <w:pPr>
              <w:rPr>
                <w:szCs w:val="18"/>
              </w:rPr>
            </w:pPr>
            <w:r>
              <w:rPr>
                <w:rFonts w:hint="eastAsia"/>
                <w:szCs w:val="18"/>
              </w:rPr>
              <w:t>Dual</w:t>
            </w:r>
          </w:p>
        </w:tc>
        <w:tc>
          <w:tcPr>
            <w:tcW w:w="2121" w:type="dxa"/>
            <w:tcPrChange w:id="98" w:author="生 卢" w:date="2025-07-03T17:38:00Z" w16du:dateUtc="2025-07-03T09:38:00Z">
              <w:tcPr>
                <w:tcW w:w="2156" w:type="dxa"/>
              </w:tcPr>
            </w:tcPrChange>
          </w:tcPr>
          <w:p w14:paraId="2C2EDAC0" w14:textId="77777777" w:rsidR="00CF1744" w:rsidRDefault="00067D79">
            <w:pPr>
              <w:rPr>
                <w:szCs w:val="18"/>
              </w:rPr>
            </w:pPr>
            <w:r>
              <w:rPr>
                <w:rFonts w:hint="eastAsia"/>
                <w:szCs w:val="18"/>
              </w:rPr>
              <w:t>董事长与总经理是同一个人为</w:t>
            </w:r>
            <w:r>
              <w:rPr>
                <w:rFonts w:hint="eastAsia"/>
                <w:szCs w:val="18"/>
              </w:rPr>
              <w:t>1</w:t>
            </w:r>
            <w:r>
              <w:rPr>
                <w:rFonts w:hint="eastAsia"/>
                <w:szCs w:val="18"/>
              </w:rPr>
              <w:t>，否则为</w:t>
            </w:r>
            <w:r>
              <w:rPr>
                <w:rFonts w:hint="eastAsia"/>
                <w:szCs w:val="18"/>
              </w:rPr>
              <w:t>0</w:t>
            </w:r>
          </w:p>
        </w:tc>
      </w:tr>
      <w:tr w:rsidR="00CF1744" w14:paraId="0A7FC20B" w14:textId="77777777" w:rsidTr="00931299">
        <w:tc>
          <w:tcPr>
            <w:tcW w:w="1223" w:type="dxa"/>
            <w:tcPrChange w:id="99" w:author="生 卢" w:date="2025-07-03T17:38:00Z" w16du:dateUtc="2025-07-03T09:38:00Z">
              <w:tcPr>
                <w:tcW w:w="1242" w:type="dxa"/>
              </w:tcPr>
            </w:tcPrChange>
          </w:tcPr>
          <w:p w14:paraId="13C588F9" w14:textId="77777777" w:rsidR="00CF1744" w:rsidRDefault="00CF1744">
            <w:pPr>
              <w:rPr>
                <w:szCs w:val="18"/>
              </w:rPr>
            </w:pPr>
          </w:p>
        </w:tc>
        <w:tc>
          <w:tcPr>
            <w:tcW w:w="1262" w:type="dxa"/>
            <w:tcPrChange w:id="100" w:author="生 卢" w:date="2025-07-03T17:38:00Z" w16du:dateUtc="2025-07-03T09:38:00Z">
              <w:tcPr>
                <w:tcW w:w="1276" w:type="dxa"/>
              </w:tcPr>
            </w:tcPrChange>
          </w:tcPr>
          <w:p w14:paraId="1C24656B" w14:textId="77777777" w:rsidR="00CF1744" w:rsidRDefault="00067D79">
            <w:pPr>
              <w:rPr>
                <w:szCs w:val="18"/>
              </w:rPr>
            </w:pPr>
            <w:proofErr w:type="spellStart"/>
            <w:r>
              <w:rPr>
                <w:rFonts w:hint="eastAsia"/>
                <w:szCs w:val="18"/>
              </w:rPr>
              <w:t>Indep</w:t>
            </w:r>
            <w:proofErr w:type="spellEnd"/>
          </w:p>
        </w:tc>
        <w:tc>
          <w:tcPr>
            <w:tcW w:w="2121" w:type="dxa"/>
            <w:tcPrChange w:id="101" w:author="生 卢" w:date="2025-07-03T17:38:00Z" w16du:dateUtc="2025-07-03T09:38:00Z">
              <w:tcPr>
                <w:tcW w:w="2156" w:type="dxa"/>
              </w:tcPr>
            </w:tcPrChange>
          </w:tcPr>
          <w:p w14:paraId="3B536CBF" w14:textId="77777777" w:rsidR="00CF1744" w:rsidRDefault="00067D79">
            <w:pPr>
              <w:rPr>
                <w:szCs w:val="18"/>
              </w:rPr>
            </w:pPr>
            <w:r>
              <w:rPr>
                <w:rFonts w:hint="eastAsia"/>
                <w:szCs w:val="18"/>
              </w:rPr>
              <w:t>公司独立董事人数</w:t>
            </w:r>
            <w:r>
              <w:rPr>
                <w:rFonts w:hint="eastAsia"/>
                <w:szCs w:val="18"/>
              </w:rPr>
              <w:t>/</w:t>
            </w:r>
            <w:r>
              <w:rPr>
                <w:rFonts w:hint="eastAsia"/>
                <w:szCs w:val="18"/>
              </w:rPr>
              <w:t>董事会总人数</w:t>
            </w:r>
          </w:p>
        </w:tc>
      </w:tr>
      <w:tr w:rsidR="00CF1744" w14:paraId="36317526" w14:textId="77777777" w:rsidTr="00931299">
        <w:tc>
          <w:tcPr>
            <w:tcW w:w="1223" w:type="dxa"/>
            <w:tcPrChange w:id="102" w:author="生 卢" w:date="2025-07-03T17:38:00Z" w16du:dateUtc="2025-07-03T09:38:00Z">
              <w:tcPr>
                <w:tcW w:w="1242" w:type="dxa"/>
              </w:tcPr>
            </w:tcPrChange>
          </w:tcPr>
          <w:p w14:paraId="6243CDA0" w14:textId="77777777" w:rsidR="00CF1744" w:rsidRDefault="00CF1744">
            <w:pPr>
              <w:rPr>
                <w:szCs w:val="18"/>
              </w:rPr>
            </w:pPr>
          </w:p>
        </w:tc>
        <w:tc>
          <w:tcPr>
            <w:tcW w:w="1262" w:type="dxa"/>
            <w:tcPrChange w:id="103" w:author="生 卢" w:date="2025-07-03T17:38:00Z" w16du:dateUtc="2025-07-03T09:38:00Z">
              <w:tcPr>
                <w:tcW w:w="1276" w:type="dxa"/>
              </w:tcPr>
            </w:tcPrChange>
          </w:tcPr>
          <w:p w14:paraId="5E3464B7" w14:textId="77777777" w:rsidR="00CF1744" w:rsidRDefault="00067D79">
            <w:pPr>
              <w:rPr>
                <w:szCs w:val="18"/>
              </w:rPr>
            </w:pPr>
            <w:r>
              <w:rPr>
                <w:rFonts w:hint="eastAsia"/>
                <w:szCs w:val="18"/>
              </w:rPr>
              <w:t>Big4</w:t>
            </w:r>
          </w:p>
        </w:tc>
        <w:tc>
          <w:tcPr>
            <w:tcW w:w="2121" w:type="dxa"/>
            <w:tcPrChange w:id="104" w:author="生 卢" w:date="2025-07-03T17:38:00Z" w16du:dateUtc="2025-07-03T09:38:00Z">
              <w:tcPr>
                <w:tcW w:w="2156" w:type="dxa"/>
              </w:tcPr>
            </w:tcPrChange>
          </w:tcPr>
          <w:p w14:paraId="1B08A869" w14:textId="77777777" w:rsidR="00CF1744" w:rsidRDefault="00067D79">
            <w:pPr>
              <w:rPr>
                <w:szCs w:val="18"/>
              </w:rPr>
            </w:pPr>
            <w:r>
              <w:rPr>
                <w:rFonts w:hint="eastAsia"/>
                <w:szCs w:val="18"/>
              </w:rPr>
              <w:t>公司经由四大（普华永道、德勤、毕马威、安永）审计为</w:t>
            </w:r>
            <w:r>
              <w:rPr>
                <w:rFonts w:hint="eastAsia"/>
                <w:szCs w:val="18"/>
              </w:rPr>
              <w:t>1</w:t>
            </w:r>
            <w:r>
              <w:rPr>
                <w:rFonts w:hint="eastAsia"/>
                <w:szCs w:val="18"/>
              </w:rPr>
              <w:t>，否则为</w:t>
            </w:r>
            <w:r>
              <w:rPr>
                <w:rFonts w:hint="eastAsia"/>
                <w:szCs w:val="18"/>
              </w:rPr>
              <w:t>0</w:t>
            </w:r>
          </w:p>
        </w:tc>
      </w:tr>
      <w:tr w:rsidR="00CF1744" w14:paraId="167C2D55" w14:textId="77777777" w:rsidTr="00931299">
        <w:tc>
          <w:tcPr>
            <w:tcW w:w="1223" w:type="dxa"/>
            <w:tcPrChange w:id="105" w:author="生 卢" w:date="2025-07-03T17:38:00Z" w16du:dateUtc="2025-07-03T09:38:00Z">
              <w:tcPr>
                <w:tcW w:w="1242" w:type="dxa"/>
              </w:tcPr>
            </w:tcPrChange>
          </w:tcPr>
          <w:p w14:paraId="226804B4" w14:textId="77777777" w:rsidR="00CF1744" w:rsidRDefault="00CF1744">
            <w:pPr>
              <w:rPr>
                <w:szCs w:val="18"/>
              </w:rPr>
            </w:pPr>
          </w:p>
        </w:tc>
        <w:tc>
          <w:tcPr>
            <w:tcW w:w="1262" w:type="dxa"/>
            <w:tcPrChange w:id="106" w:author="生 卢" w:date="2025-07-03T17:38:00Z" w16du:dateUtc="2025-07-03T09:38:00Z">
              <w:tcPr>
                <w:tcW w:w="1276" w:type="dxa"/>
              </w:tcPr>
            </w:tcPrChange>
          </w:tcPr>
          <w:p w14:paraId="0B893553" w14:textId="77777777" w:rsidR="00CF1744" w:rsidRDefault="00067D79">
            <w:pPr>
              <w:rPr>
                <w:szCs w:val="18"/>
              </w:rPr>
            </w:pPr>
            <w:r>
              <w:rPr>
                <w:rFonts w:hint="eastAsia"/>
                <w:szCs w:val="18"/>
              </w:rPr>
              <w:t>Year</w:t>
            </w:r>
          </w:p>
        </w:tc>
        <w:tc>
          <w:tcPr>
            <w:tcW w:w="2121" w:type="dxa"/>
            <w:tcPrChange w:id="107" w:author="生 卢" w:date="2025-07-03T17:38:00Z" w16du:dateUtc="2025-07-03T09:38:00Z">
              <w:tcPr>
                <w:tcW w:w="2156" w:type="dxa"/>
              </w:tcPr>
            </w:tcPrChange>
          </w:tcPr>
          <w:p w14:paraId="29CF7304" w14:textId="77777777" w:rsidR="00CF1744" w:rsidRDefault="00067D79">
            <w:pPr>
              <w:rPr>
                <w:szCs w:val="18"/>
              </w:rPr>
            </w:pPr>
            <w:r>
              <w:rPr>
                <w:rFonts w:hint="eastAsia"/>
                <w:szCs w:val="18"/>
              </w:rPr>
              <w:t>年份固定效应</w:t>
            </w:r>
          </w:p>
        </w:tc>
      </w:tr>
      <w:tr w:rsidR="00CF1744" w14:paraId="73628817" w14:textId="77777777" w:rsidTr="00931299">
        <w:tc>
          <w:tcPr>
            <w:tcW w:w="1223" w:type="dxa"/>
            <w:tcPrChange w:id="108" w:author="生 卢" w:date="2025-07-03T17:38:00Z" w16du:dateUtc="2025-07-03T09:38:00Z">
              <w:tcPr>
                <w:tcW w:w="1242" w:type="dxa"/>
              </w:tcPr>
            </w:tcPrChange>
          </w:tcPr>
          <w:p w14:paraId="34E3D74B" w14:textId="77777777" w:rsidR="00CF1744" w:rsidRDefault="00CF1744">
            <w:pPr>
              <w:rPr>
                <w:szCs w:val="18"/>
              </w:rPr>
            </w:pPr>
          </w:p>
        </w:tc>
        <w:tc>
          <w:tcPr>
            <w:tcW w:w="1262" w:type="dxa"/>
            <w:tcPrChange w:id="109" w:author="生 卢" w:date="2025-07-03T17:38:00Z" w16du:dateUtc="2025-07-03T09:38:00Z">
              <w:tcPr>
                <w:tcW w:w="1276" w:type="dxa"/>
              </w:tcPr>
            </w:tcPrChange>
          </w:tcPr>
          <w:p w14:paraId="23C721AE" w14:textId="77777777" w:rsidR="00CF1744" w:rsidRDefault="00067D79">
            <w:pPr>
              <w:rPr>
                <w:szCs w:val="18"/>
              </w:rPr>
            </w:pPr>
            <w:r>
              <w:rPr>
                <w:rFonts w:hint="eastAsia"/>
                <w:szCs w:val="18"/>
              </w:rPr>
              <w:t>Ind</w:t>
            </w:r>
          </w:p>
        </w:tc>
        <w:tc>
          <w:tcPr>
            <w:tcW w:w="2121" w:type="dxa"/>
            <w:tcPrChange w:id="110" w:author="生 卢" w:date="2025-07-03T17:38:00Z" w16du:dateUtc="2025-07-03T09:38:00Z">
              <w:tcPr>
                <w:tcW w:w="2156" w:type="dxa"/>
              </w:tcPr>
            </w:tcPrChange>
          </w:tcPr>
          <w:p w14:paraId="2963C3FD" w14:textId="77777777" w:rsidR="00CF1744" w:rsidRDefault="00067D79">
            <w:pPr>
              <w:rPr>
                <w:szCs w:val="18"/>
              </w:rPr>
            </w:pPr>
            <w:r>
              <w:rPr>
                <w:rFonts w:hint="eastAsia"/>
                <w:szCs w:val="18"/>
              </w:rPr>
              <w:t>行业固定效应</w:t>
            </w:r>
          </w:p>
        </w:tc>
      </w:tr>
      <w:tr w:rsidR="00CF1744" w14:paraId="33ECD476" w14:textId="77777777" w:rsidTr="00931299">
        <w:tc>
          <w:tcPr>
            <w:tcW w:w="1223" w:type="dxa"/>
            <w:tcBorders>
              <w:bottom w:val="single" w:sz="4" w:space="0" w:color="auto"/>
            </w:tcBorders>
            <w:tcPrChange w:id="111" w:author="生 卢" w:date="2025-07-03T17:38:00Z" w16du:dateUtc="2025-07-03T09:38:00Z">
              <w:tcPr>
                <w:tcW w:w="1242" w:type="dxa"/>
                <w:tcBorders>
                  <w:bottom w:val="single" w:sz="4" w:space="0" w:color="auto"/>
                </w:tcBorders>
              </w:tcPr>
            </w:tcPrChange>
          </w:tcPr>
          <w:p w14:paraId="260BC9A0" w14:textId="77777777" w:rsidR="00CF1744" w:rsidRDefault="00CF1744">
            <w:pPr>
              <w:rPr>
                <w:szCs w:val="18"/>
              </w:rPr>
            </w:pPr>
          </w:p>
        </w:tc>
        <w:tc>
          <w:tcPr>
            <w:tcW w:w="1262" w:type="dxa"/>
            <w:tcBorders>
              <w:bottom w:val="single" w:sz="4" w:space="0" w:color="auto"/>
            </w:tcBorders>
            <w:tcPrChange w:id="112" w:author="生 卢" w:date="2025-07-03T17:38:00Z" w16du:dateUtc="2025-07-03T09:38:00Z">
              <w:tcPr>
                <w:tcW w:w="1276" w:type="dxa"/>
                <w:tcBorders>
                  <w:bottom w:val="single" w:sz="4" w:space="0" w:color="auto"/>
                </w:tcBorders>
              </w:tcPr>
            </w:tcPrChange>
          </w:tcPr>
          <w:p w14:paraId="2D42CEED" w14:textId="77777777" w:rsidR="00CF1744" w:rsidRDefault="00067D79">
            <w:pPr>
              <w:rPr>
                <w:szCs w:val="18"/>
              </w:rPr>
            </w:pPr>
            <w:r>
              <w:rPr>
                <w:rFonts w:hint="eastAsia"/>
                <w:szCs w:val="18"/>
              </w:rPr>
              <w:t>Firm</w:t>
            </w:r>
          </w:p>
        </w:tc>
        <w:tc>
          <w:tcPr>
            <w:tcW w:w="2121" w:type="dxa"/>
            <w:tcBorders>
              <w:bottom w:val="single" w:sz="4" w:space="0" w:color="auto"/>
            </w:tcBorders>
            <w:tcPrChange w:id="113" w:author="生 卢" w:date="2025-07-03T17:38:00Z" w16du:dateUtc="2025-07-03T09:38:00Z">
              <w:tcPr>
                <w:tcW w:w="2156" w:type="dxa"/>
                <w:tcBorders>
                  <w:bottom w:val="single" w:sz="4" w:space="0" w:color="auto"/>
                </w:tcBorders>
              </w:tcPr>
            </w:tcPrChange>
          </w:tcPr>
          <w:p w14:paraId="77091EBB" w14:textId="77777777" w:rsidR="00CF1744" w:rsidRDefault="00067D79">
            <w:pPr>
              <w:rPr>
                <w:szCs w:val="18"/>
              </w:rPr>
            </w:pPr>
            <w:r>
              <w:rPr>
                <w:rFonts w:hint="eastAsia"/>
                <w:szCs w:val="18"/>
              </w:rPr>
              <w:t>个体固定效应</w:t>
            </w:r>
          </w:p>
        </w:tc>
      </w:tr>
    </w:tbl>
    <w:p w14:paraId="1F9F7555" w14:textId="77777777" w:rsidR="00CF1744" w:rsidDel="0058307F" w:rsidRDefault="00CF1744" w:rsidP="0058307F">
      <w:pPr>
        <w:rPr>
          <w:del w:id="114" w:author="生 卢" w:date="2025-07-03T17:53:00Z" w16du:dateUtc="2025-07-03T09:53:00Z"/>
          <w:szCs w:val="18"/>
        </w:rPr>
        <w:pPrChange w:id="115" w:author="生 卢" w:date="2025-07-03T17:53:00Z" w16du:dateUtc="2025-07-03T09:53:00Z">
          <w:pPr>
            <w:ind w:firstLineChars="200" w:firstLine="360"/>
          </w:pPr>
        </w:pPrChange>
      </w:pPr>
    </w:p>
    <w:p w14:paraId="562D00F4" w14:textId="570776E8" w:rsidR="000114D6" w:rsidDel="0058307F" w:rsidRDefault="00067D79" w:rsidP="00EA4CA3">
      <w:pPr>
        <w:pStyle w:val="2"/>
        <w:numPr>
          <w:ilvl w:val="0"/>
          <w:numId w:val="0"/>
        </w:numPr>
        <w:spacing w:before="78" w:after="78"/>
        <w:rPr>
          <w:del w:id="116" w:author="生 卢" w:date="2025-07-03T17:53:00Z" w16du:dateUtc="2025-07-03T09:53:00Z"/>
          <w:b/>
          <w:szCs w:val="21"/>
        </w:rPr>
      </w:pPr>
      <w:commentRangeStart w:id="117"/>
      <w:del w:id="118" w:author="生 卢" w:date="2025-07-03T17:53:00Z" w16du:dateUtc="2025-07-03T09:53:00Z">
        <w:r w:rsidDel="0058307F">
          <w:rPr>
            <w:rFonts w:hint="eastAsia"/>
            <w:b/>
            <w:szCs w:val="21"/>
          </w:rPr>
          <w:delText>3.3</w:delText>
        </w:r>
        <w:r w:rsidDel="0058307F">
          <w:rPr>
            <w:b/>
            <w:szCs w:val="21"/>
          </w:rPr>
          <w:delText xml:space="preserve">  </w:delText>
        </w:r>
        <w:r w:rsidDel="0058307F">
          <w:rPr>
            <w:rFonts w:hint="eastAsia"/>
            <w:b/>
            <w:szCs w:val="21"/>
          </w:rPr>
          <w:delText>情绪测度</w:delText>
        </w:r>
        <w:commentRangeEnd w:id="117"/>
        <w:r w:rsidR="005760A4" w:rsidDel="0058307F">
          <w:rPr>
            <w:rStyle w:val="afd"/>
            <w:rFonts w:eastAsia="宋体"/>
            <w:kern w:val="2"/>
          </w:rPr>
          <w:commentReference w:id="117"/>
        </w:r>
      </w:del>
    </w:p>
    <w:p w14:paraId="7A50E6BF" w14:textId="29DCD83F" w:rsidR="007715B4" w:rsidDel="0058307F" w:rsidRDefault="007715B4" w:rsidP="000114D6">
      <w:pPr>
        <w:pStyle w:val="a0"/>
        <w:ind w:firstLine="420"/>
        <w:rPr>
          <w:moveFrom w:id="119" w:author="生 卢" w:date="2025-07-03T17:53:00Z" w16du:dateUtc="2025-07-03T09:53:00Z"/>
          <w:sz w:val="21"/>
          <w:szCs w:val="21"/>
        </w:rPr>
      </w:pPr>
      <w:moveFromRangeStart w:id="120" w:author="生 卢" w:date="2025-07-03T17:53:00Z" w:name="move202457638"/>
      <w:moveFrom w:id="121" w:author="生 卢" w:date="2025-07-03T17:53:00Z" w16du:dateUtc="2025-07-03T09:53:00Z">
        <w:r w:rsidDel="0058307F">
          <w:rPr>
            <w:rFonts w:hint="eastAsia"/>
            <w:sz w:val="21"/>
            <w:szCs w:val="21"/>
          </w:rPr>
          <w:t>（</w:t>
        </w:r>
        <w:r w:rsidDel="0058307F">
          <w:rPr>
            <w:rFonts w:hint="eastAsia"/>
            <w:sz w:val="21"/>
            <w:szCs w:val="21"/>
          </w:rPr>
          <w:t>1</w:t>
        </w:r>
        <w:r w:rsidDel="0058307F">
          <w:rPr>
            <w:rFonts w:hint="eastAsia"/>
            <w:sz w:val="21"/>
            <w:szCs w:val="21"/>
          </w:rPr>
          <w:t>）词典法。传统情感分析方法以字典法为主，通过预定义的情感词汇库提取新闻、公司报告等文本中的情绪信息。</w:t>
        </w:r>
        <w:r w:rsidRPr="007715B4" w:rsidDel="0058307F">
          <w:rPr>
            <w:rFonts w:hint="eastAsia"/>
            <w:sz w:val="21"/>
            <w:szCs w:val="21"/>
          </w:rPr>
          <w:t>姜富伟</w:t>
        </w:r>
        <w:r w:rsidDel="0058307F">
          <w:rPr>
            <w:rFonts w:hint="eastAsia"/>
            <w:sz w:val="21"/>
            <w:szCs w:val="21"/>
          </w:rPr>
          <w:t>等（</w:t>
        </w:r>
        <w:r w:rsidDel="0058307F">
          <w:rPr>
            <w:rFonts w:hint="eastAsia"/>
            <w:sz w:val="21"/>
            <w:szCs w:val="21"/>
          </w:rPr>
          <w:t>2021</w:t>
        </w:r>
        <w:r w:rsidDel="0058307F">
          <w:rPr>
            <w:rFonts w:hint="eastAsia"/>
            <w:sz w:val="21"/>
            <w:szCs w:val="21"/>
          </w:rPr>
          <w:t>）</w:t>
        </w:r>
        <w:r w:rsidRPr="007715B4" w:rsidDel="0058307F">
          <w:rPr>
            <w:rFonts w:hint="eastAsia"/>
            <w:sz w:val="21"/>
            <w:szCs w:val="21"/>
          </w:rPr>
          <w:t>在</w:t>
        </w:r>
        <w:r w:rsidRPr="007715B4" w:rsidDel="0058307F">
          <w:rPr>
            <w:rFonts w:hint="eastAsia"/>
            <w:sz w:val="21"/>
            <w:szCs w:val="21"/>
          </w:rPr>
          <w:t>Loughran and MacDonald</w:t>
        </w:r>
        <w:r w:rsidRPr="007715B4" w:rsidDel="0058307F">
          <w:rPr>
            <w:rFonts w:hint="eastAsia"/>
            <w:sz w:val="21"/>
            <w:szCs w:val="21"/>
          </w:rPr>
          <w:t>词典的基础上通过人工筛选和</w:t>
        </w:r>
        <w:r w:rsidRPr="007715B4" w:rsidDel="0058307F">
          <w:rPr>
            <w:rFonts w:hint="eastAsia"/>
            <w:sz w:val="21"/>
            <w:szCs w:val="21"/>
          </w:rPr>
          <w:t>word2vec</w:t>
        </w:r>
        <w:r w:rsidRPr="007715B4" w:rsidDel="0058307F">
          <w:rPr>
            <w:rFonts w:hint="eastAsia"/>
            <w:sz w:val="21"/>
            <w:szCs w:val="21"/>
          </w:rPr>
          <w:t>算法扩充，构建的一个更新更全面的中文金融情感词典。</w:t>
        </w:r>
        <w:r w:rsidDel="0058307F">
          <w:rPr>
            <w:rFonts w:hint="eastAsia"/>
            <w:sz w:val="21"/>
            <w:szCs w:val="21"/>
          </w:rPr>
          <w:t>姚加权等（</w:t>
        </w:r>
        <w:r w:rsidDel="0058307F">
          <w:rPr>
            <w:rFonts w:hint="eastAsia"/>
            <w:sz w:val="21"/>
            <w:szCs w:val="21"/>
          </w:rPr>
          <w:t>2021</w:t>
        </w:r>
        <w:r w:rsidDel="0058307F">
          <w:rPr>
            <w:rFonts w:hint="eastAsia"/>
            <w:sz w:val="21"/>
            <w:szCs w:val="21"/>
          </w:rPr>
          <w:t>）</w:t>
        </w:r>
        <w:r w:rsidDel="0058307F">
          <w:rPr>
            <w:rStyle w:val="af9"/>
            <w:sz w:val="21"/>
            <w:szCs w:val="21"/>
          </w:rPr>
          <w:endnoteReference w:id="29"/>
        </w:r>
        <w:r w:rsidDel="0058307F">
          <w:rPr>
            <w:rFonts w:hint="eastAsia"/>
            <w:sz w:val="21"/>
            <w:szCs w:val="21"/>
          </w:rPr>
          <w:t>基于词典重组和深度学习方法，构建了一个适用于年报语境的正式情绪词典，和一个适用于社交媒体的非正式情绪词典。汪昌云和武佳</w:t>
        </w:r>
        <w:r w:rsidR="00CF356E" w:rsidDel="0058307F">
          <w:rPr>
            <w:rFonts w:hint="eastAsia"/>
            <w:sz w:val="21"/>
            <w:szCs w:val="21"/>
          </w:rPr>
          <w:t>薇（</w:t>
        </w:r>
        <w:r w:rsidR="00CF356E" w:rsidDel="0058307F">
          <w:rPr>
            <w:rFonts w:hint="eastAsia"/>
            <w:sz w:val="21"/>
            <w:szCs w:val="21"/>
          </w:rPr>
          <w:t>2015</w:t>
        </w:r>
        <w:r w:rsidR="00CF356E" w:rsidDel="0058307F">
          <w:rPr>
            <w:rFonts w:hint="eastAsia"/>
            <w:sz w:val="21"/>
            <w:szCs w:val="21"/>
          </w:rPr>
          <w:t>）则构建了适用于中国财经新闻媒体的正负面词典库。</w:t>
        </w:r>
        <w:r w:rsidR="0030079B" w:rsidDel="0058307F">
          <w:rPr>
            <w:rFonts w:hint="eastAsia"/>
            <w:sz w:val="21"/>
            <w:szCs w:val="21"/>
          </w:rPr>
          <w:t>本文采用了姜富伟金融词典用于测度情绪，按照词典中包含的词汇计算得出情绪得分。</w:t>
        </w:r>
      </w:moveFrom>
    </w:p>
    <w:p w14:paraId="180487F5" w14:textId="3D97504D" w:rsidR="007715B4" w:rsidRPr="000114D6" w:rsidDel="0058307F" w:rsidRDefault="007715B4" w:rsidP="007715B4">
      <w:pPr>
        <w:pStyle w:val="a0"/>
        <w:ind w:firstLine="420"/>
        <w:jc w:val="left"/>
        <w:rPr>
          <w:moveFrom w:id="124" w:author="生 卢" w:date="2025-07-03T17:53:00Z" w16du:dateUtc="2025-07-03T09:53:00Z"/>
          <w:sz w:val="21"/>
          <w:szCs w:val="21"/>
        </w:rPr>
      </w:pPr>
      <w:moveFrom w:id="125" w:author="生 卢" w:date="2025-07-03T17:53:00Z" w16du:dateUtc="2025-07-03T09:53:00Z">
        <w:r w:rsidDel="0058307F">
          <w:rPr>
            <w:rFonts w:hint="eastAsia"/>
            <w:sz w:val="21"/>
            <w:szCs w:val="21"/>
          </w:rPr>
          <w:t>（</w:t>
        </w:r>
        <w:r w:rsidDel="0058307F">
          <w:rPr>
            <w:rFonts w:hint="eastAsia"/>
            <w:sz w:val="21"/>
            <w:szCs w:val="21"/>
          </w:rPr>
          <w:t>2</w:t>
        </w:r>
        <w:r w:rsidDel="0058307F">
          <w:rPr>
            <w:rFonts w:hint="eastAsia"/>
            <w:sz w:val="21"/>
            <w:szCs w:val="21"/>
          </w:rPr>
          <w:t>）深度学习法。</w:t>
        </w:r>
        <w:r w:rsidR="0030079B" w:rsidDel="0058307F">
          <w:rPr>
            <w:rFonts w:hint="eastAsia"/>
            <w:sz w:val="21"/>
            <w:szCs w:val="21"/>
          </w:rPr>
          <w:t>深度学习法具备非线性等算法优势，能够缓解词典法在测度情绪上的偏差。近年来，深度学习方法的引入显著改进了情绪分析的准确性。</w:t>
        </w:r>
        <w:r w:rsidDel="0058307F">
          <w:rPr>
            <w:rFonts w:hint="eastAsia"/>
            <w:sz w:val="21"/>
            <w:szCs w:val="21"/>
          </w:rPr>
          <w:t>范小云等（</w:t>
        </w:r>
        <w:r w:rsidDel="0058307F">
          <w:rPr>
            <w:rFonts w:hint="eastAsia"/>
            <w:sz w:val="21"/>
            <w:szCs w:val="21"/>
          </w:rPr>
          <w:t>2022</w:t>
        </w:r>
        <w:r w:rsidDel="0058307F">
          <w:rPr>
            <w:rFonts w:hint="eastAsia"/>
            <w:sz w:val="21"/>
            <w:szCs w:val="21"/>
          </w:rPr>
          <w:t>）构建了一种中文金融文本情绪词典，并结合机器学习提出混合式情绪测度方法，发现新闻情绪能够有效预测宏观经济指标和股票市场的变化。许雪晨（</w:t>
        </w:r>
        <w:r w:rsidDel="0058307F">
          <w:rPr>
            <w:rFonts w:hint="eastAsia"/>
            <w:sz w:val="21"/>
            <w:szCs w:val="21"/>
          </w:rPr>
          <w:t>2021</w:t>
        </w:r>
        <w:r w:rsidDel="0058307F">
          <w:rPr>
            <w:rFonts w:hint="eastAsia"/>
            <w:sz w:val="21"/>
            <w:szCs w:val="21"/>
          </w:rPr>
          <w:t>）</w:t>
        </w:r>
        <w:r w:rsidDel="0058307F">
          <w:rPr>
            <w:rStyle w:val="af9"/>
            <w:rFonts w:hint="eastAsia"/>
            <w:sz w:val="21"/>
            <w:szCs w:val="21"/>
          </w:rPr>
          <w:endnoteReference w:id="30"/>
        </w:r>
        <w:r w:rsidDel="0058307F">
          <w:rPr>
            <w:rFonts w:hint="eastAsia"/>
            <w:sz w:val="21"/>
            <w:szCs w:val="21"/>
          </w:rPr>
          <w:t>基于金融文本情感分析开发指数预测模型，显著提升了沪深</w:t>
        </w:r>
        <w:r w:rsidDel="0058307F">
          <w:rPr>
            <w:rFonts w:hint="eastAsia"/>
            <w:sz w:val="21"/>
            <w:szCs w:val="21"/>
          </w:rPr>
          <w:t>300</w:t>
        </w:r>
        <w:r w:rsidDel="0058307F">
          <w:rPr>
            <w:rFonts w:hint="eastAsia"/>
            <w:sz w:val="21"/>
            <w:szCs w:val="21"/>
          </w:rPr>
          <w:t>指数涨跌预测的准确性。</w:t>
        </w:r>
        <w:r w:rsidDel="0058307F">
          <w:rPr>
            <w:rFonts w:hint="eastAsia"/>
            <w:sz w:val="21"/>
            <w:szCs w:val="21"/>
          </w:rPr>
          <w:t>BERT</w:t>
        </w:r>
        <w:r w:rsidDel="0058307F">
          <w:rPr>
            <w:rFonts w:hint="eastAsia"/>
            <w:sz w:val="21"/>
            <w:szCs w:val="21"/>
          </w:rPr>
          <w:t>模型因其能够捕捉文本的非线性关系和语境特征，成为金融情绪研究的重要工具。</w:t>
        </w:r>
        <w:r w:rsidDel="0058307F">
          <w:rPr>
            <w:rFonts w:hint="eastAsia"/>
            <w:sz w:val="21"/>
            <w:szCs w:val="21"/>
          </w:rPr>
          <w:t>Huang</w:t>
        </w:r>
        <w:r w:rsidDel="0058307F">
          <w:rPr>
            <w:rFonts w:hint="eastAsia"/>
            <w:sz w:val="21"/>
            <w:szCs w:val="21"/>
          </w:rPr>
          <w:t>等（</w:t>
        </w:r>
        <w:r w:rsidDel="0058307F">
          <w:rPr>
            <w:rFonts w:hint="eastAsia"/>
            <w:sz w:val="21"/>
            <w:szCs w:val="21"/>
          </w:rPr>
          <w:t>2023</w:t>
        </w:r>
        <w:r w:rsidDel="0058307F">
          <w:rPr>
            <w:rFonts w:hint="eastAsia"/>
            <w:sz w:val="21"/>
            <w:szCs w:val="21"/>
          </w:rPr>
          <w:t>）</w:t>
        </w:r>
        <w:r w:rsidDel="0058307F">
          <w:rPr>
            <w:rStyle w:val="af9"/>
            <w:rFonts w:hint="eastAsia"/>
            <w:sz w:val="21"/>
            <w:szCs w:val="21"/>
          </w:rPr>
          <w:endnoteReference w:id="31"/>
        </w:r>
        <w:r w:rsidDel="0058307F">
          <w:rPr>
            <w:rFonts w:hint="eastAsia"/>
            <w:sz w:val="21"/>
            <w:szCs w:val="21"/>
          </w:rPr>
          <w:t>通过美国市场数据验证了</w:t>
        </w:r>
        <w:r w:rsidDel="0058307F">
          <w:rPr>
            <w:rFonts w:hint="eastAsia"/>
            <w:sz w:val="21"/>
            <w:szCs w:val="21"/>
          </w:rPr>
          <w:t>BERT</w:t>
        </w:r>
        <w:r w:rsidDel="0058307F">
          <w:rPr>
            <w:rFonts w:hint="eastAsia"/>
            <w:sz w:val="21"/>
            <w:szCs w:val="21"/>
          </w:rPr>
          <w:t>在情绪分类和回报预测中的优越性。而在中文环境下，</w:t>
        </w:r>
        <w:r w:rsidDel="0058307F">
          <w:rPr>
            <w:rFonts w:hint="eastAsia"/>
            <w:sz w:val="21"/>
            <w:szCs w:val="21"/>
          </w:rPr>
          <w:t>Shi</w:t>
        </w:r>
        <w:r w:rsidDel="0058307F">
          <w:rPr>
            <w:rFonts w:hint="eastAsia"/>
            <w:sz w:val="21"/>
            <w:szCs w:val="21"/>
          </w:rPr>
          <w:t>等（</w:t>
        </w:r>
        <w:r w:rsidDel="0058307F">
          <w:rPr>
            <w:rFonts w:hint="eastAsia"/>
            <w:sz w:val="21"/>
            <w:szCs w:val="21"/>
          </w:rPr>
          <w:t>2022</w:t>
        </w:r>
        <w:r w:rsidDel="0058307F">
          <w:rPr>
            <w:rFonts w:hint="eastAsia"/>
            <w:sz w:val="21"/>
            <w:szCs w:val="21"/>
          </w:rPr>
          <w:t>）</w:t>
        </w:r>
        <w:r w:rsidDel="0058307F">
          <w:rPr>
            <w:rStyle w:val="af9"/>
            <w:rFonts w:hint="eastAsia"/>
            <w:sz w:val="21"/>
            <w:szCs w:val="21"/>
          </w:rPr>
          <w:endnoteReference w:id="32"/>
        </w:r>
        <w:r w:rsidDel="0058307F">
          <w:rPr>
            <w:rFonts w:hint="eastAsia"/>
            <w:sz w:val="21"/>
            <w:szCs w:val="21"/>
          </w:rPr>
          <w:t>研究了</w:t>
        </w:r>
        <w:r w:rsidDel="0058307F">
          <w:rPr>
            <w:rFonts w:hint="eastAsia"/>
            <w:sz w:val="21"/>
            <w:szCs w:val="21"/>
          </w:rPr>
          <w:t>BERT</w:t>
        </w:r>
        <w:r w:rsidDel="0058307F">
          <w:rPr>
            <w:rFonts w:hint="eastAsia"/>
            <w:sz w:val="21"/>
            <w:szCs w:val="21"/>
          </w:rPr>
          <w:t>对股吧投资者情绪的分析能力。研究表明，</w:t>
        </w:r>
        <w:r w:rsidDel="0058307F">
          <w:rPr>
            <w:rFonts w:hint="eastAsia"/>
            <w:sz w:val="21"/>
            <w:szCs w:val="21"/>
          </w:rPr>
          <w:t xml:space="preserve">BERT </w:t>
        </w:r>
        <w:r w:rsidDel="0058307F">
          <w:rPr>
            <w:rFonts w:hint="eastAsia"/>
            <w:sz w:val="21"/>
            <w:szCs w:val="21"/>
          </w:rPr>
          <w:t>在分析股吧投资者情绪、预测个股收益方面具有显著优势。</w:t>
        </w:r>
        <w:r w:rsidRPr="007715B4" w:rsidDel="0058307F">
          <w:rPr>
            <w:rFonts w:hint="eastAsia"/>
            <w:sz w:val="21"/>
            <w:szCs w:val="21"/>
          </w:rPr>
          <w:t>RoBERTa</w:t>
        </w:r>
        <w:r w:rsidRPr="007715B4" w:rsidDel="0058307F">
          <w:rPr>
            <w:rFonts w:hint="eastAsia"/>
            <w:sz w:val="21"/>
            <w:szCs w:val="21"/>
          </w:rPr>
          <w:t>是对</w:t>
        </w:r>
        <w:r w:rsidRPr="007715B4" w:rsidDel="0058307F">
          <w:rPr>
            <w:rFonts w:hint="eastAsia"/>
            <w:sz w:val="21"/>
            <w:szCs w:val="21"/>
          </w:rPr>
          <w:t xml:space="preserve">BERT </w:t>
        </w:r>
        <w:r w:rsidRPr="007715B4" w:rsidDel="0058307F">
          <w:rPr>
            <w:rFonts w:hint="eastAsia"/>
            <w:sz w:val="21"/>
            <w:szCs w:val="21"/>
          </w:rPr>
          <w:t>的改进版本，它通过移除</w:t>
        </w:r>
        <w:r w:rsidRPr="007715B4" w:rsidDel="0058307F">
          <w:rPr>
            <w:rFonts w:hint="eastAsia"/>
            <w:sz w:val="21"/>
            <w:szCs w:val="21"/>
          </w:rPr>
          <w:t xml:space="preserve">BERT </w:t>
        </w:r>
        <w:r w:rsidRPr="007715B4" w:rsidDel="0058307F">
          <w:rPr>
            <w:rFonts w:hint="eastAsia"/>
            <w:sz w:val="21"/>
            <w:szCs w:val="21"/>
          </w:rPr>
          <w:t>训练中的一些限制来提高性能</w:t>
        </w:r>
        <w:r w:rsidDel="0058307F">
          <w:rPr>
            <w:rFonts w:hint="eastAsia"/>
            <w:sz w:val="21"/>
            <w:szCs w:val="21"/>
          </w:rPr>
          <w:t>。</w:t>
        </w:r>
        <w:r w:rsidDel="0058307F">
          <w:rPr>
            <w:rFonts w:hint="eastAsia"/>
            <w:sz w:val="21"/>
            <w:szCs w:val="21"/>
          </w:rPr>
          <w:t xml:space="preserve"> </w:t>
        </w:r>
        <w:r w:rsidDel="0058307F">
          <w:rPr>
            <w:sz w:val="21"/>
            <w:szCs w:val="21"/>
          </w:rPr>
          <w:br/>
        </w:r>
        <w:r w:rsidDel="0058307F">
          <w:rPr>
            <w:rFonts w:hint="eastAsia"/>
            <w:sz w:val="21"/>
            <w:szCs w:val="21"/>
          </w:rPr>
          <w:t xml:space="preserve">    </w:t>
        </w:r>
        <w:r w:rsidRPr="007715B4" w:rsidDel="0058307F">
          <w:rPr>
            <w:rFonts w:hint="eastAsia"/>
            <w:sz w:val="21"/>
            <w:szCs w:val="21"/>
          </w:rPr>
          <w:t>roberta-base-finetuned-jd-binary</w:t>
        </w:r>
        <w:r w:rsidRPr="007715B4" w:rsidDel="0058307F">
          <w:rPr>
            <w:rFonts w:hint="eastAsia"/>
            <w:sz w:val="21"/>
            <w:szCs w:val="21"/>
          </w:rPr>
          <w:t>是一个基于</w:t>
        </w:r>
        <w:r w:rsidRPr="007715B4" w:rsidDel="0058307F">
          <w:rPr>
            <w:rFonts w:hint="eastAsia"/>
            <w:sz w:val="21"/>
            <w:szCs w:val="21"/>
          </w:rPr>
          <w:t>Roberta</w:t>
        </w:r>
        <w:r w:rsidRPr="007715B4" w:rsidDel="0058307F">
          <w:rPr>
            <w:rFonts w:hint="eastAsia"/>
            <w:sz w:val="21"/>
            <w:szCs w:val="21"/>
          </w:rPr>
          <w:t>微调的中文情绪测度模型。该模型在中文新闻数据集上进行微调，训练数据使用了</w:t>
        </w:r>
        <w:r w:rsidRPr="007715B4" w:rsidDel="0058307F">
          <w:rPr>
            <w:rFonts w:hint="eastAsia"/>
            <w:sz w:val="21"/>
            <w:szCs w:val="21"/>
          </w:rPr>
          <w:t>5</w:t>
        </w:r>
        <w:r w:rsidRPr="007715B4" w:rsidDel="0058307F">
          <w:rPr>
            <w:rFonts w:hint="eastAsia"/>
            <w:sz w:val="21"/>
            <w:szCs w:val="21"/>
          </w:rPr>
          <w:t>个中文文本分类数据集。</w:t>
        </w:r>
        <w:r w:rsidRPr="007715B4" w:rsidDel="0058307F">
          <w:rPr>
            <w:rFonts w:hint="eastAsia"/>
            <w:sz w:val="21"/>
            <w:szCs w:val="21"/>
          </w:rPr>
          <w:t>JDfull</w:t>
        </w:r>
        <w:r w:rsidRPr="007715B4" w:rsidDel="0058307F">
          <w:rPr>
            <w:rFonts w:hint="eastAsia"/>
            <w:sz w:val="21"/>
            <w:szCs w:val="21"/>
          </w:rPr>
          <w:t>、</w:t>
        </w:r>
        <w:r w:rsidRPr="007715B4" w:rsidDel="0058307F">
          <w:rPr>
            <w:rFonts w:hint="eastAsia"/>
            <w:sz w:val="21"/>
            <w:szCs w:val="21"/>
          </w:rPr>
          <w:t>JDbinary</w:t>
        </w:r>
        <w:r w:rsidRPr="007715B4" w:rsidDel="0058307F">
          <w:rPr>
            <w:rFonts w:hint="eastAsia"/>
            <w:sz w:val="21"/>
            <w:szCs w:val="21"/>
          </w:rPr>
          <w:t>和大众点评数据集包含不同情感倾向的用户评论。凤凰网和中国新闻包含不同主题类别的新闻文章首段。适用于中文新闻情感分析。</w:t>
        </w:r>
        <w:r w:rsidR="0030079B" w:rsidDel="0058307F">
          <w:rPr>
            <w:rFonts w:hint="eastAsia"/>
            <w:sz w:val="21"/>
            <w:szCs w:val="21"/>
          </w:rPr>
          <w:t>本文采用了</w:t>
        </w:r>
        <w:r w:rsidR="0030079B" w:rsidRPr="007715B4" w:rsidDel="0058307F">
          <w:rPr>
            <w:rFonts w:hint="eastAsia"/>
            <w:sz w:val="21"/>
            <w:szCs w:val="21"/>
          </w:rPr>
          <w:t>roberta-base-finetuned-jd-binary</w:t>
        </w:r>
        <w:r w:rsidR="0030079B" w:rsidDel="0058307F">
          <w:rPr>
            <w:rFonts w:hint="eastAsia"/>
            <w:sz w:val="21"/>
            <w:szCs w:val="21"/>
          </w:rPr>
          <w:t>用于测度情绪，通过在</w:t>
        </w:r>
        <w:r w:rsidR="0030079B" w:rsidDel="0058307F">
          <w:rPr>
            <w:rFonts w:hint="eastAsia"/>
            <w:sz w:val="21"/>
            <w:szCs w:val="21"/>
          </w:rPr>
          <w:t>pytorch</w:t>
        </w:r>
        <w:r w:rsidR="0030079B" w:rsidDel="0058307F">
          <w:rPr>
            <w:rFonts w:hint="eastAsia"/>
            <w:sz w:val="21"/>
            <w:szCs w:val="21"/>
          </w:rPr>
          <w:t>中输入新闻文本以得到输出的情绪分数。</w:t>
        </w:r>
      </w:moveFrom>
    </w:p>
    <w:p w14:paraId="2ACA99C3" w14:textId="5B41B085" w:rsidR="00CF1744" w:rsidDel="0058307F" w:rsidRDefault="00067D79" w:rsidP="0030079B">
      <w:pPr>
        <w:ind w:firstLine="419"/>
        <w:rPr>
          <w:moveFrom w:id="132" w:author="生 卢" w:date="2025-07-03T17:53:00Z" w16du:dateUtc="2025-07-03T09:53:00Z"/>
          <w:sz w:val="21"/>
          <w:szCs w:val="21"/>
        </w:rPr>
      </w:pPr>
      <w:moveFrom w:id="133" w:author="生 卢" w:date="2025-07-03T17:53:00Z" w16du:dateUtc="2025-07-03T09:53:00Z">
        <w:r w:rsidDel="0058307F">
          <w:rPr>
            <w:rFonts w:hint="eastAsia"/>
            <w:sz w:val="21"/>
            <w:szCs w:val="21"/>
          </w:rPr>
          <w:t>（</w:t>
        </w:r>
        <w:r w:rsidR="007715B4" w:rsidDel="0058307F">
          <w:rPr>
            <w:rFonts w:hint="eastAsia"/>
            <w:sz w:val="21"/>
            <w:szCs w:val="21"/>
          </w:rPr>
          <w:t>3</w:t>
        </w:r>
        <w:r w:rsidDel="0058307F">
          <w:rPr>
            <w:rFonts w:hint="eastAsia"/>
            <w:sz w:val="21"/>
            <w:szCs w:val="21"/>
          </w:rPr>
          <w:t>）</w:t>
        </w:r>
        <w:r w:rsidR="007715B4" w:rsidDel="0058307F">
          <w:rPr>
            <w:rFonts w:hint="eastAsia"/>
            <w:sz w:val="21"/>
            <w:szCs w:val="21"/>
          </w:rPr>
          <w:t>大语言模型法。</w:t>
        </w:r>
        <w:r w:rsidR="0030079B" w:rsidRPr="0030079B" w:rsidDel="0058307F">
          <w:rPr>
            <w:rFonts w:hint="eastAsia"/>
            <w:sz w:val="21"/>
            <w:szCs w:val="21"/>
          </w:rPr>
          <w:t>DeepSeek</w:t>
        </w:r>
        <w:r w:rsidR="0030079B" w:rsidRPr="0030079B" w:rsidDel="0058307F">
          <w:rPr>
            <w:rFonts w:hint="eastAsia"/>
            <w:sz w:val="21"/>
            <w:szCs w:val="21"/>
          </w:rPr>
          <w:t>是由中国顶尖</w:t>
        </w:r>
        <w:r w:rsidR="0030079B" w:rsidRPr="0030079B" w:rsidDel="0058307F">
          <w:rPr>
            <w:rFonts w:hint="eastAsia"/>
            <w:sz w:val="21"/>
            <w:szCs w:val="21"/>
          </w:rPr>
          <w:t>AI</w:t>
        </w:r>
        <w:r w:rsidR="0030079B" w:rsidRPr="0030079B" w:rsidDel="0058307F">
          <w:rPr>
            <w:rFonts w:hint="eastAsia"/>
            <w:sz w:val="21"/>
            <w:szCs w:val="21"/>
          </w:rPr>
          <w:t>团队深度求索（</w:t>
        </w:r>
        <w:r w:rsidR="0030079B" w:rsidRPr="0030079B" w:rsidDel="0058307F">
          <w:rPr>
            <w:rFonts w:hint="eastAsia"/>
            <w:sz w:val="21"/>
            <w:szCs w:val="21"/>
          </w:rPr>
          <w:t>DeepSeek Inc.</w:t>
        </w:r>
        <w:r w:rsidR="0030079B" w:rsidRPr="0030079B" w:rsidDel="0058307F">
          <w:rPr>
            <w:rFonts w:hint="eastAsia"/>
            <w:sz w:val="21"/>
            <w:szCs w:val="21"/>
          </w:rPr>
          <w:t>）自主研发的通用大语言模型体系，其研发始于</w:t>
        </w:r>
        <w:r w:rsidR="0030079B" w:rsidRPr="0030079B" w:rsidDel="0058307F">
          <w:rPr>
            <w:rFonts w:hint="eastAsia"/>
            <w:sz w:val="21"/>
            <w:szCs w:val="21"/>
          </w:rPr>
          <w:t>2023</w:t>
        </w:r>
        <w:r w:rsidR="0030079B" w:rsidRPr="0030079B" w:rsidDel="0058307F">
          <w:rPr>
            <w:rFonts w:hint="eastAsia"/>
            <w:sz w:val="21"/>
            <w:szCs w:val="21"/>
          </w:rPr>
          <w:t>年，致力于突破认知智能的边界。作为国内首个全面对标</w:t>
        </w:r>
        <w:r w:rsidR="0030079B" w:rsidRPr="0030079B" w:rsidDel="0058307F">
          <w:rPr>
            <w:rFonts w:hint="eastAsia"/>
            <w:sz w:val="21"/>
            <w:szCs w:val="21"/>
          </w:rPr>
          <w:t>GPT-4</w:t>
        </w:r>
        <w:r w:rsidR="0030079B" w:rsidRPr="0030079B" w:rsidDel="0058307F">
          <w:rPr>
            <w:rFonts w:hint="eastAsia"/>
            <w:sz w:val="21"/>
            <w:szCs w:val="21"/>
          </w:rPr>
          <w:t>技术架构的</w:t>
        </w:r>
        <w:r w:rsidR="0030079B" w:rsidRPr="0030079B" w:rsidDel="0058307F">
          <w:rPr>
            <w:rFonts w:hint="eastAsia"/>
            <w:sz w:val="21"/>
            <w:szCs w:val="21"/>
          </w:rPr>
          <w:t>AI</w:t>
        </w:r>
        <w:r w:rsidR="0030079B" w:rsidRPr="0030079B" w:rsidDel="0058307F">
          <w:rPr>
            <w:rFonts w:hint="eastAsia"/>
            <w:sz w:val="21"/>
            <w:szCs w:val="21"/>
          </w:rPr>
          <w:t>大模型，</w:t>
        </w:r>
        <w:r w:rsidR="0030079B" w:rsidRPr="0030079B" w:rsidDel="0058307F">
          <w:rPr>
            <w:rFonts w:hint="eastAsia"/>
            <w:sz w:val="21"/>
            <w:szCs w:val="21"/>
          </w:rPr>
          <w:t>DeepSeek</w:t>
        </w:r>
        <w:r w:rsidR="0030079B" w:rsidRPr="0030079B" w:rsidDel="0058307F">
          <w:rPr>
            <w:rFonts w:hint="eastAsia"/>
            <w:sz w:val="21"/>
            <w:szCs w:val="21"/>
          </w:rPr>
          <w:t>系列涵盖从</w:t>
        </w:r>
        <w:r w:rsidR="0030079B" w:rsidRPr="0030079B" w:rsidDel="0058307F">
          <w:rPr>
            <w:rFonts w:hint="eastAsia"/>
            <w:sz w:val="21"/>
            <w:szCs w:val="21"/>
          </w:rPr>
          <w:t>7B</w:t>
        </w:r>
        <w:r w:rsidR="0030079B" w:rsidRPr="0030079B" w:rsidDel="0058307F">
          <w:rPr>
            <w:rFonts w:hint="eastAsia"/>
            <w:sz w:val="21"/>
            <w:szCs w:val="21"/>
          </w:rPr>
          <w:t>到超千亿参数的完整模型矩阵，在数学推理、代码生成、多轮对话等核心能力上达到国际领先水平。目前已衍生出</w:t>
        </w:r>
        <w:r w:rsidR="0030079B" w:rsidRPr="0030079B" w:rsidDel="0058307F">
          <w:rPr>
            <w:rFonts w:hint="eastAsia"/>
            <w:sz w:val="21"/>
            <w:szCs w:val="21"/>
          </w:rPr>
          <w:t>DeepSeek-R1</w:t>
        </w:r>
        <w:r w:rsidR="0030079B" w:rsidRPr="0030079B" w:rsidDel="0058307F">
          <w:rPr>
            <w:rFonts w:hint="eastAsia"/>
            <w:sz w:val="21"/>
            <w:szCs w:val="21"/>
          </w:rPr>
          <w:t>、</w:t>
        </w:r>
        <w:r w:rsidR="0030079B" w:rsidRPr="0030079B" w:rsidDel="0058307F">
          <w:rPr>
            <w:rFonts w:hint="eastAsia"/>
            <w:sz w:val="21"/>
            <w:szCs w:val="21"/>
          </w:rPr>
          <w:t>DeepSeek-V2</w:t>
        </w:r>
        <w:r w:rsidR="0030079B" w:rsidRPr="0030079B" w:rsidDel="0058307F">
          <w:rPr>
            <w:rFonts w:hint="eastAsia"/>
            <w:sz w:val="21"/>
            <w:szCs w:val="21"/>
          </w:rPr>
          <w:t>、</w:t>
        </w:r>
        <w:r w:rsidR="0030079B" w:rsidRPr="0030079B" w:rsidDel="0058307F">
          <w:rPr>
            <w:rFonts w:hint="eastAsia"/>
            <w:sz w:val="21"/>
            <w:szCs w:val="21"/>
          </w:rPr>
          <w:t>DeepSeek-V3</w:t>
        </w:r>
        <w:r w:rsidR="0030079B" w:rsidRPr="0030079B" w:rsidDel="0058307F">
          <w:rPr>
            <w:rFonts w:hint="eastAsia"/>
            <w:sz w:val="21"/>
            <w:szCs w:val="21"/>
          </w:rPr>
          <w:t>等多个版本，广泛应用于智能客服、教育辅助、金融分析等垂直领域。</w:t>
        </w:r>
        <w:r w:rsidR="0030079B" w:rsidDel="0058307F">
          <w:rPr>
            <w:rFonts w:hint="eastAsia"/>
            <w:sz w:val="21"/>
            <w:szCs w:val="21"/>
          </w:rPr>
          <w:t>本文采用了</w:t>
        </w:r>
        <w:r w:rsidR="0030079B" w:rsidDel="0058307F">
          <w:rPr>
            <w:rFonts w:hint="eastAsia"/>
            <w:sz w:val="21"/>
            <w:szCs w:val="21"/>
          </w:rPr>
          <w:t>Deepseek-V3,</w:t>
        </w:r>
        <w:r w:rsidR="00304816" w:rsidDel="0058307F">
          <w:rPr>
            <w:rFonts w:hint="eastAsia"/>
            <w:sz w:val="21"/>
            <w:szCs w:val="21"/>
          </w:rPr>
          <w:t xml:space="preserve"> </w:t>
        </w:r>
        <w:r w:rsidDel="0058307F">
          <w:rPr>
            <w:rFonts w:hint="eastAsia"/>
            <w:sz w:val="21"/>
            <w:szCs w:val="21"/>
          </w:rPr>
          <w:t>通过调用</w:t>
        </w:r>
        <w:r w:rsidDel="0058307F">
          <w:rPr>
            <w:rFonts w:hint="eastAsia"/>
            <w:sz w:val="21"/>
            <w:szCs w:val="21"/>
          </w:rPr>
          <w:t>api key</w:t>
        </w:r>
        <w:r w:rsidDel="0058307F">
          <w:rPr>
            <w:rFonts w:hint="eastAsia"/>
            <w:sz w:val="21"/>
            <w:szCs w:val="21"/>
          </w:rPr>
          <w:t>在本地批处理新闻文本与输入适当的</w:t>
        </w:r>
        <w:r w:rsidDel="0058307F">
          <w:rPr>
            <w:rFonts w:hint="eastAsia"/>
            <w:sz w:val="21"/>
            <w:szCs w:val="21"/>
          </w:rPr>
          <w:t>prompt</w:t>
        </w:r>
        <w:r w:rsidDel="0058307F">
          <w:rPr>
            <w:rFonts w:hint="eastAsia"/>
            <w:sz w:val="21"/>
            <w:szCs w:val="21"/>
          </w:rPr>
          <w:t>，可实现对新闻文本情绪的测度</w:t>
        </w:r>
        <w:r w:rsidR="00304816" w:rsidDel="0058307F">
          <w:rPr>
            <w:rFonts w:hint="eastAsia"/>
            <w:sz w:val="21"/>
            <w:szCs w:val="21"/>
          </w:rPr>
          <w:t>。本文输入的</w:t>
        </w:r>
        <w:r w:rsidR="00304816" w:rsidDel="0058307F">
          <w:rPr>
            <w:rFonts w:hint="eastAsia"/>
            <w:sz w:val="21"/>
            <w:szCs w:val="21"/>
          </w:rPr>
          <w:t>prompt</w:t>
        </w:r>
        <w:r w:rsidR="00304816" w:rsidDel="0058307F">
          <w:rPr>
            <w:rFonts w:hint="eastAsia"/>
            <w:sz w:val="21"/>
            <w:szCs w:val="21"/>
          </w:rPr>
          <w:t>是</w:t>
        </w:r>
        <w:r w:rsidR="00304816" w:rsidDel="0058307F">
          <w:rPr>
            <w:rFonts w:hint="eastAsia"/>
            <w:sz w:val="21"/>
            <w:szCs w:val="21"/>
          </w:rPr>
          <w:t xml:space="preserve"> </w:t>
        </w:r>
        <w:r w:rsidR="00304816" w:rsidDel="0058307F">
          <w:rPr>
            <w:rFonts w:hint="eastAsia"/>
            <w:sz w:val="21"/>
            <w:szCs w:val="21"/>
          </w:rPr>
          <w:t>“你是一个金融文本情感分析专家，请直接返回</w:t>
        </w:r>
        <w:r w:rsidR="00304816" w:rsidDel="0058307F">
          <w:rPr>
            <w:rFonts w:hint="eastAsia"/>
            <w:sz w:val="21"/>
            <w:szCs w:val="21"/>
          </w:rPr>
          <w:t>-1</w:t>
        </w:r>
        <w:r w:rsidR="00304816" w:rsidDel="0058307F">
          <w:rPr>
            <w:rFonts w:hint="eastAsia"/>
            <w:sz w:val="21"/>
            <w:szCs w:val="21"/>
          </w:rPr>
          <w:t>到</w:t>
        </w:r>
        <w:r w:rsidR="00304816" w:rsidDel="0058307F">
          <w:rPr>
            <w:rFonts w:hint="eastAsia"/>
            <w:sz w:val="21"/>
            <w:szCs w:val="21"/>
          </w:rPr>
          <w:t>1</w:t>
        </w:r>
        <w:r w:rsidR="00304816" w:rsidDel="0058307F">
          <w:rPr>
            <w:rFonts w:hint="eastAsia"/>
            <w:sz w:val="21"/>
            <w:szCs w:val="21"/>
          </w:rPr>
          <w:t>之间的数值，</w:t>
        </w:r>
        <w:r w:rsidR="00304816" w:rsidDel="0058307F">
          <w:rPr>
            <w:rFonts w:hint="eastAsia"/>
            <w:sz w:val="21"/>
            <w:szCs w:val="21"/>
          </w:rPr>
          <w:t>0</w:t>
        </w:r>
        <w:r w:rsidR="00304816" w:rsidDel="0058307F">
          <w:rPr>
            <w:rFonts w:hint="eastAsia"/>
            <w:sz w:val="21"/>
            <w:szCs w:val="21"/>
          </w:rPr>
          <w:t>表示中性，只返回数字不要其他内容。请分析以下文本的情感倾向（</w:t>
        </w:r>
        <w:r w:rsidR="00304816" w:rsidDel="0058307F">
          <w:rPr>
            <w:rFonts w:hint="eastAsia"/>
            <w:sz w:val="21"/>
            <w:szCs w:val="21"/>
          </w:rPr>
          <w:t>-1</w:t>
        </w:r>
        <w:r w:rsidR="00304816" w:rsidDel="0058307F">
          <w:rPr>
            <w:rFonts w:hint="eastAsia"/>
            <w:sz w:val="21"/>
            <w:szCs w:val="21"/>
          </w:rPr>
          <w:t>到</w:t>
        </w:r>
        <w:r w:rsidR="00304816" w:rsidDel="0058307F">
          <w:rPr>
            <w:rFonts w:hint="eastAsia"/>
            <w:sz w:val="21"/>
            <w:szCs w:val="21"/>
          </w:rPr>
          <w:t>1</w:t>
        </w:r>
        <w:r w:rsidR="00304816" w:rsidDel="0058307F">
          <w:rPr>
            <w:rFonts w:hint="eastAsia"/>
            <w:sz w:val="21"/>
            <w:szCs w:val="21"/>
          </w:rPr>
          <w:t>）。”</w:t>
        </w:r>
        <w:r w:rsidDel="0058307F">
          <w:rPr>
            <w:rFonts w:hint="eastAsia"/>
            <w:sz w:val="21"/>
            <w:szCs w:val="21"/>
          </w:rPr>
          <w:t>上述情绪测度采用的设</w:t>
        </w:r>
        <w:r w:rsidR="0030079B" w:rsidDel="0058307F">
          <w:rPr>
            <w:rFonts w:hint="eastAsia"/>
            <w:sz w:val="21"/>
            <w:szCs w:val="21"/>
          </w:rPr>
          <w:t>备均</w:t>
        </w:r>
        <w:r w:rsidDel="0058307F">
          <w:rPr>
            <w:rFonts w:hint="eastAsia"/>
            <w:sz w:val="21"/>
            <w:szCs w:val="21"/>
          </w:rPr>
          <w:t>为</w:t>
        </w:r>
        <w:r w:rsidDel="0058307F">
          <w:rPr>
            <w:rFonts w:hint="eastAsia"/>
            <w:sz w:val="21"/>
            <w:szCs w:val="21"/>
          </w:rPr>
          <w:t>Intel(R) Core(TM) i5-12500H CPU @2.50GHz and 16 GB RAM</w:t>
        </w:r>
        <w:r w:rsidDel="0058307F">
          <w:rPr>
            <w:rFonts w:hint="eastAsia"/>
            <w:sz w:val="21"/>
            <w:szCs w:val="21"/>
          </w:rPr>
          <w:t>，</w:t>
        </w:r>
        <w:r w:rsidDel="0058307F">
          <w:rPr>
            <w:rFonts w:hint="eastAsia"/>
            <w:sz w:val="21"/>
            <w:szCs w:val="21"/>
          </w:rPr>
          <w:t>python</w:t>
        </w:r>
        <w:r w:rsidDel="0058307F">
          <w:rPr>
            <w:rFonts w:hint="eastAsia"/>
            <w:sz w:val="21"/>
            <w:szCs w:val="21"/>
          </w:rPr>
          <w:t>环境为</w:t>
        </w:r>
        <w:r w:rsidDel="0058307F">
          <w:rPr>
            <w:rFonts w:hint="eastAsia"/>
            <w:sz w:val="21"/>
            <w:szCs w:val="21"/>
          </w:rPr>
          <w:t>3.9.1</w:t>
        </w:r>
        <w:r w:rsidDel="0058307F">
          <w:rPr>
            <w:rFonts w:hint="eastAsia"/>
            <w:sz w:val="21"/>
            <w:szCs w:val="21"/>
          </w:rPr>
          <w:t>。</w:t>
        </w:r>
      </w:moveFrom>
    </w:p>
    <w:moveFromRangeEnd w:id="120"/>
    <w:p w14:paraId="4C90E1FB" w14:textId="14875034" w:rsidR="00D47D81" w:rsidRDefault="00067D79" w:rsidP="00D47D81">
      <w:pPr>
        <w:pStyle w:val="2"/>
        <w:numPr>
          <w:ilvl w:val="0"/>
          <w:numId w:val="0"/>
        </w:numPr>
        <w:spacing w:before="78" w:after="78"/>
        <w:rPr>
          <w:b/>
          <w:szCs w:val="21"/>
        </w:rPr>
      </w:pPr>
      <w:commentRangeStart w:id="134"/>
      <w:r>
        <w:rPr>
          <w:rFonts w:hint="eastAsia"/>
          <w:b/>
          <w:szCs w:val="21"/>
        </w:rPr>
        <w:t>3.</w:t>
      </w:r>
      <w:ins w:id="135" w:author="生 卢" w:date="2025-07-03T17:54:00Z" w16du:dateUtc="2025-07-03T09:54:00Z">
        <w:r w:rsidR="0058307F">
          <w:rPr>
            <w:rFonts w:hint="eastAsia"/>
            <w:b/>
            <w:szCs w:val="21"/>
          </w:rPr>
          <w:t>3</w:t>
        </w:r>
      </w:ins>
      <w:del w:id="136" w:author="生 卢" w:date="2025-07-03T17:54:00Z" w16du:dateUtc="2025-07-03T09:54:00Z">
        <w:r w:rsidDel="0058307F">
          <w:rPr>
            <w:rFonts w:hint="eastAsia"/>
            <w:b/>
            <w:szCs w:val="21"/>
          </w:rPr>
          <w:delText>4</w:delText>
        </w:r>
        <w:r w:rsidDel="0058307F">
          <w:rPr>
            <w:b/>
            <w:szCs w:val="21"/>
          </w:rPr>
          <w:delText xml:space="preserve"> </w:delText>
        </w:r>
      </w:del>
      <w:r>
        <w:rPr>
          <w:b/>
          <w:szCs w:val="21"/>
        </w:rPr>
        <w:t xml:space="preserve"> </w:t>
      </w:r>
      <w:r>
        <w:rPr>
          <w:rFonts w:hint="eastAsia"/>
          <w:b/>
          <w:szCs w:val="21"/>
        </w:rPr>
        <w:t>模型设计</w:t>
      </w:r>
      <w:commentRangeEnd w:id="134"/>
      <w:r w:rsidR="00D204A8">
        <w:rPr>
          <w:rStyle w:val="afd"/>
          <w:rFonts w:eastAsia="宋体"/>
          <w:kern w:val="2"/>
        </w:rPr>
        <w:commentReference w:id="134"/>
      </w:r>
    </w:p>
    <w:p w14:paraId="0DF25470" w14:textId="4ED6E54A" w:rsidR="0058307F" w:rsidRDefault="0058307F" w:rsidP="0058307F">
      <w:pPr>
        <w:rPr>
          <w:ins w:id="137" w:author="生 卢" w:date="2025-07-03T17:55:00Z" w16du:dateUtc="2025-07-03T09:55:00Z"/>
          <w:sz w:val="21"/>
          <w:szCs w:val="21"/>
        </w:rPr>
      </w:pPr>
      <w:ins w:id="138" w:author="生 卢" w:date="2025-07-03T17:54:00Z" w16du:dateUtc="2025-07-03T09:54:00Z">
        <w:r>
          <w:rPr>
            <w:rFonts w:hint="eastAsia"/>
            <w:sz w:val="21"/>
            <w:szCs w:val="21"/>
          </w:rPr>
          <w:t xml:space="preserve">3.3.1 </w:t>
        </w:r>
        <w:r>
          <w:rPr>
            <w:rFonts w:hint="eastAsia"/>
            <w:sz w:val="21"/>
            <w:szCs w:val="21"/>
          </w:rPr>
          <w:t>基准回归</w:t>
        </w:r>
      </w:ins>
    </w:p>
    <w:p w14:paraId="6D92F474" w14:textId="77777777" w:rsidR="0058307F" w:rsidRDefault="0058307F" w:rsidP="0058307F">
      <w:pPr>
        <w:rPr>
          <w:ins w:id="139" w:author="生 卢" w:date="2025-07-03T17:54:00Z" w16du:dateUtc="2025-07-03T09:54:00Z"/>
          <w:rFonts w:hint="eastAsia"/>
          <w:sz w:val="21"/>
          <w:szCs w:val="21"/>
        </w:rPr>
      </w:pPr>
    </w:p>
    <w:p w14:paraId="4CEF6395" w14:textId="13513676" w:rsidR="0058307F" w:rsidRDefault="0058307F" w:rsidP="0058307F">
      <w:pPr>
        <w:rPr>
          <w:ins w:id="140" w:author="生 卢" w:date="2025-07-03T17:54:00Z" w16du:dateUtc="2025-07-03T09:54:00Z"/>
          <w:rFonts w:hint="eastAsia"/>
          <w:sz w:val="21"/>
          <w:szCs w:val="21"/>
        </w:rPr>
        <w:pPrChange w:id="141" w:author="生 卢" w:date="2025-07-03T17:54:00Z" w16du:dateUtc="2025-07-03T09:54:00Z">
          <w:pPr>
            <w:ind w:firstLine="419"/>
          </w:pPr>
        </w:pPrChange>
      </w:pPr>
      <w:ins w:id="142" w:author="生 卢" w:date="2025-07-03T17:54:00Z" w16du:dateUtc="2025-07-03T09:54:00Z">
        <w:r>
          <w:rPr>
            <w:rFonts w:hint="eastAsia"/>
            <w:sz w:val="21"/>
            <w:szCs w:val="21"/>
          </w:rPr>
          <w:t>3.3.</w:t>
        </w:r>
      </w:ins>
      <w:ins w:id="143" w:author="生 卢" w:date="2025-07-03T17:55:00Z" w16du:dateUtc="2025-07-03T09:55:00Z">
        <w:r>
          <w:rPr>
            <w:rFonts w:hint="eastAsia"/>
            <w:sz w:val="21"/>
            <w:szCs w:val="21"/>
          </w:rPr>
          <w:t xml:space="preserve">2 </w:t>
        </w:r>
        <w:r>
          <w:rPr>
            <w:rFonts w:hint="eastAsia"/>
            <w:sz w:val="21"/>
            <w:szCs w:val="21"/>
          </w:rPr>
          <w:t>双重差分</w:t>
        </w:r>
      </w:ins>
    </w:p>
    <w:p w14:paraId="54A33F88" w14:textId="3DA56A78" w:rsidR="00CF1744" w:rsidRPr="0030079B" w:rsidRDefault="00067D79" w:rsidP="00D47D81">
      <w:pPr>
        <w:ind w:firstLine="419"/>
        <w:rPr>
          <w:sz w:val="21"/>
          <w:szCs w:val="21"/>
        </w:rPr>
      </w:pPr>
      <w:r>
        <w:rPr>
          <w:rFonts w:hint="eastAsia"/>
          <w:sz w:val="21"/>
          <w:szCs w:val="21"/>
        </w:rPr>
        <w:t>金融新闻及其影响可被看作是对个股的一项外生冲击，对于这种冲击的处理效应，可以使用</w:t>
      </w:r>
      <w:r>
        <w:rPr>
          <w:rFonts w:hint="eastAsia"/>
          <w:sz w:val="21"/>
          <w:szCs w:val="21"/>
        </w:rPr>
        <w:t>DID</w:t>
      </w:r>
      <w:r>
        <w:rPr>
          <w:rFonts w:hint="eastAsia"/>
          <w:sz w:val="21"/>
          <w:szCs w:val="21"/>
        </w:rPr>
        <w:t>方法进行分析（黄炜，</w:t>
      </w:r>
      <w:r>
        <w:rPr>
          <w:rFonts w:hint="eastAsia"/>
          <w:sz w:val="21"/>
          <w:szCs w:val="21"/>
        </w:rPr>
        <w:t>2011</w:t>
      </w:r>
      <w:r>
        <w:rPr>
          <w:rFonts w:hint="eastAsia"/>
          <w:sz w:val="21"/>
          <w:szCs w:val="21"/>
        </w:rPr>
        <w:t>）</w:t>
      </w:r>
      <w:r>
        <w:rPr>
          <w:rStyle w:val="af9"/>
          <w:rFonts w:hint="eastAsia"/>
          <w:sz w:val="21"/>
          <w:szCs w:val="21"/>
        </w:rPr>
        <w:endnoteReference w:id="33"/>
      </w:r>
      <w:r>
        <w:rPr>
          <w:rFonts w:hint="eastAsia"/>
          <w:sz w:val="21"/>
          <w:szCs w:val="21"/>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是真实财经新闻。</w:t>
      </w:r>
    </w:p>
    <w:p w14:paraId="15C92585" w14:textId="77777777" w:rsidR="00CF1744" w:rsidRDefault="00067D79">
      <w:pPr>
        <w:ind w:firstLineChars="200" w:firstLine="420"/>
        <w:rPr>
          <w:sz w:val="21"/>
          <w:szCs w:val="21"/>
        </w:rPr>
      </w:pPr>
      <w:r>
        <w:rPr>
          <w:rFonts w:hint="eastAsia"/>
          <w:sz w:val="21"/>
          <w:szCs w:val="21"/>
        </w:rPr>
        <w:t>因此，本文将那些经由澄清公告证实的新闻作为控制组，将那些经由澄清公告证伪的新闻作为处理组。由于处理组和控制组之间并非泾渭分明，即控制组完全不受新闻影响，因此双重差分得出的估计系数应为新闻的虚假性所带来的影响，而非虚假财经新闻的冲击本身。</w:t>
      </w:r>
    </w:p>
    <w:p w14:paraId="60B11304" w14:textId="77777777" w:rsidR="00CF1744" w:rsidRDefault="00067D79">
      <w:pPr>
        <w:ind w:firstLineChars="200" w:firstLine="420"/>
        <w:rPr>
          <w:sz w:val="21"/>
          <w:szCs w:val="21"/>
        </w:rPr>
      </w:pPr>
      <w:r>
        <w:rPr>
          <w:rFonts w:hint="eastAsia"/>
          <w:sz w:val="21"/>
          <w:szCs w:val="21"/>
        </w:rPr>
        <w:t>本文设置两个虚拟变量</w:t>
      </w:r>
      <w:r>
        <w:rPr>
          <w:rFonts w:hint="eastAsia"/>
          <w:sz w:val="21"/>
          <w:szCs w:val="21"/>
        </w:rPr>
        <w:t>post</w:t>
      </w:r>
      <w:r>
        <w:rPr>
          <w:rFonts w:hint="eastAsia"/>
          <w:sz w:val="21"/>
          <w:szCs w:val="21"/>
        </w:rPr>
        <w:t>与</w:t>
      </w:r>
      <w:r>
        <w:rPr>
          <w:rFonts w:hint="eastAsia"/>
          <w:sz w:val="21"/>
          <w:szCs w:val="21"/>
        </w:rPr>
        <w:t>false</w:t>
      </w:r>
      <w:r>
        <w:rPr>
          <w:rFonts w:hint="eastAsia"/>
          <w:sz w:val="21"/>
          <w:szCs w:val="21"/>
        </w:rPr>
        <w:t>，其中</w:t>
      </w:r>
      <w:r>
        <w:rPr>
          <w:rFonts w:hint="eastAsia"/>
          <w:sz w:val="21"/>
          <w:szCs w:val="21"/>
        </w:rPr>
        <w:t>post = 1</w:t>
      </w:r>
      <w:r>
        <w:rPr>
          <w:rFonts w:hint="eastAsia"/>
          <w:sz w:val="21"/>
          <w:szCs w:val="21"/>
        </w:rPr>
        <w:t>表示新闻发布日之后，</w:t>
      </w:r>
      <w:r>
        <w:rPr>
          <w:rFonts w:hint="eastAsia"/>
          <w:sz w:val="21"/>
          <w:szCs w:val="21"/>
        </w:rPr>
        <w:t>post = 0</w:t>
      </w:r>
      <w:r>
        <w:rPr>
          <w:rFonts w:hint="eastAsia"/>
          <w:sz w:val="21"/>
          <w:szCs w:val="21"/>
        </w:rPr>
        <w:t>表示新闻发布日之前；</w:t>
      </w:r>
      <w:r>
        <w:rPr>
          <w:rFonts w:hint="eastAsia"/>
          <w:sz w:val="21"/>
          <w:szCs w:val="21"/>
        </w:rPr>
        <w:t>false = 1</w:t>
      </w:r>
      <w:r>
        <w:rPr>
          <w:rFonts w:hint="eastAsia"/>
          <w:sz w:val="21"/>
          <w:szCs w:val="21"/>
        </w:rPr>
        <w:t>表示为虚假财经新闻</w:t>
      </w:r>
      <w:r>
        <w:rPr>
          <w:rFonts w:hint="eastAsia"/>
          <w:sz w:val="21"/>
          <w:szCs w:val="21"/>
        </w:rPr>
        <w:t>,false = 0</w:t>
      </w:r>
      <w:r>
        <w:rPr>
          <w:rFonts w:hint="eastAsia"/>
          <w:sz w:val="21"/>
          <w:szCs w:val="21"/>
        </w:rPr>
        <w:t>表示为真实财经新闻。根据上述变量设置，可将</w:t>
      </w:r>
      <w:r>
        <w:rPr>
          <w:rFonts w:hint="eastAsia"/>
          <w:sz w:val="21"/>
          <w:szCs w:val="21"/>
        </w:rPr>
        <w:t>DID</w:t>
      </w:r>
      <w:r>
        <w:rPr>
          <w:rFonts w:hint="eastAsia"/>
          <w:sz w:val="21"/>
          <w:szCs w:val="21"/>
        </w:rPr>
        <w:t>方法的基准回归模型表述为如下形式：</w:t>
      </w:r>
    </w:p>
    <w:p w14:paraId="04336709" w14:textId="6FD56D9B" w:rsidR="00CF1744" w:rsidRDefault="00000000">
      <w:pPr>
        <w:jc w:val="center"/>
        <w:rPr>
          <w:bCs/>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r>
                    <w:rPr>
                      <w:rFonts w:ascii="Cambria Math" w:hAnsi="Cambria Math"/>
                      <w:sz w:val="21"/>
                      <w:szCs w:val="21"/>
                    </w:rPr>
                    <m:t>post</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it</m:t>
                  </m:r>
                </m:sub>
              </m:sSub>
              <m:r>
                <w:rPr>
                  <w:rFonts w:ascii="Cambria Math" w:hAnsi="Cambria Math"/>
                  <w:sz w:val="21"/>
                  <w:szCs w:val="21"/>
                </w:rPr>
                <m:t>+</m:t>
              </m:r>
            </m:e>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sSub>
                <m:sSubPr>
                  <m:ctrlPr>
                    <w:rPr>
                      <w:rFonts w:ascii="Cambria Math" w:hAnsi="Cambria Math"/>
                      <w:i/>
                      <w:sz w:val="21"/>
                      <w:szCs w:val="21"/>
                    </w:rPr>
                  </m:ctrlPr>
                </m:sSubPr>
                <m:e>
                  <m:r>
                    <w:rPr>
                      <w:rFonts w:ascii="Cambria Math" w:hAnsi="Cambria Math"/>
                      <w:sz w:val="21"/>
                      <w:szCs w:val="21"/>
                    </w:rPr>
                    <m:t>post</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4</m:t>
                  </m:r>
                </m:sub>
              </m:sSub>
              <m:sSub>
                <m:sSubPr>
                  <m:ctrlPr>
                    <w:rPr>
                      <w:rFonts w:ascii="Cambria Math" w:hAnsi="Cambria Math"/>
                      <w:i/>
                      <w:sz w:val="21"/>
                      <w:szCs w:val="21"/>
                    </w:rPr>
                  </m:ctrlPr>
                </m:sSubPr>
                <m:e>
                  <m:r>
                    <w:rPr>
                      <w:rFonts w:ascii="Cambria Math" w:hAnsi="Cambria Math"/>
                      <w:sz w:val="21"/>
                      <w:szCs w:val="21"/>
                    </w:rPr>
                    <m:t>Z</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4</m:t>
                  </m:r>
                </m:e>
              </m:d>
            </m:e>
          </m:eqArr>
        </m:oMath>
      </m:oMathPara>
    </w:p>
    <w:p w14:paraId="43046AEF" w14:textId="77777777" w:rsidR="00CF1744" w:rsidRDefault="00067D79">
      <w:pPr>
        <w:ind w:firstLineChars="200" w:firstLine="420"/>
        <w:jc w:val="left"/>
        <w:rPr>
          <w:sz w:val="21"/>
          <w:szCs w:val="21"/>
        </w:rPr>
      </w:pPr>
      <w:r>
        <w:rPr>
          <w:rFonts w:hint="eastAsia"/>
          <w:sz w:val="21"/>
          <w:szCs w:val="21"/>
        </w:rPr>
        <w:t>其中，下标</w:t>
      </w:r>
      <w:proofErr w:type="spellStart"/>
      <w:r>
        <w:rPr>
          <w:rFonts w:hint="eastAsia"/>
          <w:sz w:val="21"/>
          <w:szCs w:val="21"/>
        </w:rPr>
        <w:t>i</w:t>
      </w:r>
      <w:proofErr w:type="spellEnd"/>
      <w:r>
        <w:rPr>
          <w:rFonts w:hint="eastAsia"/>
          <w:sz w:val="21"/>
          <w:szCs w:val="21"/>
        </w:rPr>
        <w:t>表示第</w:t>
      </w:r>
      <w:proofErr w:type="spellStart"/>
      <w:r>
        <w:rPr>
          <w:rFonts w:hint="eastAsia"/>
          <w:sz w:val="21"/>
          <w:szCs w:val="21"/>
        </w:rPr>
        <w:t>i</w:t>
      </w:r>
      <w:proofErr w:type="spellEnd"/>
      <w:proofErr w:type="gramStart"/>
      <w:r>
        <w:rPr>
          <w:rFonts w:hint="eastAsia"/>
          <w:sz w:val="21"/>
          <w:szCs w:val="21"/>
        </w:rPr>
        <w:t>个</w:t>
      </w:r>
      <w:proofErr w:type="gramEnd"/>
      <w:r>
        <w:rPr>
          <w:rFonts w:hint="eastAsia"/>
          <w:sz w:val="21"/>
          <w:szCs w:val="21"/>
        </w:rPr>
        <w:t>股票，下标</w:t>
      </w:r>
      <w:r>
        <w:rPr>
          <w:rFonts w:hint="eastAsia"/>
          <w:sz w:val="21"/>
          <w:szCs w:val="21"/>
        </w:rPr>
        <w:t>t</w:t>
      </w:r>
      <w:r>
        <w:rPr>
          <w:rFonts w:hint="eastAsia"/>
          <w:sz w:val="21"/>
          <w:szCs w:val="21"/>
        </w:rPr>
        <w:t>表示第</w:t>
      </w:r>
      <w:r>
        <w:rPr>
          <w:sz w:val="21"/>
          <w:szCs w:val="21"/>
        </w:rPr>
        <w:t>t</w:t>
      </w:r>
      <w:r>
        <w:rPr>
          <w:sz w:val="21"/>
          <w:szCs w:val="21"/>
        </w:rPr>
        <w:t>天，</w:t>
      </w:r>
      <w:r>
        <w:rPr>
          <w:sz w:val="21"/>
          <w:szCs w:val="21"/>
        </w:rPr>
        <w:t>Z</w:t>
      </w:r>
      <w:r>
        <w:rPr>
          <w:sz w:val="21"/>
          <w:szCs w:val="21"/>
        </w:rPr>
        <w:t>代表一系列控制变量，</w:t>
      </w:r>
      <w:r>
        <w:rPr>
          <w:sz w:val="21"/>
          <w:szCs w:val="21"/>
        </w:rPr>
        <w:t>ϵ</w:t>
      </w:r>
      <w:r>
        <w:rPr>
          <w:sz w:val="21"/>
          <w:szCs w:val="21"/>
        </w:rPr>
        <w:t>为随机扰动项，</w:t>
      </w:r>
      <w:r>
        <w:rPr>
          <w:rFonts w:hint="eastAsia"/>
          <w:sz w:val="21"/>
          <w:szCs w:val="21"/>
        </w:rPr>
        <w:t>被解释变量</w:t>
      </w:r>
      <m:oMath>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oMath>
      <w:r>
        <w:rPr>
          <w:rFonts w:hint="eastAsia"/>
          <w:sz w:val="21"/>
          <w:szCs w:val="21"/>
        </w:rPr>
        <w:t>为个股</w:t>
      </w:r>
      <w:proofErr w:type="spellStart"/>
      <w:r>
        <w:rPr>
          <w:rFonts w:hint="eastAsia"/>
          <w:sz w:val="21"/>
          <w:szCs w:val="21"/>
        </w:rPr>
        <w:t>i</w:t>
      </w:r>
      <w:proofErr w:type="spellEnd"/>
      <w:r>
        <w:rPr>
          <w:rFonts w:hint="eastAsia"/>
          <w:sz w:val="21"/>
          <w:szCs w:val="21"/>
        </w:rPr>
        <w:t>在</w:t>
      </w:r>
      <w:r>
        <w:rPr>
          <w:rFonts w:hint="eastAsia"/>
          <w:sz w:val="21"/>
          <w:szCs w:val="21"/>
        </w:rPr>
        <w:t>t</w:t>
      </w:r>
      <w:r>
        <w:rPr>
          <w:rFonts w:hint="eastAsia"/>
          <w:sz w:val="21"/>
          <w:szCs w:val="21"/>
        </w:rPr>
        <w:t>是的异常收益率。</w:t>
      </w:r>
      <w:r>
        <w:rPr>
          <w:rFonts w:hint="eastAsia"/>
          <w:sz w:val="21"/>
          <w:szCs w:val="21"/>
        </w:rPr>
        <w:t>DID</w:t>
      </w:r>
      <w:r>
        <w:rPr>
          <w:rFonts w:hint="eastAsia"/>
          <w:sz w:val="21"/>
          <w:szCs w:val="21"/>
        </w:rPr>
        <w:t>的各参数如表</w:t>
      </w:r>
      <w:r>
        <w:rPr>
          <w:rFonts w:hint="eastAsia"/>
          <w:sz w:val="21"/>
          <w:szCs w:val="21"/>
        </w:rPr>
        <w:t>2</w:t>
      </w:r>
      <w:r>
        <w:rPr>
          <w:rFonts w:hint="eastAsia"/>
          <w:sz w:val="21"/>
          <w:szCs w:val="21"/>
        </w:rPr>
        <w:t>所示。</w:t>
      </w:r>
    </w:p>
    <w:p w14:paraId="7A005E59" w14:textId="33FFC7FD" w:rsidR="00CF1744" w:rsidRDefault="00104BEF">
      <w:pPr>
        <w:ind w:firstLineChars="200" w:firstLine="360"/>
        <w:jc w:val="left"/>
        <w:rPr>
          <w:sz w:val="21"/>
          <w:szCs w:val="21"/>
        </w:rPr>
      </w:pPr>
      <w:r>
        <w:rPr>
          <w:noProof/>
        </w:rPr>
        <mc:AlternateContent>
          <mc:Choice Requires="wps">
            <w:drawing>
              <wp:anchor distT="0" distB="0" distL="114300" distR="114300" simplePos="0" relativeHeight="251660288" behindDoc="0" locked="0" layoutInCell="1" allowOverlap="1" wp14:anchorId="708561C3" wp14:editId="3E22D078">
                <wp:simplePos x="0" y="0"/>
                <wp:positionH relativeFrom="column">
                  <wp:posOffset>3399790</wp:posOffset>
                </wp:positionH>
                <wp:positionV relativeFrom="paragraph">
                  <wp:posOffset>2758440</wp:posOffset>
                </wp:positionV>
                <wp:extent cx="2640965" cy="635"/>
                <wp:effectExtent l="0" t="0" r="6985" b="3810"/>
                <wp:wrapTopAndBottom/>
                <wp:docPr id="1832707871" name="文本框 1"/>
                <wp:cNvGraphicFramePr/>
                <a:graphic xmlns:a="http://schemas.openxmlformats.org/drawingml/2006/main">
                  <a:graphicData uri="http://schemas.microsoft.com/office/word/2010/wordprocessingShape">
                    <wps:wsp>
                      <wps:cNvSpPr txBox="1"/>
                      <wps:spPr>
                        <a:xfrm>
                          <a:off x="0" y="0"/>
                          <a:ext cx="2640965" cy="635"/>
                        </a:xfrm>
                        <a:prstGeom prst="rect">
                          <a:avLst/>
                        </a:prstGeom>
                        <a:solidFill>
                          <a:prstClr val="white"/>
                        </a:solidFill>
                        <a:ln>
                          <a:noFill/>
                        </a:ln>
                      </wps:spPr>
                      <wps:txbx>
                        <w:txbxContent>
                          <w:p w14:paraId="25B86D9C" w14:textId="12A16D6D" w:rsidR="00104BEF" w:rsidRDefault="00104BEF" w:rsidP="00104BEF">
                            <w:pPr>
                              <w:pStyle w:val="a5"/>
                              <w:ind w:firstLine="360"/>
                              <w:jc w:val="center"/>
                              <w:rPr>
                                <w:rFonts w:ascii="Times New Roman" w:eastAsia="宋体" w:hAnsi="Times New Roman"/>
                                <w:sz w:val="2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1</w:t>
                            </w:r>
                            <w:r>
                              <w:fldChar w:fldCharType="end"/>
                            </w:r>
                            <w:r>
                              <w:rPr>
                                <w:rFonts w:hint="eastAsia"/>
                              </w:rPr>
                              <w:t>股票异常收益率（分组）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08561C3" id="_x0000_t202" coordsize="21600,21600" o:spt="202" path="m,l,21600r21600,l21600,xe">
                <v:stroke joinstyle="miter"/>
                <v:path gradientshapeok="t" o:connecttype="rect"/>
              </v:shapetype>
              <v:shape id="文本框 1" o:spid="_x0000_s1026" type="#_x0000_t202" style="position:absolute;left:0;text-align:left;margin-left:267.7pt;margin-top:217.2pt;width:207.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" stroked="f">
                <v:textbox style="mso-fit-shape-to-text:t" inset="0,0,0,0">
                  <w:txbxContent>
                    <w:p w14:paraId="25B86D9C" w14:textId="12A16D6D" w:rsidR="00104BEF" w:rsidRDefault="00104BEF" w:rsidP="00104BEF">
                      <w:pPr>
                        <w:pStyle w:val="a5"/>
                        <w:ind w:firstLine="360"/>
                        <w:jc w:val="center"/>
                        <w:rPr>
                          <w:rFonts w:ascii="Times New Roman" w:eastAsia="宋体" w:hAnsi="Times New Roman"/>
                          <w:sz w:val="2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1</w:t>
                      </w:r>
                      <w:r>
                        <w:fldChar w:fldCharType="end"/>
                      </w:r>
                      <w:r>
                        <w:rPr>
                          <w:rFonts w:hint="eastAsia"/>
                        </w:rPr>
                        <w:t>股票异常收益率（分组）</w:t>
                      </w:r>
                    </w:p>
                  </w:txbxContent>
                </v:textbox>
                <w10:wrap type="topAndBottom"/>
              </v:shape>
            </w:pict>
          </mc:Fallback>
        </mc:AlternateContent>
      </w:r>
      <w:r>
        <w:rPr>
          <w:rFonts w:hint="eastAsia"/>
          <w:sz w:val="21"/>
          <w:szCs w:val="21"/>
        </w:rPr>
        <w:t>由回归方程（</w:t>
      </w:r>
      <w:r>
        <w:rPr>
          <w:rFonts w:hint="eastAsia"/>
          <w:sz w:val="21"/>
          <w:szCs w:val="21"/>
        </w:rPr>
        <w:t>5</w:t>
      </w:r>
      <w:r>
        <w:rPr>
          <w:rFonts w:hint="eastAsia"/>
          <w:sz w:val="21"/>
          <w:szCs w:val="21"/>
        </w:rPr>
        <w:t>）可得，对于受到虚假财经新闻影响的个股而言，虚假财经新闻发布前后的异常收益率情况分别是</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，因此异常收益率在发布前后的变化幅度为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，其中既受到新闻发布的影响，也受到新闻是虚假的这一因素的影响。（分段插入）同样的，对于其他受到真实财经新闻影响的个股</w:t>
      </w:r>
      <w:r>
        <w:rPr>
          <w:rFonts w:hint="eastAsia"/>
          <w:sz w:val="21"/>
          <w:szCs w:val="21"/>
        </w:rPr>
        <w:t>(post = 0)</w:t>
      </w:r>
      <w:r>
        <w:rPr>
          <w:rFonts w:hint="eastAsia"/>
          <w:sz w:val="21"/>
          <w:szCs w:val="21"/>
        </w:rPr>
        <w:t>，新闻发布前后的异常收益率分别是</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，因此受到真实财经新闻影响的个股在真实财经新闻发布前后异常收益率的变化为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oMath>
      <w:r>
        <w:rPr>
          <w:rFonts w:hint="eastAsia"/>
          <w:sz w:val="21"/>
          <w:szCs w:val="21"/>
        </w:rPr>
        <w:t>，这个差异涉及到新闻发布的影响，但没有涉及到新闻的虚假性的影响。用处理组在新闻发布前后异常收益率的差异减去控制组在新闻发布后异常收益率的差异，可以得到新闻是虚假的这一因素对个股异常收益率的</w:t>
      </w:r>
      <w:proofErr w:type="gramStart"/>
      <w:r>
        <w:rPr>
          <w:rFonts w:hint="eastAsia"/>
          <w:sz w:val="21"/>
          <w:szCs w:val="21"/>
        </w:rPr>
        <w:t>净影响</w:t>
      </w:r>
      <w:proofErr w:type="gramEnd"/>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hint="eastAsia"/>
          <w:sz w:val="21"/>
          <w:szCs w:val="21"/>
        </w:rPr>
        <w:t>，如果新闻的虚假性的确实对个股的异常收益率有影响，那么这个影响应该显著为负。</w:t>
      </w:r>
    </w:p>
    <w:p w14:paraId="7B308586" w14:textId="77777777" w:rsidR="00CF1744" w:rsidRDefault="00067D79">
      <w:pPr>
        <w:ind w:firstLineChars="200" w:firstLine="420"/>
        <w:rPr>
          <w:sz w:val="21"/>
          <w:szCs w:val="21"/>
        </w:rPr>
      </w:pPr>
      <w:r>
        <w:rPr>
          <w:rFonts w:hint="eastAsia"/>
          <w:sz w:val="21"/>
          <w:szCs w:val="21"/>
        </w:rPr>
        <w:t>利用</w:t>
      </w:r>
      <w:r>
        <w:rPr>
          <w:rFonts w:hint="eastAsia"/>
          <w:sz w:val="21"/>
          <w:szCs w:val="21"/>
        </w:rPr>
        <w:t>DID</w:t>
      </w:r>
      <w:r>
        <w:rPr>
          <w:rFonts w:hint="eastAsia"/>
          <w:sz w:val="21"/>
          <w:szCs w:val="21"/>
        </w:rPr>
        <w:t>方法，最为重要的是处理组和控制组必须满足平行趋势假设，即如果不存在虚假</w:t>
      </w:r>
    </w:p>
    <w:p w14:paraId="0F7F5600" w14:textId="77777777" w:rsidR="00CF1744" w:rsidRDefault="00067D79">
      <w:pPr>
        <w:jc w:val="left"/>
        <w:rPr>
          <w:sz w:val="21"/>
          <w:szCs w:val="21"/>
        </w:rPr>
      </w:pPr>
      <w:r>
        <w:rPr>
          <w:rFonts w:hint="eastAsia"/>
          <w:sz w:val="21"/>
          <w:szCs w:val="21"/>
        </w:rPr>
        <w:t>财经新闻，换言之，新闻都是真实的，那么受到新闻影响的个股的异常收益率并不存在系统性差异。本文按照新闻真伪</w:t>
      </w:r>
      <w:proofErr w:type="gramStart"/>
      <w:r>
        <w:rPr>
          <w:rFonts w:hint="eastAsia"/>
          <w:sz w:val="21"/>
          <w:szCs w:val="21"/>
        </w:rPr>
        <w:t>性计算</w:t>
      </w:r>
      <w:proofErr w:type="gramEnd"/>
      <w:r>
        <w:rPr>
          <w:rFonts w:hint="eastAsia"/>
          <w:sz w:val="21"/>
          <w:szCs w:val="21"/>
        </w:rPr>
        <w:t>异常收益率的平均值，如图</w:t>
      </w:r>
      <w:r>
        <w:rPr>
          <w:rFonts w:hint="eastAsia"/>
          <w:sz w:val="21"/>
          <w:szCs w:val="21"/>
        </w:rPr>
        <w:t>1</w:t>
      </w:r>
      <w:r>
        <w:rPr>
          <w:rFonts w:hint="eastAsia"/>
          <w:sz w:val="21"/>
          <w:szCs w:val="21"/>
        </w:rPr>
        <w:t>所示，可得出三点简单的判断：</w:t>
      </w:r>
    </w:p>
    <w:p w14:paraId="181B66D2" w14:textId="77777777" w:rsidR="00815EC2" w:rsidRDefault="00067D79">
      <w:pPr>
        <w:ind w:firstLineChars="200" w:firstLine="420"/>
        <w:jc w:val="left"/>
        <w:rPr>
          <w:sz w:val="21"/>
          <w:szCs w:val="21"/>
        </w:rPr>
      </w:pPr>
      <w:r>
        <w:rPr>
          <w:rFonts w:hint="eastAsia"/>
          <w:sz w:val="21"/>
          <w:szCs w:val="21"/>
        </w:rPr>
        <w:t>（</w:t>
      </w:r>
      <w:r>
        <w:rPr>
          <w:rFonts w:hint="eastAsia"/>
          <w:sz w:val="21"/>
          <w:szCs w:val="21"/>
        </w:rPr>
        <w:t>1</w:t>
      </w:r>
      <w:r>
        <w:rPr>
          <w:rFonts w:hint="eastAsia"/>
          <w:sz w:val="21"/>
          <w:szCs w:val="21"/>
        </w:rPr>
        <w:t>）在事件窗口期，受虚假财经新闻影响的个股呈现出更为剧烈的异常收益率变动，主要表现为异常收益率为负，即股价下跌，这说明虚假财经新闻可能通过捏造事实引起投资者的恐慌以使得股价下跌，或是发布利空消息以扭曲原本的理性投资策略。</w:t>
      </w:r>
    </w:p>
    <w:tbl>
      <w:tblPr>
        <w:tblpPr w:leftFromText="180" w:rightFromText="180" w:vertAnchor="page" w:horzAnchor="margin" w:tblpXSpec="center" w:tblpY="13255"/>
        <w:tblW w:w="8592" w:type="dxa"/>
        <w:tblLayout w:type="fixed"/>
        <w:tblCellMar>
          <w:left w:w="0" w:type="dxa"/>
          <w:right w:w="0" w:type="dxa"/>
        </w:tblCellMar>
        <w:tblLook w:val="04A0" w:firstRow="1" w:lastRow="0" w:firstColumn="1" w:lastColumn="0" w:noHBand="0" w:noVBand="1"/>
      </w:tblPr>
      <w:tblGrid>
        <w:gridCol w:w="3393"/>
        <w:gridCol w:w="3478"/>
        <w:gridCol w:w="1721"/>
      </w:tblGrid>
      <w:tr w:rsidR="00815EC2" w14:paraId="4B65DA7E" w14:textId="77777777" w:rsidTr="00846762">
        <w:trPr>
          <w:trHeight w:val="400"/>
        </w:trPr>
        <w:tc>
          <w:tcPr>
            <w:tcW w:w="8592" w:type="dxa"/>
            <w:gridSpan w:val="3"/>
            <w:tcBorders>
              <w:bottom w:val="single" w:sz="6" w:space="0" w:color="000000"/>
            </w:tcBorders>
          </w:tcPr>
          <w:p w14:paraId="6E44405B" w14:textId="77777777" w:rsidR="00815EC2" w:rsidRDefault="00815EC2" w:rsidP="00846762">
            <w:pPr>
              <w:widowControl/>
              <w:overflowPunct/>
              <w:jc w:val="center"/>
              <w:rPr>
                <w:rFonts w:eastAsia="等线"/>
                <w:sz w:val="20"/>
                <w:szCs w:val="28"/>
              </w:rPr>
            </w:pPr>
            <w:r>
              <w:rPr>
                <w:rFonts w:ascii="宋体" w:hint="eastAsia"/>
                <w:sz w:val="21"/>
                <w:szCs w:val="28"/>
              </w:rPr>
              <w:t>表2 双重差分</w:t>
            </w:r>
          </w:p>
        </w:tc>
      </w:tr>
      <w:tr w:rsidR="00815EC2" w14:paraId="7DE8FFA0" w14:textId="77777777" w:rsidTr="00846762">
        <w:tc>
          <w:tcPr>
            <w:tcW w:w="3393" w:type="dxa"/>
            <w:tcBorders>
              <w:top w:val="single" w:sz="6" w:space="0" w:color="000000"/>
              <w:bottom w:val="single" w:sz="6" w:space="0" w:color="000000"/>
            </w:tcBorders>
          </w:tcPr>
          <w:p w14:paraId="1D7C024C" w14:textId="77777777" w:rsidR="00815EC2" w:rsidRDefault="00815EC2" w:rsidP="00846762">
            <w:pPr>
              <w:widowControl/>
              <w:overflowPunct/>
              <w:rPr>
                <w:rFonts w:ascii="黑体" w:eastAsia="黑体" w:hAnsi="黑体" w:hint="eastAsia"/>
                <w:sz w:val="2"/>
                <w:szCs w:val="2"/>
              </w:rPr>
            </w:pPr>
          </w:p>
        </w:tc>
        <w:tc>
          <w:tcPr>
            <w:tcW w:w="3478" w:type="dxa"/>
            <w:tcBorders>
              <w:top w:val="single" w:sz="6" w:space="0" w:color="000000"/>
              <w:bottom w:val="single" w:sz="6" w:space="0" w:color="000000"/>
            </w:tcBorders>
          </w:tcPr>
          <w:p w14:paraId="3970CE04" w14:textId="77777777" w:rsidR="00815EC2" w:rsidRDefault="00815EC2" w:rsidP="00846762">
            <w:pPr>
              <w:widowControl/>
              <w:tabs>
                <w:tab w:val="left" w:pos="1847"/>
              </w:tabs>
              <w:overflowPunct/>
              <w:spacing w:before="43"/>
              <w:ind w:right="55"/>
              <w:jc w:val="right"/>
              <w:rPr>
                <w:rFonts w:eastAsia="Times New Roman"/>
                <w:sz w:val="21"/>
                <w:szCs w:val="28"/>
              </w:rPr>
            </w:pPr>
            <w:r>
              <w:rPr>
                <w:rFonts w:ascii="宋体"/>
                <w:sz w:val="21"/>
                <w:szCs w:val="28"/>
              </w:rPr>
              <w:t>发布前</w:t>
            </w:r>
            <w:r>
              <w:rPr>
                <w:rFonts w:eastAsia="Times New Roman"/>
                <w:sz w:val="21"/>
                <w:szCs w:val="28"/>
              </w:rPr>
              <w:t>(</w:t>
            </w:r>
            <w:r>
              <w:rPr>
                <w:rFonts w:ascii="Calibri" w:eastAsia="Calibri"/>
                <w:i/>
                <w:sz w:val="22"/>
                <w:szCs w:val="28"/>
              </w:rPr>
              <w:t>post</w:t>
            </w:r>
            <w:r>
              <w:rPr>
                <w:rFonts w:ascii="Calibri" w:eastAsia="Calibri"/>
                <w:i/>
                <w:spacing w:val="18"/>
                <w:sz w:val="22"/>
                <w:szCs w:val="28"/>
              </w:rPr>
              <w:t xml:space="preserve"> </w:t>
            </w:r>
            <w:r>
              <w:rPr>
                <w:rFonts w:ascii="Tahoma" w:eastAsia="Tahoma"/>
                <w:sz w:val="22"/>
                <w:szCs w:val="28"/>
              </w:rPr>
              <w:t>=</w:t>
            </w:r>
            <w:r>
              <w:rPr>
                <w:rFonts w:ascii="Tahoma" w:eastAsia="Tahoma"/>
                <w:spacing w:val="-1"/>
                <w:sz w:val="22"/>
                <w:szCs w:val="28"/>
              </w:rPr>
              <w:t xml:space="preserve"> </w:t>
            </w:r>
            <w:r>
              <w:rPr>
                <w:rFonts w:ascii="Tahoma" w:eastAsia="Tahoma"/>
                <w:spacing w:val="-5"/>
                <w:sz w:val="22"/>
                <w:szCs w:val="28"/>
              </w:rPr>
              <w:t>0</w:t>
            </w:r>
            <w:r>
              <w:rPr>
                <w:rFonts w:eastAsia="Times New Roman"/>
                <w:spacing w:val="-5"/>
                <w:sz w:val="21"/>
                <w:szCs w:val="28"/>
              </w:rPr>
              <w:t>)</w:t>
            </w:r>
            <w:r>
              <w:rPr>
                <w:rFonts w:eastAsia="Times New Roman"/>
                <w:sz w:val="21"/>
                <w:szCs w:val="28"/>
              </w:rPr>
              <w:tab/>
            </w:r>
            <w:r>
              <w:rPr>
                <w:rFonts w:ascii="宋体"/>
                <w:sz w:val="21"/>
                <w:szCs w:val="28"/>
              </w:rPr>
              <w:t>发布后</w:t>
            </w:r>
            <w:r>
              <w:rPr>
                <w:rFonts w:eastAsia="Times New Roman"/>
                <w:sz w:val="21"/>
                <w:szCs w:val="28"/>
              </w:rPr>
              <w:t>(</w:t>
            </w:r>
            <w:r>
              <w:rPr>
                <w:rFonts w:ascii="Calibri" w:eastAsia="Calibri"/>
                <w:i/>
                <w:sz w:val="22"/>
                <w:szCs w:val="28"/>
              </w:rPr>
              <w:t>post</w:t>
            </w:r>
            <w:r>
              <w:rPr>
                <w:rFonts w:ascii="Calibri" w:eastAsia="Calibri"/>
                <w:i/>
                <w:spacing w:val="14"/>
                <w:sz w:val="22"/>
                <w:szCs w:val="28"/>
              </w:rPr>
              <w:t xml:space="preserve"> </w:t>
            </w:r>
            <w:r>
              <w:rPr>
                <w:rFonts w:ascii="Tahoma" w:eastAsia="Tahoma"/>
                <w:sz w:val="22"/>
                <w:szCs w:val="28"/>
              </w:rPr>
              <w:t>=</w:t>
            </w:r>
            <w:r>
              <w:rPr>
                <w:rFonts w:ascii="Tahoma" w:eastAsia="Tahoma"/>
                <w:spacing w:val="-4"/>
                <w:sz w:val="22"/>
                <w:szCs w:val="28"/>
              </w:rPr>
              <w:t xml:space="preserve"> </w:t>
            </w:r>
            <w:r>
              <w:rPr>
                <w:rFonts w:ascii="Tahoma" w:eastAsia="Tahoma"/>
                <w:spacing w:val="-5"/>
                <w:sz w:val="22"/>
                <w:szCs w:val="28"/>
              </w:rPr>
              <w:t>1</w:t>
            </w:r>
            <w:r>
              <w:rPr>
                <w:rFonts w:eastAsia="Times New Roman"/>
                <w:spacing w:val="-5"/>
                <w:sz w:val="21"/>
                <w:szCs w:val="28"/>
              </w:rPr>
              <w:t>)</w:t>
            </w:r>
          </w:p>
        </w:tc>
        <w:tc>
          <w:tcPr>
            <w:tcW w:w="1721" w:type="dxa"/>
            <w:tcBorders>
              <w:top w:val="single" w:sz="6" w:space="0" w:color="000000"/>
              <w:bottom w:val="single" w:sz="6" w:space="0" w:color="000000"/>
            </w:tcBorders>
          </w:tcPr>
          <w:p w14:paraId="379C2FF8" w14:textId="77777777" w:rsidR="00815EC2" w:rsidRDefault="00815EC2" w:rsidP="00846762">
            <w:pPr>
              <w:widowControl/>
              <w:overflowPunct/>
              <w:rPr>
                <w:rFonts w:eastAsia="等线"/>
                <w:sz w:val="20"/>
                <w:szCs w:val="28"/>
              </w:rPr>
            </w:pPr>
            <w:r>
              <w:rPr>
                <w:rFonts w:eastAsia="等线" w:hint="eastAsia"/>
                <w:sz w:val="20"/>
                <w:szCs w:val="28"/>
              </w:rPr>
              <w:t xml:space="preserve">  Difference</w:t>
            </w:r>
          </w:p>
        </w:tc>
      </w:tr>
      <w:tr w:rsidR="00815EC2" w14:paraId="521DD6D2" w14:textId="77777777" w:rsidTr="00846762">
        <w:trPr>
          <w:trHeight w:val="362"/>
        </w:trPr>
        <w:tc>
          <w:tcPr>
            <w:tcW w:w="3393" w:type="dxa"/>
            <w:tcBorders>
              <w:top w:val="single" w:sz="6" w:space="0" w:color="000000"/>
            </w:tcBorders>
          </w:tcPr>
          <w:p w14:paraId="6EA3A8B7" w14:textId="77777777" w:rsidR="00815EC2" w:rsidRDefault="00815EC2" w:rsidP="00846762">
            <w:pPr>
              <w:widowControl/>
              <w:overflowPunct/>
              <w:spacing w:before="45"/>
              <w:ind w:left="119"/>
              <w:rPr>
                <w:rFonts w:ascii="宋体"/>
                <w:sz w:val="21"/>
                <w:szCs w:val="28"/>
              </w:rPr>
            </w:pPr>
            <w:r>
              <w:rPr>
                <w:rFonts w:ascii="宋体"/>
                <w:sz w:val="21"/>
                <w:szCs w:val="28"/>
              </w:rPr>
              <w:t>虚假</w:t>
            </w:r>
            <w:r>
              <w:rPr>
                <w:rFonts w:ascii="宋体" w:hint="eastAsia"/>
                <w:sz w:val="21"/>
                <w:szCs w:val="28"/>
              </w:rPr>
              <w:t>财经</w:t>
            </w:r>
            <w:r>
              <w:rPr>
                <w:rFonts w:ascii="宋体"/>
                <w:sz w:val="21"/>
                <w:szCs w:val="28"/>
              </w:rPr>
              <w:t>新闻（处理组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1</w:t>
            </w:r>
            <w:r>
              <w:rPr>
                <w:rFonts w:ascii="宋体"/>
                <w:spacing w:val="-5"/>
                <w:sz w:val="21"/>
                <w:szCs w:val="28"/>
              </w:rPr>
              <w:t>）</w:t>
            </w:r>
          </w:p>
        </w:tc>
        <w:tc>
          <w:tcPr>
            <w:tcW w:w="3478" w:type="dxa"/>
            <w:tcBorders>
              <w:top w:val="single" w:sz="6" w:space="0" w:color="000000"/>
            </w:tcBorders>
          </w:tcPr>
          <w:p w14:paraId="178C5D9C" w14:textId="77777777" w:rsidR="00815EC2" w:rsidRDefault="00815EC2" w:rsidP="00846762">
            <w:pPr>
              <w:widowControl/>
              <w:tabs>
                <w:tab w:val="left" w:pos="1368"/>
              </w:tabs>
              <w:overflowPunct/>
              <w:spacing w:before="45"/>
              <w:ind w:right="22"/>
              <w:jc w:val="right"/>
              <w:rPr>
                <w:rFonts w:ascii="Calibri" w:eastAsia="Times New Roman" w:hAnsi="Calibri"/>
                <w:sz w:val="22"/>
                <w:szCs w:val="28"/>
              </w:rPr>
            </w:pPr>
            <w:r>
              <w:rPr>
                <w:rFonts w:ascii="Calibri" w:eastAsia="Times New Roman" w:hAnsi="Calibri"/>
                <w:i/>
                <w:w w:val="105"/>
                <w:sz w:val="22"/>
                <w:szCs w:val="28"/>
              </w:rPr>
              <w:t>β</w:t>
            </w:r>
            <w:r>
              <w:rPr>
                <w:rFonts w:ascii="Calibri" w:eastAsia="Times New Roman" w:hAnsi="Calibri"/>
                <w:w w:val="105"/>
                <w:sz w:val="22"/>
                <w:szCs w:val="28"/>
                <w:vertAlign w:val="subscript"/>
              </w:rPr>
              <w:t>0</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spacing w:val="-5"/>
                <w:w w:val="105"/>
                <w:sz w:val="22"/>
                <w:szCs w:val="28"/>
              </w:rPr>
              <w:t>β</w:t>
            </w:r>
            <w:r>
              <w:rPr>
                <w:rFonts w:ascii="Calibri" w:eastAsia="Times New Roman" w:hAnsi="Calibri"/>
                <w:spacing w:val="-5"/>
                <w:w w:val="105"/>
                <w:sz w:val="22"/>
                <w:szCs w:val="28"/>
                <w:vertAlign w:val="subscript"/>
              </w:rPr>
              <w:t>1</w:t>
            </w:r>
            <w:r>
              <w:rPr>
                <w:rFonts w:ascii="Calibri" w:eastAsia="Times New Roman" w:hAnsi="Calibri"/>
                <w:sz w:val="22"/>
                <w:szCs w:val="28"/>
              </w:rPr>
              <w:tab/>
            </w:r>
            <w:r>
              <w:rPr>
                <w:rFonts w:ascii="Calibri" w:eastAsia="Times New Roman" w:hAnsi="Calibri"/>
                <w:i/>
                <w:w w:val="105"/>
                <w:sz w:val="22"/>
                <w:szCs w:val="28"/>
              </w:rPr>
              <w:t>β</w:t>
            </w:r>
            <w:r>
              <w:rPr>
                <w:rFonts w:ascii="Calibri" w:eastAsia="Times New Roman" w:hAnsi="Calibri"/>
                <w:w w:val="105"/>
                <w:sz w:val="22"/>
                <w:szCs w:val="28"/>
                <w:vertAlign w:val="subscript"/>
              </w:rPr>
              <w:t>0</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w w:val="105"/>
                <w:sz w:val="22"/>
                <w:szCs w:val="28"/>
              </w:rPr>
              <w:t>β</w:t>
            </w:r>
            <w:r>
              <w:rPr>
                <w:rFonts w:ascii="Calibri" w:eastAsia="Times New Roman" w:hAnsi="Calibri"/>
                <w:w w:val="105"/>
                <w:sz w:val="22"/>
                <w:szCs w:val="28"/>
                <w:vertAlign w:val="subscript"/>
              </w:rPr>
              <w:t>1</w:t>
            </w:r>
            <w:r>
              <w:rPr>
                <w:rFonts w:ascii="Calibri" w:eastAsia="Times New Roman" w:hAnsi="Calibri"/>
                <w:spacing w:val="8"/>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w w:val="105"/>
                <w:sz w:val="22"/>
                <w:szCs w:val="28"/>
              </w:rPr>
              <w:t>β</w:t>
            </w:r>
            <w:r>
              <w:rPr>
                <w:rFonts w:ascii="Calibri" w:eastAsia="Times New Roman" w:hAnsi="Calibri"/>
                <w:w w:val="105"/>
                <w:sz w:val="22"/>
                <w:szCs w:val="28"/>
                <w:vertAlign w:val="subscript"/>
              </w:rPr>
              <w:t>2</w:t>
            </w:r>
            <w:r>
              <w:rPr>
                <w:rFonts w:ascii="Calibri" w:eastAsia="Times New Roman" w:hAnsi="Calibri"/>
                <w:spacing w:val="9"/>
                <w:w w:val="105"/>
                <w:sz w:val="22"/>
                <w:szCs w:val="28"/>
              </w:rPr>
              <w:t xml:space="preserve"> </w:t>
            </w:r>
            <w:r>
              <w:rPr>
                <w:rFonts w:ascii="Tahoma" w:eastAsia="Times New Roman" w:hAnsi="Tahoma"/>
                <w:w w:val="105"/>
                <w:sz w:val="22"/>
                <w:szCs w:val="28"/>
              </w:rPr>
              <w:t>+</w:t>
            </w:r>
            <w:r>
              <w:rPr>
                <w:rFonts w:ascii="Tahoma" w:eastAsia="Times New Roman" w:hAnsi="Tahoma"/>
                <w:spacing w:val="-22"/>
                <w:w w:val="105"/>
                <w:sz w:val="22"/>
                <w:szCs w:val="28"/>
              </w:rPr>
              <w:t xml:space="preserve"> </w:t>
            </w:r>
            <w:r>
              <w:rPr>
                <w:rFonts w:ascii="Calibri" w:eastAsia="Times New Roman" w:hAnsi="Calibri"/>
                <w:i/>
                <w:spacing w:val="-5"/>
                <w:w w:val="105"/>
                <w:sz w:val="22"/>
                <w:szCs w:val="28"/>
              </w:rPr>
              <w:t>β</w:t>
            </w:r>
            <w:r>
              <w:rPr>
                <w:rFonts w:ascii="Calibri" w:eastAsia="Times New Roman" w:hAnsi="Calibri"/>
                <w:spacing w:val="-5"/>
                <w:w w:val="105"/>
                <w:sz w:val="22"/>
                <w:szCs w:val="28"/>
                <w:vertAlign w:val="subscript"/>
              </w:rPr>
              <w:t>3</w:t>
            </w:r>
          </w:p>
        </w:tc>
        <w:tc>
          <w:tcPr>
            <w:tcW w:w="1721" w:type="dxa"/>
            <w:tcBorders>
              <w:top w:val="single" w:sz="6" w:space="0" w:color="000000"/>
            </w:tcBorders>
          </w:tcPr>
          <w:p w14:paraId="7EEFD726" w14:textId="77777777" w:rsidR="00815EC2" w:rsidRDefault="00815EC2" w:rsidP="00846762">
            <w:pPr>
              <w:widowControl/>
              <w:overflowPunct/>
              <w:spacing w:before="45"/>
              <w:ind w:left="104" w:right="10"/>
              <w:jc w:val="center"/>
              <w:rPr>
                <w:rFonts w:ascii="Calibri" w:eastAsia="Times New Roman" w:hAnsi="Calibri"/>
                <w:sz w:val="22"/>
                <w:szCs w:val="28"/>
              </w:rPr>
            </w:pPr>
            <w:r>
              <w:rPr>
                <w:rFonts w:ascii="Tahoma" w:eastAsia="Times New Roman" w:hAnsi="Tahoma"/>
                <w:w w:val="110"/>
                <w:sz w:val="22"/>
                <w:szCs w:val="28"/>
              </w:rPr>
              <w:t>∆</w:t>
            </w:r>
            <w:r>
              <w:rPr>
                <w:rFonts w:ascii="Calibri" w:eastAsia="Times New Roman" w:hAnsi="Calibri"/>
                <w:i/>
                <w:w w:val="110"/>
                <w:sz w:val="22"/>
                <w:szCs w:val="28"/>
              </w:rPr>
              <w:t>Y</w:t>
            </w:r>
            <w:r>
              <w:rPr>
                <w:rFonts w:ascii="Calibri" w:eastAsia="Times New Roman" w:hAnsi="Calibri"/>
                <w:w w:val="110"/>
                <w:sz w:val="22"/>
                <w:szCs w:val="28"/>
                <w:vertAlign w:val="subscript"/>
              </w:rPr>
              <w:t>1</w:t>
            </w:r>
            <w:r>
              <w:rPr>
                <w:rFonts w:ascii="Calibri" w:eastAsia="Times New Roman" w:hAnsi="Calibri"/>
                <w:spacing w:val="21"/>
                <w:w w:val="110"/>
                <w:sz w:val="22"/>
                <w:szCs w:val="28"/>
              </w:rPr>
              <w:t xml:space="preserve"> </w:t>
            </w:r>
            <w:r>
              <w:rPr>
                <w:rFonts w:ascii="Tahoma" w:eastAsia="Times New Roman" w:hAnsi="Tahoma"/>
                <w:w w:val="110"/>
                <w:sz w:val="22"/>
                <w:szCs w:val="28"/>
              </w:rPr>
              <w:t>=</w:t>
            </w:r>
            <w:r>
              <w:rPr>
                <w:rFonts w:ascii="Tahoma" w:eastAsia="Times New Roman" w:hAnsi="Tahoma"/>
                <w:spacing w:val="-10"/>
                <w:w w:val="110"/>
                <w:sz w:val="22"/>
                <w:szCs w:val="28"/>
              </w:rPr>
              <w:t xml:space="preserve"> </w:t>
            </w:r>
            <w:r>
              <w:rPr>
                <w:rFonts w:ascii="Calibri" w:eastAsia="Times New Roman" w:hAnsi="Calibri"/>
                <w:i/>
                <w:w w:val="110"/>
                <w:sz w:val="22"/>
                <w:szCs w:val="28"/>
              </w:rPr>
              <w:t>β</w:t>
            </w:r>
            <w:r>
              <w:rPr>
                <w:rFonts w:ascii="Calibri" w:eastAsia="Times New Roman" w:hAnsi="Calibri"/>
                <w:w w:val="110"/>
                <w:sz w:val="22"/>
                <w:szCs w:val="28"/>
                <w:vertAlign w:val="subscript"/>
              </w:rPr>
              <w:t>2</w:t>
            </w:r>
            <w:r>
              <w:rPr>
                <w:rFonts w:ascii="Calibri" w:eastAsia="Times New Roman" w:hAnsi="Calibri"/>
                <w:spacing w:val="8"/>
                <w:w w:val="110"/>
                <w:sz w:val="22"/>
                <w:szCs w:val="28"/>
              </w:rPr>
              <w:t xml:space="preserve"> </w:t>
            </w:r>
            <w:r>
              <w:rPr>
                <w:rFonts w:ascii="Tahoma" w:eastAsia="Times New Roman" w:hAnsi="Tahoma"/>
                <w:w w:val="110"/>
                <w:sz w:val="22"/>
                <w:szCs w:val="28"/>
              </w:rPr>
              <w:t>+</w:t>
            </w:r>
            <w:r>
              <w:rPr>
                <w:rFonts w:ascii="Tahoma" w:eastAsia="Times New Roman" w:hAnsi="Tahoma"/>
                <w:spacing w:val="-24"/>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3</w:t>
            </w:r>
          </w:p>
        </w:tc>
      </w:tr>
      <w:tr w:rsidR="00815EC2" w14:paraId="0DC2877E" w14:textId="77777777" w:rsidTr="00846762">
        <w:trPr>
          <w:trHeight w:val="652"/>
        </w:trPr>
        <w:tc>
          <w:tcPr>
            <w:tcW w:w="3393" w:type="dxa"/>
            <w:tcBorders>
              <w:bottom w:val="single" w:sz="8" w:space="0" w:color="000000"/>
            </w:tcBorders>
          </w:tcPr>
          <w:p w14:paraId="5DC7269B" w14:textId="77777777" w:rsidR="00815EC2" w:rsidRDefault="00815EC2" w:rsidP="00846762">
            <w:pPr>
              <w:widowControl/>
              <w:overflowPunct/>
              <w:ind w:left="119"/>
              <w:rPr>
                <w:rFonts w:ascii="宋体"/>
                <w:sz w:val="21"/>
                <w:szCs w:val="28"/>
              </w:rPr>
            </w:pPr>
            <w:r>
              <w:rPr>
                <w:rFonts w:ascii="宋体"/>
                <w:sz w:val="21"/>
                <w:szCs w:val="28"/>
              </w:rPr>
              <w:t>真实</w:t>
            </w:r>
            <w:r>
              <w:rPr>
                <w:rFonts w:ascii="宋体" w:hint="eastAsia"/>
                <w:sz w:val="21"/>
                <w:szCs w:val="28"/>
              </w:rPr>
              <w:t>财经</w:t>
            </w:r>
            <w:r>
              <w:rPr>
                <w:rFonts w:ascii="宋体"/>
                <w:sz w:val="21"/>
                <w:szCs w:val="28"/>
              </w:rPr>
              <w:t>新闻（控制组</w:t>
            </w:r>
            <w:r>
              <w:rPr>
                <w:rFonts w:eastAsia="Times New Roman"/>
                <w:spacing w:val="15"/>
                <w:sz w:val="21"/>
                <w:szCs w:val="28"/>
              </w:rPr>
              <w:t xml:space="preserve">, </w:t>
            </w:r>
            <w:r>
              <w:rPr>
                <w:rFonts w:ascii="Calibri" w:eastAsia="Calibri"/>
                <w:i/>
                <w:sz w:val="22"/>
                <w:szCs w:val="28"/>
              </w:rPr>
              <w:t>false</w:t>
            </w:r>
            <w:r>
              <w:rPr>
                <w:rFonts w:ascii="Calibri" w:eastAsia="Calibri"/>
                <w:i/>
                <w:spacing w:val="47"/>
                <w:sz w:val="22"/>
                <w:szCs w:val="28"/>
              </w:rPr>
              <w:t xml:space="preserve"> </w:t>
            </w:r>
            <w:r>
              <w:rPr>
                <w:rFonts w:ascii="Tahoma" w:eastAsia="Tahoma"/>
                <w:spacing w:val="13"/>
                <w:sz w:val="22"/>
                <w:szCs w:val="28"/>
              </w:rPr>
              <w:t xml:space="preserve">= </w:t>
            </w:r>
            <w:r>
              <w:rPr>
                <w:rFonts w:ascii="Tahoma" w:eastAsia="Tahoma"/>
                <w:spacing w:val="-5"/>
                <w:sz w:val="22"/>
                <w:szCs w:val="28"/>
              </w:rPr>
              <w:t>0</w:t>
            </w:r>
            <w:r>
              <w:rPr>
                <w:rFonts w:ascii="宋体"/>
                <w:spacing w:val="-5"/>
                <w:sz w:val="21"/>
                <w:szCs w:val="28"/>
              </w:rPr>
              <w:t>）</w:t>
            </w:r>
          </w:p>
          <w:p w14:paraId="3C20ECDD" w14:textId="77777777" w:rsidR="00815EC2" w:rsidRDefault="00815EC2" w:rsidP="00846762">
            <w:pPr>
              <w:widowControl/>
              <w:overflowPunct/>
              <w:spacing w:before="39"/>
              <w:ind w:left="119"/>
              <w:rPr>
                <w:rFonts w:eastAsia="Times New Roman"/>
                <w:sz w:val="21"/>
                <w:szCs w:val="28"/>
              </w:rPr>
            </w:pPr>
            <w:r>
              <w:rPr>
                <w:rFonts w:eastAsia="Times New Roman"/>
                <w:spacing w:val="-5"/>
                <w:sz w:val="21"/>
                <w:szCs w:val="28"/>
              </w:rPr>
              <w:t>DID</w:t>
            </w:r>
          </w:p>
        </w:tc>
        <w:tc>
          <w:tcPr>
            <w:tcW w:w="3478" w:type="dxa"/>
            <w:tcBorders>
              <w:bottom w:val="single" w:sz="8" w:space="0" w:color="000000"/>
            </w:tcBorders>
          </w:tcPr>
          <w:p w14:paraId="562BAAFB" w14:textId="77777777" w:rsidR="00815EC2" w:rsidRDefault="00815EC2" w:rsidP="00846762">
            <w:pPr>
              <w:widowControl/>
              <w:tabs>
                <w:tab w:val="left" w:pos="2299"/>
              </w:tabs>
              <w:overflowPunct/>
              <w:ind w:left="691"/>
              <w:rPr>
                <w:rFonts w:ascii="Calibri" w:eastAsia="Times New Roman" w:hAnsi="Calibri"/>
                <w:sz w:val="22"/>
                <w:szCs w:val="28"/>
              </w:rPr>
            </w:pP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0</w:t>
            </w:r>
            <w:r>
              <w:rPr>
                <w:rFonts w:ascii="Calibri" w:eastAsia="Times New Roman" w:hAnsi="Calibri"/>
                <w:sz w:val="22"/>
                <w:szCs w:val="28"/>
              </w:rPr>
              <w:tab/>
            </w:r>
            <w:r>
              <w:rPr>
                <w:rFonts w:ascii="Calibri" w:eastAsia="Times New Roman" w:hAnsi="Calibri"/>
                <w:i/>
                <w:w w:val="110"/>
                <w:sz w:val="22"/>
                <w:szCs w:val="28"/>
              </w:rPr>
              <w:t>β</w:t>
            </w:r>
            <w:r>
              <w:rPr>
                <w:rFonts w:ascii="Calibri" w:eastAsia="Times New Roman" w:hAnsi="Calibri"/>
                <w:w w:val="110"/>
                <w:sz w:val="22"/>
                <w:szCs w:val="28"/>
                <w:vertAlign w:val="subscript"/>
              </w:rPr>
              <w:t>0</w:t>
            </w:r>
            <w:r>
              <w:rPr>
                <w:rFonts w:ascii="Calibri" w:eastAsia="Times New Roman" w:hAnsi="Calibri"/>
                <w:spacing w:val="-9"/>
                <w:w w:val="110"/>
                <w:sz w:val="22"/>
                <w:szCs w:val="28"/>
              </w:rPr>
              <w:t xml:space="preserve"> </w:t>
            </w:r>
            <w:r>
              <w:rPr>
                <w:rFonts w:ascii="Tahoma" w:eastAsia="Times New Roman" w:hAnsi="Tahoma"/>
                <w:w w:val="110"/>
                <w:sz w:val="22"/>
                <w:szCs w:val="28"/>
              </w:rPr>
              <w:t>+</w:t>
            </w:r>
            <w:r>
              <w:rPr>
                <w:rFonts w:ascii="Tahoma" w:eastAsia="Times New Roman" w:hAnsi="Tahoma"/>
                <w:spacing w:val="-28"/>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2</w:t>
            </w:r>
          </w:p>
        </w:tc>
        <w:tc>
          <w:tcPr>
            <w:tcW w:w="1721" w:type="dxa"/>
            <w:tcBorders>
              <w:bottom w:val="single" w:sz="8" w:space="0" w:color="000000"/>
            </w:tcBorders>
          </w:tcPr>
          <w:p w14:paraId="644B5113" w14:textId="77777777" w:rsidR="00815EC2" w:rsidRDefault="00815EC2" w:rsidP="00846762">
            <w:pPr>
              <w:widowControl/>
              <w:overflowPunct/>
              <w:ind w:left="464"/>
              <w:rPr>
                <w:rFonts w:ascii="Calibri" w:eastAsia="Times New Roman" w:hAnsi="Calibri"/>
                <w:sz w:val="22"/>
                <w:szCs w:val="28"/>
              </w:rPr>
            </w:pPr>
            <w:r>
              <w:rPr>
                <w:rFonts w:ascii="Tahoma" w:eastAsia="Times New Roman" w:hAnsi="Tahoma"/>
                <w:w w:val="110"/>
                <w:sz w:val="22"/>
                <w:szCs w:val="28"/>
              </w:rPr>
              <w:t>∆</w:t>
            </w:r>
            <w:r>
              <w:rPr>
                <w:rFonts w:ascii="Calibri" w:eastAsia="Times New Roman" w:hAnsi="Calibri"/>
                <w:i/>
                <w:w w:val="110"/>
                <w:sz w:val="22"/>
                <w:szCs w:val="28"/>
              </w:rPr>
              <w:t>Y</w:t>
            </w:r>
            <w:r>
              <w:rPr>
                <w:rFonts w:ascii="Calibri" w:eastAsia="Times New Roman" w:hAnsi="Calibri"/>
                <w:w w:val="110"/>
                <w:sz w:val="22"/>
                <w:szCs w:val="28"/>
                <w:vertAlign w:val="subscript"/>
              </w:rPr>
              <w:t>0</w:t>
            </w:r>
            <w:r>
              <w:rPr>
                <w:rFonts w:ascii="Calibri" w:eastAsia="Times New Roman" w:hAnsi="Calibri"/>
                <w:spacing w:val="32"/>
                <w:w w:val="110"/>
                <w:sz w:val="22"/>
                <w:szCs w:val="28"/>
              </w:rPr>
              <w:t xml:space="preserve"> </w:t>
            </w:r>
            <w:r>
              <w:rPr>
                <w:rFonts w:ascii="Tahoma" w:eastAsia="Times New Roman" w:hAnsi="Tahoma"/>
                <w:w w:val="110"/>
                <w:sz w:val="22"/>
                <w:szCs w:val="28"/>
              </w:rPr>
              <w:t xml:space="preserve">= </w:t>
            </w:r>
            <w:r>
              <w:rPr>
                <w:rFonts w:ascii="Calibri" w:eastAsia="Times New Roman" w:hAnsi="Calibri"/>
                <w:i/>
                <w:spacing w:val="-5"/>
                <w:w w:val="110"/>
                <w:sz w:val="22"/>
                <w:szCs w:val="28"/>
              </w:rPr>
              <w:t>β</w:t>
            </w:r>
            <w:r>
              <w:rPr>
                <w:rFonts w:ascii="Calibri" w:eastAsia="Times New Roman" w:hAnsi="Calibri"/>
                <w:spacing w:val="-5"/>
                <w:w w:val="110"/>
                <w:sz w:val="22"/>
                <w:szCs w:val="28"/>
                <w:vertAlign w:val="subscript"/>
              </w:rPr>
              <w:t>2</w:t>
            </w:r>
          </w:p>
          <w:p w14:paraId="38722357" w14:textId="77777777" w:rsidR="00815EC2" w:rsidRDefault="00815EC2" w:rsidP="00846762">
            <w:pPr>
              <w:widowControl/>
              <w:overflowPunct/>
              <w:spacing w:before="15"/>
              <w:ind w:left="484"/>
              <w:rPr>
                <w:rFonts w:ascii="Calibri" w:eastAsia="Times New Roman" w:hAnsi="Calibri"/>
                <w:sz w:val="22"/>
                <w:szCs w:val="28"/>
              </w:rPr>
            </w:pPr>
            <w:r>
              <w:rPr>
                <w:rFonts w:ascii="Tahoma" w:eastAsia="Times New Roman" w:hAnsi="Tahoma"/>
                <w:w w:val="115"/>
                <w:sz w:val="22"/>
                <w:szCs w:val="28"/>
              </w:rPr>
              <w:t>∆</w:t>
            </w:r>
            <w:r>
              <w:rPr>
                <w:rFonts w:ascii="Calibri" w:eastAsia="Times New Roman" w:hAnsi="Calibri"/>
                <w:i/>
                <w:w w:val="115"/>
                <w:sz w:val="22"/>
                <w:szCs w:val="28"/>
              </w:rPr>
              <w:t>Y</w:t>
            </w:r>
            <w:r>
              <w:rPr>
                <w:rFonts w:ascii="Calibri" w:eastAsia="Times New Roman" w:hAnsi="Calibri"/>
                <w:i/>
                <w:spacing w:val="58"/>
                <w:w w:val="115"/>
                <w:sz w:val="22"/>
                <w:szCs w:val="28"/>
              </w:rPr>
              <w:t xml:space="preserve"> </w:t>
            </w:r>
            <w:r>
              <w:rPr>
                <w:rFonts w:ascii="Tahoma" w:eastAsia="Times New Roman" w:hAnsi="Tahoma"/>
                <w:w w:val="115"/>
                <w:sz w:val="22"/>
                <w:szCs w:val="28"/>
              </w:rPr>
              <w:t>=</w:t>
            </w:r>
            <w:r>
              <w:rPr>
                <w:rFonts w:ascii="Tahoma" w:eastAsia="Times New Roman" w:hAnsi="Tahoma"/>
                <w:spacing w:val="-15"/>
                <w:w w:val="115"/>
                <w:sz w:val="22"/>
                <w:szCs w:val="28"/>
              </w:rPr>
              <w:t xml:space="preserve"> </w:t>
            </w:r>
            <w:r>
              <w:rPr>
                <w:rFonts w:ascii="Calibri" w:eastAsia="Times New Roman" w:hAnsi="Calibri"/>
                <w:i/>
                <w:spacing w:val="-5"/>
                <w:w w:val="115"/>
                <w:sz w:val="22"/>
                <w:szCs w:val="28"/>
              </w:rPr>
              <w:t>β</w:t>
            </w:r>
            <w:r>
              <w:rPr>
                <w:rFonts w:ascii="Calibri" w:eastAsia="Times New Roman" w:hAnsi="Calibri"/>
                <w:spacing w:val="-5"/>
                <w:w w:val="115"/>
                <w:sz w:val="22"/>
                <w:szCs w:val="28"/>
                <w:vertAlign w:val="subscript"/>
              </w:rPr>
              <w:t>3</w:t>
            </w:r>
          </w:p>
        </w:tc>
      </w:tr>
    </w:tbl>
    <w:p w14:paraId="2312FC44" w14:textId="43A12529" w:rsidR="00CF1744" w:rsidRDefault="00CF1744">
      <w:pPr>
        <w:ind w:firstLineChars="200" w:firstLine="420"/>
        <w:jc w:val="left"/>
        <w:rPr>
          <w:sz w:val="21"/>
          <w:szCs w:val="21"/>
        </w:rPr>
      </w:pPr>
    </w:p>
    <w:p w14:paraId="2A64945F" w14:textId="15E6D438" w:rsidR="00CF1744" w:rsidRDefault="0058307F">
      <w:pPr>
        <w:ind w:firstLineChars="200" w:firstLine="400"/>
        <w:jc w:val="left"/>
        <w:rPr>
          <w:sz w:val="21"/>
          <w:szCs w:val="21"/>
        </w:rPr>
      </w:pPr>
      <w:r>
        <w:rPr>
          <w:noProof/>
          <w:sz w:val="20"/>
        </w:rPr>
        <w:drawing>
          <wp:anchor distT="0" distB="0" distL="0" distR="0" simplePos="0" relativeHeight="251645952" behindDoc="1" locked="0" layoutInCell="1" allowOverlap="1" wp14:anchorId="53A54256" wp14:editId="2302D13D">
            <wp:simplePos x="0" y="0"/>
            <wp:positionH relativeFrom="margin">
              <wp:posOffset>3298581</wp:posOffset>
            </wp:positionH>
            <wp:positionV relativeFrom="paragraph">
              <wp:posOffset>656729</wp:posOffset>
            </wp:positionV>
            <wp:extent cx="2640965" cy="2096135"/>
            <wp:effectExtent l="0" t="0" r="6985"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2640965" cy="2096135"/>
                    </a:xfrm>
                    <a:prstGeom prst="rect">
                      <a:avLst/>
                    </a:prstGeom>
                  </pic:spPr>
                </pic:pic>
              </a:graphicData>
            </a:graphic>
          </wp:anchor>
        </w:drawing>
      </w:r>
      <w:r w:rsidR="00067D79">
        <w:rPr>
          <w:rFonts w:hint="eastAsia"/>
          <w:sz w:val="21"/>
          <w:szCs w:val="21"/>
        </w:rPr>
        <w:t>（</w:t>
      </w:r>
      <w:r w:rsidR="00067D79">
        <w:rPr>
          <w:rFonts w:hint="eastAsia"/>
          <w:sz w:val="21"/>
          <w:szCs w:val="21"/>
        </w:rPr>
        <w:t>2</w:t>
      </w:r>
      <w:r w:rsidR="00067D79">
        <w:rPr>
          <w:rFonts w:hint="eastAsia"/>
          <w:sz w:val="21"/>
          <w:szCs w:val="21"/>
        </w:rPr>
        <w:t>）在事件发生日前，受虚假财经新闻影响的个股在异常收益率上与受到真实财经新闻影响的个股呈现出较为接近的均值，说明不存在严重的事前行为，为平行趋势假设提供了较为有力的支撑。</w:t>
      </w:r>
    </w:p>
    <w:p w14:paraId="6F9CC7EA" w14:textId="19B37D9E" w:rsidR="00CF1744" w:rsidRDefault="00D47D81">
      <w:pPr>
        <w:ind w:firstLineChars="200" w:firstLine="420"/>
        <w:jc w:val="left"/>
        <w:rPr>
          <w:sz w:val="21"/>
          <w:szCs w:val="21"/>
        </w:rPr>
      </w:pPr>
      <w:r>
        <w:rPr>
          <w:rFonts w:hint="eastAsia"/>
          <w:sz w:val="21"/>
          <w:szCs w:val="21"/>
        </w:rPr>
        <w:t>（</w:t>
      </w:r>
      <w:r>
        <w:rPr>
          <w:rFonts w:hint="eastAsia"/>
          <w:sz w:val="21"/>
          <w:szCs w:val="21"/>
        </w:rPr>
        <w:t>3</w:t>
      </w:r>
      <w:r>
        <w:rPr>
          <w:rFonts w:hint="eastAsia"/>
          <w:sz w:val="21"/>
          <w:szCs w:val="21"/>
        </w:rPr>
        <w:t>）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6CAE602E" w14:textId="1195BC90" w:rsidR="00CF1744" w:rsidRDefault="00067D79">
      <w:pPr>
        <w:pStyle w:val="1"/>
        <w:numPr>
          <w:ilvl w:val="0"/>
          <w:numId w:val="0"/>
        </w:numPr>
        <w:rPr>
          <w:sz w:val="28"/>
          <w:szCs w:val="28"/>
        </w:rPr>
      </w:pPr>
      <w:r>
        <w:rPr>
          <w:rFonts w:hint="eastAsia"/>
          <w:sz w:val="28"/>
          <w:szCs w:val="28"/>
        </w:rPr>
        <w:t xml:space="preserve">4 </w:t>
      </w:r>
      <w:r>
        <w:rPr>
          <w:rFonts w:hint="eastAsia"/>
          <w:sz w:val="28"/>
          <w:szCs w:val="28"/>
        </w:rPr>
        <w:t>实证结果</w:t>
      </w:r>
    </w:p>
    <w:p w14:paraId="78ACAE6E" w14:textId="6AA3CF9F" w:rsidR="00CF1744" w:rsidRDefault="00067D79" w:rsidP="00EA4CA3">
      <w:pPr>
        <w:pStyle w:val="2"/>
        <w:numPr>
          <w:ilvl w:val="0"/>
          <w:numId w:val="0"/>
        </w:numPr>
        <w:spacing w:before="78" w:after="78"/>
        <w:rPr>
          <w:b/>
          <w:szCs w:val="21"/>
        </w:rPr>
      </w:pPr>
      <w:r>
        <w:rPr>
          <w:rFonts w:hint="eastAsia"/>
          <w:b/>
          <w:szCs w:val="21"/>
        </w:rPr>
        <w:t>4.1</w:t>
      </w:r>
      <w:r>
        <w:rPr>
          <w:b/>
          <w:szCs w:val="21"/>
        </w:rPr>
        <w:t xml:space="preserve">  </w:t>
      </w:r>
      <w:r>
        <w:rPr>
          <w:rFonts w:hint="eastAsia"/>
          <w:b/>
          <w:szCs w:val="21"/>
        </w:rPr>
        <w:t>描述性统计</w:t>
      </w:r>
    </w:p>
    <w:p w14:paraId="33EC1B2F" w14:textId="5C123DAC" w:rsidR="00CF1744" w:rsidRDefault="00067D79" w:rsidP="00D47D81">
      <w:pPr>
        <w:ind w:firstLineChars="200" w:firstLine="420"/>
        <w:jc w:val="left"/>
        <w:rPr>
          <w:sz w:val="21"/>
          <w:szCs w:val="21"/>
        </w:rPr>
      </w:pPr>
      <w:r>
        <w:rPr>
          <w:rFonts w:hint="eastAsia"/>
          <w:sz w:val="21"/>
          <w:szCs w:val="21"/>
        </w:rPr>
        <w:t>表</w:t>
      </w:r>
      <w:r>
        <w:rPr>
          <w:rFonts w:hint="eastAsia"/>
          <w:sz w:val="21"/>
          <w:szCs w:val="21"/>
        </w:rPr>
        <w:t>3</w:t>
      </w:r>
      <w:r>
        <w:rPr>
          <w:rFonts w:hint="eastAsia"/>
          <w:sz w:val="21"/>
          <w:szCs w:val="21"/>
        </w:rPr>
        <w:t>报告了主要变量的描述性统计结果。被解释变量</w:t>
      </w:r>
      <w:r>
        <w:rPr>
          <w:rFonts w:hint="eastAsia"/>
          <w:sz w:val="21"/>
          <w:szCs w:val="21"/>
        </w:rPr>
        <w:t>CAR</w:t>
      </w:r>
      <w:r>
        <w:rPr>
          <w:rFonts w:hint="eastAsia"/>
          <w:sz w:val="21"/>
          <w:szCs w:val="21"/>
        </w:rPr>
        <w:t>的均值为</w:t>
      </w:r>
      <w:r>
        <w:rPr>
          <w:rFonts w:hint="eastAsia"/>
          <w:sz w:val="21"/>
          <w:szCs w:val="21"/>
        </w:rPr>
        <w:t>-0.0171</w:t>
      </w:r>
      <w:r>
        <w:rPr>
          <w:rFonts w:hint="eastAsia"/>
          <w:sz w:val="21"/>
          <w:szCs w:val="21"/>
        </w:rPr>
        <w:t>，中位数为</w:t>
      </w:r>
      <w:r>
        <w:rPr>
          <w:rFonts w:hint="eastAsia"/>
          <w:sz w:val="21"/>
          <w:szCs w:val="21"/>
        </w:rPr>
        <w:t>-0.0065</w:t>
      </w:r>
      <w:r>
        <w:rPr>
          <w:rFonts w:hint="eastAsia"/>
          <w:sz w:val="21"/>
          <w:szCs w:val="21"/>
        </w:rPr>
        <w:t>，表明事件窗口期内市场整体反应轻微负面，但接近中性（均值绝对值接近零）。其标准差为</w:t>
      </w:r>
      <w:r>
        <w:rPr>
          <w:rFonts w:hint="eastAsia"/>
          <w:sz w:val="21"/>
          <w:szCs w:val="21"/>
        </w:rPr>
        <w:t>0.1343</w:t>
      </w:r>
      <w:r>
        <w:rPr>
          <w:rFonts w:hint="eastAsia"/>
          <w:sz w:val="21"/>
          <w:szCs w:val="21"/>
        </w:rPr>
        <w:t>，极值区间较大（</w:t>
      </w:r>
      <w:r>
        <w:rPr>
          <w:rFonts w:hint="eastAsia"/>
          <w:sz w:val="21"/>
          <w:szCs w:val="21"/>
        </w:rPr>
        <w:t>-1.0337</w:t>
      </w:r>
      <w:r>
        <w:rPr>
          <w:rFonts w:hint="eastAsia"/>
          <w:sz w:val="21"/>
          <w:szCs w:val="21"/>
        </w:rPr>
        <w:t>至</w:t>
      </w:r>
      <w:r>
        <w:rPr>
          <w:rFonts w:hint="eastAsia"/>
          <w:sz w:val="21"/>
          <w:szCs w:val="21"/>
        </w:rPr>
        <w:t>0.8608</w:t>
      </w:r>
      <w:r>
        <w:rPr>
          <w:rFonts w:hint="eastAsia"/>
          <w:sz w:val="21"/>
          <w:szCs w:val="21"/>
        </w:rPr>
        <w:t>），暗示不同企业的市场反应存在显著异质性。解释变量</w:t>
      </w:r>
      <w:r>
        <w:rPr>
          <w:rFonts w:hint="eastAsia"/>
          <w:sz w:val="21"/>
          <w:szCs w:val="21"/>
        </w:rPr>
        <w:t>Sentiment</w:t>
      </w:r>
      <w:r>
        <w:rPr>
          <w:rFonts w:hint="eastAsia"/>
          <w:sz w:val="21"/>
          <w:szCs w:val="21"/>
        </w:rPr>
        <w:t>的均值为</w:t>
      </w:r>
      <w:r>
        <w:rPr>
          <w:rFonts w:hint="eastAsia"/>
          <w:sz w:val="21"/>
          <w:szCs w:val="21"/>
        </w:rPr>
        <w:t>0.0189</w:t>
      </w:r>
      <w:r>
        <w:rPr>
          <w:rFonts w:hint="eastAsia"/>
          <w:sz w:val="21"/>
          <w:szCs w:val="21"/>
        </w:rPr>
        <w:t>（中位数</w:t>
      </w:r>
      <w:r>
        <w:rPr>
          <w:rFonts w:hint="eastAsia"/>
          <w:sz w:val="21"/>
          <w:szCs w:val="21"/>
        </w:rPr>
        <w:t>0.2000</w:t>
      </w:r>
      <w:r>
        <w:rPr>
          <w:rFonts w:hint="eastAsia"/>
          <w:sz w:val="21"/>
          <w:szCs w:val="21"/>
        </w:rPr>
        <w:t>），分布略右偏，取值范围为</w:t>
      </w:r>
      <w:r>
        <w:rPr>
          <w:rFonts w:hint="eastAsia"/>
          <w:sz w:val="21"/>
          <w:szCs w:val="21"/>
        </w:rPr>
        <w:t>-0.9</w:t>
      </w:r>
      <w:r>
        <w:rPr>
          <w:rFonts w:hint="eastAsia"/>
          <w:sz w:val="21"/>
          <w:szCs w:val="21"/>
        </w:rPr>
        <w:t>（极端负面）至</w:t>
      </w:r>
      <w:r>
        <w:rPr>
          <w:rFonts w:hint="eastAsia"/>
          <w:sz w:val="21"/>
          <w:szCs w:val="21"/>
        </w:rPr>
        <w:t>0.8</w:t>
      </w:r>
      <w:r>
        <w:rPr>
          <w:rFonts w:hint="eastAsia"/>
          <w:sz w:val="21"/>
          <w:szCs w:val="21"/>
        </w:rPr>
        <w:t>（积极）。情绪值的离散程度较高（标准差</w:t>
      </w:r>
      <w:r>
        <w:rPr>
          <w:rFonts w:hint="eastAsia"/>
          <w:sz w:val="21"/>
          <w:szCs w:val="21"/>
        </w:rPr>
        <w:t>0.4822</w:t>
      </w:r>
      <w:r>
        <w:rPr>
          <w:rFonts w:hint="eastAsia"/>
          <w:sz w:val="21"/>
          <w:szCs w:val="21"/>
        </w:rPr>
        <w:t>），为分析其对</w:t>
      </w:r>
      <w:r>
        <w:rPr>
          <w:rFonts w:hint="eastAsia"/>
          <w:sz w:val="21"/>
          <w:szCs w:val="21"/>
        </w:rPr>
        <w:t>CAR</w:t>
      </w:r>
      <w:r>
        <w:rPr>
          <w:rFonts w:hint="eastAsia"/>
          <w:sz w:val="21"/>
          <w:szCs w:val="21"/>
        </w:rPr>
        <w:t>的非对称影响提供了可能。</w:t>
      </w:r>
    </w:p>
    <w:tbl>
      <w:tblPr>
        <w:tblpPr w:leftFromText="180" w:rightFromText="180" w:vertAnchor="page" w:horzAnchor="margin" w:tblpY="3788"/>
        <w:tblW w:w="5245" w:type="pct"/>
        <w:tblCellMar>
          <w:left w:w="0" w:type="dxa"/>
          <w:right w:w="0" w:type="dxa"/>
        </w:tblCellMar>
        <w:tblLook w:val="04A0" w:firstRow="1" w:lastRow="0" w:firstColumn="1" w:lastColumn="0" w:noHBand="0" w:noVBand="1"/>
      </w:tblPr>
      <w:tblGrid>
        <w:gridCol w:w="801"/>
        <w:gridCol w:w="687"/>
        <w:gridCol w:w="719"/>
        <w:gridCol w:w="774"/>
        <w:gridCol w:w="922"/>
        <w:gridCol w:w="773"/>
      </w:tblGrid>
      <w:tr w:rsidR="00D02987" w14:paraId="72A6F1C7" w14:textId="77777777" w:rsidTr="0069793D">
        <w:trPr>
          <w:trHeight w:val="28"/>
        </w:trPr>
        <w:tc>
          <w:tcPr>
            <w:tcW w:w="5000" w:type="pct"/>
            <w:gridSpan w:val="6"/>
            <w:tcBorders>
              <w:bottom w:val="single" w:sz="4" w:space="0" w:color="000000"/>
            </w:tcBorders>
          </w:tcPr>
          <w:p w14:paraId="09C8AD24" w14:textId="77777777" w:rsidR="00D02987" w:rsidRDefault="00D02987" w:rsidP="0069793D">
            <w:pPr>
              <w:widowControl/>
              <w:overflowPunct/>
              <w:ind w:right="114"/>
              <w:jc w:val="center"/>
              <w:rPr>
                <w:rFonts w:ascii="宋体"/>
                <w:spacing w:val="-4"/>
                <w:szCs w:val="18"/>
              </w:rPr>
            </w:pPr>
            <w:r>
              <w:rPr>
                <w:rFonts w:ascii="宋体" w:hint="eastAsia"/>
                <w:spacing w:val="-4"/>
                <w:szCs w:val="18"/>
              </w:rPr>
              <w:t>表3 描述性统计</w:t>
            </w:r>
          </w:p>
        </w:tc>
      </w:tr>
      <w:tr w:rsidR="00D02987" w14:paraId="74C219BA" w14:textId="77777777" w:rsidTr="0069793D">
        <w:trPr>
          <w:trHeight w:val="28"/>
        </w:trPr>
        <w:tc>
          <w:tcPr>
            <w:tcW w:w="857" w:type="pct"/>
            <w:tcBorders>
              <w:top w:val="single" w:sz="4" w:space="0" w:color="000000"/>
              <w:bottom w:val="single" w:sz="4" w:space="0" w:color="000000"/>
            </w:tcBorders>
          </w:tcPr>
          <w:p w14:paraId="099645E0" w14:textId="77777777" w:rsidR="00D02987" w:rsidRDefault="00D02987" w:rsidP="0069793D">
            <w:pPr>
              <w:widowControl/>
              <w:overflowPunct/>
              <w:ind w:left="119"/>
              <w:rPr>
                <w:rFonts w:ascii="宋体"/>
                <w:szCs w:val="18"/>
              </w:rPr>
            </w:pPr>
            <w:r>
              <w:rPr>
                <w:rFonts w:ascii="宋体"/>
                <w:spacing w:val="-4"/>
                <w:szCs w:val="18"/>
              </w:rPr>
              <w:t>变量名</w:t>
            </w:r>
          </w:p>
        </w:tc>
        <w:tc>
          <w:tcPr>
            <w:tcW w:w="735" w:type="pct"/>
            <w:tcBorders>
              <w:top w:val="single" w:sz="4" w:space="0" w:color="000000"/>
              <w:bottom w:val="single" w:sz="4" w:space="0" w:color="000000"/>
            </w:tcBorders>
          </w:tcPr>
          <w:p w14:paraId="6503491C" w14:textId="77777777" w:rsidR="00D02987" w:rsidRDefault="00D02987" w:rsidP="0069793D">
            <w:pPr>
              <w:widowControl/>
              <w:overflowPunct/>
              <w:ind w:right="116"/>
              <w:jc w:val="right"/>
              <w:rPr>
                <w:rFonts w:ascii="宋体"/>
                <w:szCs w:val="18"/>
              </w:rPr>
            </w:pPr>
            <w:r>
              <w:rPr>
                <w:rFonts w:ascii="宋体"/>
                <w:spacing w:val="-5"/>
                <w:szCs w:val="18"/>
              </w:rPr>
              <w:t>均值</w:t>
            </w:r>
          </w:p>
        </w:tc>
        <w:tc>
          <w:tcPr>
            <w:tcW w:w="769" w:type="pct"/>
            <w:tcBorders>
              <w:top w:val="single" w:sz="4" w:space="0" w:color="000000"/>
              <w:bottom w:val="single" w:sz="4" w:space="0" w:color="000000"/>
            </w:tcBorders>
          </w:tcPr>
          <w:p w14:paraId="4A18B3DA" w14:textId="77777777" w:rsidR="00D02987" w:rsidRDefault="00D02987" w:rsidP="0069793D">
            <w:pPr>
              <w:widowControl/>
              <w:overflowPunct/>
              <w:ind w:left="106" w:right="52"/>
              <w:jc w:val="center"/>
              <w:rPr>
                <w:rFonts w:ascii="宋体"/>
                <w:szCs w:val="18"/>
              </w:rPr>
            </w:pPr>
            <w:r>
              <w:rPr>
                <w:rFonts w:ascii="宋体"/>
                <w:spacing w:val="-4"/>
                <w:szCs w:val="18"/>
              </w:rPr>
              <w:t>中位数</w:t>
            </w:r>
          </w:p>
        </w:tc>
        <w:tc>
          <w:tcPr>
            <w:tcW w:w="828" w:type="pct"/>
            <w:tcBorders>
              <w:top w:val="single" w:sz="4" w:space="0" w:color="000000"/>
              <w:bottom w:val="single" w:sz="4" w:space="0" w:color="000000"/>
            </w:tcBorders>
          </w:tcPr>
          <w:p w14:paraId="30B895A0" w14:textId="77777777" w:rsidR="00D02987" w:rsidRDefault="00D02987" w:rsidP="0069793D">
            <w:pPr>
              <w:widowControl/>
              <w:overflowPunct/>
              <w:ind w:right="115"/>
              <w:jc w:val="right"/>
              <w:rPr>
                <w:rFonts w:ascii="宋体"/>
                <w:szCs w:val="18"/>
              </w:rPr>
            </w:pPr>
            <w:r>
              <w:rPr>
                <w:rFonts w:ascii="宋体"/>
                <w:spacing w:val="-4"/>
                <w:szCs w:val="18"/>
              </w:rPr>
              <w:t>标准差</w:t>
            </w:r>
          </w:p>
        </w:tc>
        <w:tc>
          <w:tcPr>
            <w:tcW w:w="986" w:type="pct"/>
            <w:tcBorders>
              <w:top w:val="single" w:sz="4" w:space="0" w:color="000000"/>
              <w:bottom w:val="single" w:sz="4" w:space="0" w:color="000000"/>
            </w:tcBorders>
          </w:tcPr>
          <w:p w14:paraId="3450F664" w14:textId="77777777" w:rsidR="00D02987" w:rsidRDefault="00D02987" w:rsidP="0069793D">
            <w:pPr>
              <w:widowControl/>
              <w:overflowPunct/>
              <w:ind w:right="115"/>
              <w:jc w:val="right"/>
              <w:rPr>
                <w:rFonts w:ascii="宋体"/>
                <w:szCs w:val="18"/>
              </w:rPr>
            </w:pPr>
            <w:r>
              <w:rPr>
                <w:rFonts w:ascii="宋体"/>
                <w:spacing w:val="-4"/>
                <w:szCs w:val="18"/>
              </w:rPr>
              <w:t>最小值</w:t>
            </w:r>
          </w:p>
        </w:tc>
        <w:tc>
          <w:tcPr>
            <w:tcW w:w="827" w:type="pct"/>
            <w:tcBorders>
              <w:top w:val="single" w:sz="4" w:space="0" w:color="000000"/>
              <w:bottom w:val="single" w:sz="4" w:space="0" w:color="000000"/>
            </w:tcBorders>
          </w:tcPr>
          <w:p w14:paraId="210916F3" w14:textId="77777777" w:rsidR="00D02987" w:rsidRDefault="00D02987" w:rsidP="0069793D">
            <w:pPr>
              <w:widowControl/>
              <w:overflowPunct/>
              <w:ind w:right="114"/>
              <w:jc w:val="right"/>
              <w:rPr>
                <w:rFonts w:ascii="宋体"/>
                <w:szCs w:val="18"/>
              </w:rPr>
            </w:pPr>
            <w:r>
              <w:rPr>
                <w:rFonts w:ascii="宋体"/>
                <w:spacing w:val="-4"/>
                <w:szCs w:val="18"/>
              </w:rPr>
              <w:t>最大值</w:t>
            </w:r>
          </w:p>
        </w:tc>
      </w:tr>
      <w:tr w:rsidR="00D02987" w14:paraId="7BAC0938" w14:textId="77777777" w:rsidTr="0069793D">
        <w:trPr>
          <w:trHeight w:val="233"/>
        </w:trPr>
        <w:tc>
          <w:tcPr>
            <w:tcW w:w="857" w:type="pct"/>
            <w:tcBorders>
              <w:top w:val="single" w:sz="4" w:space="0" w:color="000000"/>
            </w:tcBorders>
          </w:tcPr>
          <w:p w14:paraId="5561F047" w14:textId="77777777" w:rsidR="00D02987" w:rsidRDefault="00D02987" w:rsidP="0069793D">
            <w:pPr>
              <w:widowControl/>
              <w:overflowPunct/>
              <w:ind w:left="119"/>
              <w:rPr>
                <w:rFonts w:eastAsia="Times New Roman"/>
                <w:szCs w:val="18"/>
              </w:rPr>
            </w:pPr>
            <w:r>
              <w:rPr>
                <w:rFonts w:eastAsia="Times New Roman"/>
                <w:spacing w:val="-5"/>
                <w:szCs w:val="18"/>
              </w:rPr>
              <w:t>ARE</w:t>
            </w:r>
          </w:p>
        </w:tc>
        <w:tc>
          <w:tcPr>
            <w:tcW w:w="735" w:type="pct"/>
            <w:tcBorders>
              <w:top w:val="single" w:sz="4" w:space="0" w:color="000000"/>
            </w:tcBorders>
          </w:tcPr>
          <w:p w14:paraId="294BA970" w14:textId="77777777" w:rsidR="00D02987" w:rsidRDefault="00D02987" w:rsidP="0069793D">
            <w:pPr>
              <w:widowControl/>
              <w:overflowPunct/>
              <w:ind w:right="116"/>
              <w:jc w:val="right"/>
              <w:rPr>
                <w:rFonts w:eastAsia="Times New Roman"/>
                <w:szCs w:val="18"/>
              </w:rPr>
            </w:pPr>
            <w:r>
              <w:rPr>
                <w:rFonts w:eastAsia="Times New Roman"/>
                <w:spacing w:val="-2"/>
                <w:szCs w:val="18"/>
              </w:rPr>
              <w:t>4.7622</w:t>
            </w:r>
          </w:p>
        </w:tc>
        <w:tc>
          <w:tcPr>
            <w:tcW w:w="769" w:type="pct"/>
            <w:tcBorders>
              <w:top w:val="single" w:sz="4" w:space="0" w:color="000000"/>
            </w:tcBorders>
          </w:tcPr>
          <w:p w14:paraId="56AFF8C4" w14:textId="77777777" w:rsidR="00D02987" w:rsidRDefault="00D02987" w:rsidP="0069793D">
            <w:pPr>
              <w:widowControl/>
              <w:overflowPunct/>
              <w:ind w:left="106"/>
              <w:jc w:val="center"/>
              <w:rPr>
                <w:rFonts w:eastAsia="Times New Roman"/>
                <w:szCs w:val="18"/>
              </w:rPr>
            </w:pPr>
            <w:r>
              <w:rPr>
                <w:rFonts w:eastAsia="Times New Roman"/>
                <w:spacing w:val="-2"/>
                <w:szCs w:val="18"/>
              </w:rPr>
              <w:t>5.4785</w:t>
            </w:r>
          </w:p>
        </w:tc>
        <w:tc>
          <w:tcPr>
            <w:tcW w:w="828" w:type="pct"/>
            <w:tcBorders>
              <w:top w:val="single" w:sz="4" w:space="0" w:color="000000"/>
            </w:tcBorders>
          </w:tcPr>
          <w:p w14:paraId="37E75131" w14:textId="77777777" w:rsidR="00D02987" w:rsidRDefault="00D02987" w:rsidP="0069793D">
            <w:pPr>
              <w:widowControl/>
              <w:overflowPunct/>
              <w:ind w:right="115"/>
              <w:jc w:val="right"/>
              <w:rPr>
                <w:rFonts w:eastAsia="Times New Roman"/>
                <w:szCs w:val="18"/>
              </w:rPr>
            </w:pPr>
            <w:r>
              <w:rPr>
                <w:rFonts w:eastAsia="Times New Roman"/>
                <w:spacing w:val="-2"/>
                <w:szCs w:val="18"/>
              </w:rPr>
              <w:t>12.9832</w:t>
            </w:r>
          </w:p>
        </w:tc>
        <w:tc>
          <w:tcPr>
            <w:tcW w:w="986" w:type="pct"/>
            <w:tcBorders>
              <w:top w:val="single" w:sz="4" w:space="0" w:color="000000"/>
            </w:tcBorders>
          </w:tcPr>
          <w:p w14:paraId="4022A469"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131.8140</w:t>
            </w:r>
          </w:p>
        </w:tc>
        <w:tc>
          <w:tcPr>
            <w:tcW w:w="827" w:type="pct"/>
            <w:tcBorders>
              <w:top w:val="single" w:sz="4" w:space="0" w:color="000000"/>
            </w:tcBorders>
          </w:tcPr>
          <w:p w14:paraId="0C0A214C" w14:textId="77777777" w:rsidR="00D02987" w:rsidRDefault="00D02987" w:rsidP="0069793D">
            <w:pPr>
              <w:widowControl/>
              <w:overflowPunct/>
              <w:ind w:right="114"/>
              <w:jc w:val="right"/>
              <w:rPr>
                <w:rFonts w:eastAsia="Times New Roman"/>
                <w:szCs w:val="18"/>
              </w:rPr>
            </w:pPr>
            <w:r>
              <w:rPr>
                <w:rFonts w:eastAsia="Times New Roman"/>
                <w:spacing w:val="-2"/>
                <w:szCs w:val="18"/>
              </w:rPr>
              <w:t>113.0584</w:t>
            </w:r>
          </w:p>
        </w:tc>
      </w:tr>
      <w:tr w:rsidR="00D02987" w14:paraId="6EC5EE57" w14:textId="77777777" w:rsidTr="0069793D">
        <w:trPr>
          <w:trHeight w:val="241"/>
        </w:trPr>
        <w:tc>
          <w:tcPr>
            <w:tcW w:w="857" w:type="pct"/>
          </w:tcPr>
          <w:p w14:paraId="11EA946B" w14:textId="77777777" w:rsidR="00D02987" w:rsidRDefault="00D02987" w:rsidP="0069793D">
            <w:pPr>
              <w:widowControl/>
              <w:overflowPunct/>
              <w:ind w:left="119"/>
              <w:rPr>
                <w:rFonts w:eastAsia="Times New Roman"/>
                <w:szCs w:val="18"/>
              </w:rPr>
            </w:pPr>
            <w:r>
              <w:rPr>
                <w:rFonts w:eastAsia="Times New Roman"/>
                <w:spacing w:val="-5"/>
                <w:szCs w:val="18"/>
              </w:rPr>
              <w:t>OPM</w:t>
            </w:r>
          </w:p>
        </w:tc>
        <w:tc>
          <w:tcPr>
            <w:tcW w:w="735" w:type="pct"/>
          </w:tcPr>
          <w:p w14:paraId="6F4C9613" w14:textId="77777777" w:rsidR="00D02987" w:rsidRDefault="00D02987" w:rsidP="0069793D">
            <w:pPr>
              <w:widowControl/>
              <w:overflowPunct/>
              <w:ind w:right="116"/>
              <w:jc w:val="right"/>
              <w:rPr>
                <w:rFonts w:eastAsia="Times New Roman"/>
                <w:szCs w:val="18"/>
              </w:rPr>
            </w:pPr>
            <w:r>
              <w:rPr>
                <w:rFonts w:eastAsia="Times New Roman"/>
                <w:szCs w:val="18"/>
              </w:rPr>
              <w:t>-</w:t>
            </w:r>
            <w:r>
              <w:rPr>
                <w:rFonts w:eastAsia="Times New Roman"/>
                <w:spacing w:val="-2"/>
                <w:szCs w:val="18"/>
              </w:rPr>
              <w:t>5.6752</w:t>
            </w:r>
          </w:p>
        </w:tc>
        <w:tc>
          <w:tcPr>
            <w:tcW w:w="769" w:type="pct"/>
          </w:tcPr>
          <w:p w14:paraId="6826427F" w14:textId="77777777" w:rsidR="00D02987" w:rsidRDefault="00D02987" w:rsidP="0069793D">
            <w:pPr>
              <w:widowControl/>
              <w:overflowPunct/>
              <w:ind w:left="106"/>
              <w:jc w:val="center"/>
              <w:rPr>
                <w:rFonts w:eastAsia="Times New Roman"/>
                <w:szCs w:val="18"/>
              </w:rPr>
            </w:pPr>
            <w:r>
              <w:rPr>
                <w:rFonts w:eastAsia="Times New Roman"/>
                <w:spacing w:val="-2"/>
                <w:szCs w:val="18"/>
              </w:rPr>
              <w:t>7.8353</w:t>
            </w:r>
          </w:p>
        </w:tc>
        <w:tc>
          <w:tcPr>
            <w:tcW w:w="828" w:type="pct"/>
          </w:tcPr>
          <w:p w14:paraId="1ED1FC0C" w14:textId="77777777" w:rsidR="00D02987" w:rsidRDefault="00D02987" w:rsidP="0069793D">
            <w:pPr>
              <w:widowControl/>
              <w:overflowPunct/>
              <w:ind w:right="115"/>
              <w:jc w:val="right"/>
              <w:rPr>
                <w:rFonts w:eastAsia="Times New Roman"/>
                <w:szCs w:val="18"/>
              </w:rPr>
            </w:pPr>
            <w:r>
              <w:rPr>
                <w:rFonts w:eastAsia="Times New Roman"/>
                <w:spacing w:val="-2"/>
                <w:szCs w:val="18"/>
              </w:rPr>
              <w:t>170.4002</w:t>
            </w:r>
          </w:p>
        </w:tc>
        <w:tc>
          <w:tcPr>
            <w:tcW w:w="986" w:type="pct"/>
          </w:tcPr>
          <w:p w14:paraId="78BF2023"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3547.7926</w:t>
            </w:r>
          </w:p>
        </w:tc>
        <w:tc>
          <w:tcPr>
            <w:tcW w:w="827" w:type="pct"/>
          </w:tcPr>
          <w:p w14:paraId="5740DF5E" w14:textId="77777777" w:rsidR="00D02987" w:rsidRDefault="00D02987" w:rsidP="0069793D">
            <w:pPr>
              <w:widowControl/>
              <w:overflowPunct/>
              <w:ind w:right="114"/>
              <w:jc w:val="right"/>
              <w:rPr>
                <w:rFonts w:eastAsia="Times New Roman"/>
                <w:szCs w:val="18"/>
              </w:rPr>
            </w:pPr>
            <w:r>
              <w:rPr>
                <w:rFonts w:eastAsia="Times New Roman"/>
                <w:spacing w:val="-2"/>
                <w:szCs w:val="18"/>
              </w:rPr>
              <w:t>129.2813</w:t>
            </w:r>
          </w:p>
        </w:tc>
      </w:tr>
      <w:tr w:rsidR="00D02987" w14:paraId="50BC5839" w14:textId="77777777" w:rsidTr="0069793D">
        <w:trPr>
          <w:trHeight w:val="241"/>
        </w:trPr>
        <w:tc>
          <w:tcPr>
            <w:tcW w:w="857" w:type="pct"/>
          </w:tcPr>
          <w:p w14:paraId="3A556D9A" w14:textId="77777777" w:rsidR="00D02987" w:rsidRDefault="00D02987" w:rsidP="0069793D">
            <w:pPr>
              <w:widowControl/>
              <w:overflowPunct/>
              <w:ind w:left="119"/>
              <w:rPr>
                <w:rFonts w:eastAsia="Times New Roman"/>
                <w:szCs w:val="18"/>
              </w:rPr>
            </w:pPr>
            <w:r>
              <w:rPr>
                <w:rFonts w:eastAsia="Times New Roman"/>
                <w:spacing w:val="-5"/>
                <w:szCs w:val="18"/>
              </w:rPr>
              <w:t>CR</w:t>
            </w:r>
          </w:p>
        </w:tc>
        <w:tc>
          <w:tcPr>
            <w:tcW w:w="735" w:type="pct"/>
          </w:tcPr>
          <w:p w14:paraId="7A5A794B" w14:textId="77777777" w:rsidR="00D02987" w:rsidRDefault="00D02987" w:rsidP="0069793D">
            <w:pPr>
              <w:widowControl/>
              <w:overflowPunct/>
              <w:ind w:right="116"/>
              <w:jc w:val="right"/>
              <w:rPr>
                <w:rFonts w:eastAsia="Times New Roman"/>
                <w:szCs w:val="18"/>
              </w:rPr>
            </w:pPr>
            <w:r>
              <w:rPr>
                <w:rFonts w:eastAsia="Times New Roman"/>
                <w:spacing w:val="-2"/>
                <w:szCs w:val="18"/>
              </w:rPr>
              <w:t>2.3182</w:t>
            </w:r>
          </w:p>
        </w:tc>
        <w:tc>
          <w:tcPr>
            <w:tcW w:w="769" w:type="pct"/>
          </w:tcPr>
          <w:p w14:paraId="7BEC35F7" w14:textId="77777777" w:rsidR="00D02987" w:rsidRDefault="00D02987" w:rsidP="0069793D">
            <w:pPr>
              <w:widowControl/>
              <w:overflowPunct/>
              <w:ind w:left="106"/>
              <w:jc w:val="center"/>
              <w:rPr>
                <w:rFonts w:eastAsia="Times New Roman"/>
                <w:szCs w:val="18"/>
              </w:rPr>
            </w:pPr>
            <w:r>
              <w:rPr>
                <w:rFonts w:eastAsia="Times New Roman"/>
                <w:spacing w:val="-2"/>
                <w:szCs w:val="18"/>
              </w:rPr>
              <w:t>1.5383</w:t>
            </w:r>
          </w:p>
        </w:tc>
        <w:tc>
          <w:tcPr>
            <w:tcW w:w="828" w:type="pct"/>
          </w:tcPr>
          <w:p w14:paraId="2FDF5186" w14:textId="77777777" w:rsidR="00D02987" w:rsidRDefault="00D02987" w:rsidP="0069793D">
            <w:pPr>
              <w:widowControl/>
              <w:overflowPunct/>
              <w:ind w:right="115"/>
              <w:jc w:val="right"/>
              <w:rPr>
                <w:rFonts w:eastAsia="Times New Roman"/>
                <w:szCs w:val="18"/>
              </w:rPr>
            </w:pPr>
            <w:r>
              <w:rPr>
                <w:rFonts w:eastAsia="Times New Roman"/>
                <w:spacing w:val="-2"/>
                <w:szCs w:val="18"/>
              </w:rPr>
              <w:t>3.6680</w:t>
            </w:r>
          </w:p>
        </w:tc>
        <w:tc>
          <w:tcPr>
            <w:tcW w:w="986" w:type="pct"/>
          </w:tcPr>
          <w:p w14:paraId="254740D9" w14:textId="77777777" w:rsidR="00D02987" w:rsidRDefault="00D02987" w:rsidP="0069793D">
            <w:pPr>
              <w:widowControl/>
              <w:overflowPunct/>
              <w:ind w:right="115"/>
              <w:jc w:val="right"/>
              <w:rPr>
                <w:rFonts w:eastAsia="Times New Roman"/>
                <w:szCs w:val="18"/>
              </w:rPr>
            </w:pPr>
            <w:r>
              <w:rPr>
                <w:rFonts w:eastAsia="Times New Roman"/>
                <w:spacing w:val="-2"/>
                <w:szCs w:val="18"/>
              </w:rPr>
              <w:t>0.1086</w:t>
            </w:r>
          </w:p>
        </w:tc>
        <w:tc>
          <w:tcPr>
            <w:tcW w:w="827" w:type="pct"/>
          </w:tcPr>
          <w:p w14:paraId="398F7D07" w14:textId="77777777" w:rsidR="00D02987" w:rsidRDefault="00D02987" w:rsidP="0069793D">
            <w:pPr>
              <w:widowControl/>
              <w:overflowPunct/>
              <w:ind w:right="114"/>
              <w:jc w:val="right"/>
              <w:rPr>
                <w:rFonts w:eastAsia="Times New Roman"/>
                <w:szCs w:val="18"/>
              </w:rPr>
            </w:pPr>
            <w:r>
              <w:rPr>
                <w:rFonts w:eastAsia="Times New Roman"/>
                <w:spacing w:val="-2"/>
                <w:szCs w:val="18"/>
              </w:rPr>
              <w:t>54.5074</w:t>
            </w:r>
          </w:p>
        </w:tc>
      </w:tr>
      <w:tr w:rsidR="00D02987" w14:paraId="121BA360" w14:textId="77777777" w:rsidTr="0069793D">
        <w:trPr>
          <w:trHeight w:val="241"/>
        </w:trPr>
        <w:tc>
          <w:tcPr>
            <w:tcW w:w="857" w:type="pct"/>
          </w:tcPr>
          <w:p w14:paraId="64916503" w14:textId="77777777" w:rsidR="00D02987" w:rsidRDefault="00D02987" w:rsidP="0069793D">
            <w:pPr>
              <w:widowControl/>
              <w:overflowPunct/>
              <w:ind w:left="119"/>
              <w:rPr>
                <w:rFonts w:eastAsia="Times New Roman"/>
                <w:szCs w:val="18"/>
              </w:rPr>
            </w:pPr>
            <w:r>
              <w:rPr>
                <w:rFonts w:eastAsia="Times New Roman"/>
                <w:spacing w:val="-5"/>
                <w:szCs w:val="18"/>
              </w:rPr>
              <w:t>QR</w:t>
            </w:r>
          </w:p>
        </w:tc>
        <w:tc>
          <w:tcPr>
            <w:tcW w:w="735" w:type="pct"/>
          </w:tcPr>
          <w:p w14:paraId="38DD09EB" w14:textId="77777777" w:rsidR="00D02987" w:rsidRDefault="00D02987" w:rsidP="0069793D">
            <w:pPr>
              <w:widowControl/>
              <w:overflowPunct/>
              <w:ind w:right="116"/>
              <w:jc w:val="right"/>
              <w:rPr>
                <w:rFonts w:eastAsia="Times New Roman"/>
                <w:szCs w:val="18"/>
              </w:rPr>
            </w:pPr>
            <w:r>
              <w:rPr>
                <w:rFonts w:eastAsia="Times New Roman"/>
                <w:spacing w:val="-2"/>
                <w:szCs w:val="18"/>
              </w:rPr>
              <w:t>1.5404</w:t>
            </w:r>
          </w:p>
        </w:tc>
        <w:tc>
          <w:tcPr>
            <w:tcW w:w="769" w:type="pct"/>
          </w:tcPr>
          <w:p w14:paraId="12D25072" w14:textId="77777777" w:rsidR="00D02987" w:rsidRDefault="00D02987" w:rsidP="0069793D">
            <w:pPr>
              <w:widowControl/>
              <w:overflowPunct/>
              <w:ind w:left="106"/>
              <w:jc w:val="center"/>
              <w:rPr>
                <w:rFonts w:eastAsia="Times New Roman"/>
                <w:szCs w:val="18"/>
              </w:rPr>
            </w:pPr>
            <w:r>
              <w:rPr>
                <w:rFonts w:eastAsia="Times New Roman"/>
                <w:spacing w:val="-2"/>
                <w:szCs w:val="18"/>
              </w:rPr>
              <w:t>1.0120</w:t>
            </w:r>
          </w:p>
        </w:tc>
        <w:tc>
          <w:tcPr>
            <w:tcW w:w="828" w:type="pct"/>
          </w:tcPr>
          <w:p w14:paraId="2964D140" w14:textId="77777777" w:rsidR="00D02987" w:rsidRDefault="00D02987" w:rsidP="0069793D">
            <w:pPr>
              <w:widowControl/>
              <w:overflowPunct/>
              <w:ind w:right="115"/>
              <w:jc w:val="right"/>
              <w:rPr>
                <w:rFonts w:eastAsia="Times New Roman"/>
                <w:szCs w:val="18"/>
              </w:rPr>
            </w:pPr>
            <w:r>
              <w:rPr>
                <w:rFonts w:eastAsia="Times New Roman"/>
                <w:spacing w:val="-2"/>
                <w:szCs w:val="18"/>
              </w:rPr>
              <w:t>2.0664</w:t>
            </w:r>
          </w:p>
        </w:tc>
        <w:tc>
          <w:tcPr>
            <w:tcW w:w="986" w:type="pct"/>
          </w:tcPr>
          <w:p w14:paraId="1BBC41B2" w14:textId="77777777" w:rsidR="00D02987" w:rsidRDefault="00D02987" w:rsidP="0069793D">
            <w:pPr>
              <w:widowControl/>
              <w:overflowPunct/>
              <w:ind w:right="115"/>
              <w:jc w:val="right"/>
              <w:rPr>
                <w:rFonts w:eastAsia="Times New Roman"/>
                <w:szCs w:val="18"/>
              </w:rPr>
            </w:pPr>
            <w:r>
              <w:rPr>
                <w:rFonts w:eastAsia="Times New Roman"/>
                <w:spacing w:val="-2"/>
                <w:szCs w:val="18"/>
              </w:rPr>
              <w:t>0.0119</w:t>
            </w:r>
          </w:p>
        </w:tc>
        <w:tc>
          <w:tcPr>
            <w:tcW w:w="827" w:type="pct"/>
          </w:tcPr>
          <w:p w14:paraId="2030FB0B" w14:textId="77777777" w:rsidR="00D02987" w:rsidRDefault="00D02987" w:rsidP="0069793D">
            <w:pPr>
              <w:widowControl/>
              <w:overflowPunct/>
              <w:ind w:right="114"/>
              <w:jc w:val="right"/>
              <w:rPr>
                <w:rFonts w:eastAsia="Times New Roman"/>
                <w:szCs w:val="18"/>
              </w:rPr>
            </w:pPr>
            <w:r>
              <w:rPr>
                <w:rFonts w:eastAsia="Times New Roman"/>
                <w:spacing w:val="-2"/>
                <w:szCs w:val="18"/>
              </w:rPr>
              <w:t>22.0579</w:t>
            </w:r>
          </w:p>
        </w:tc>
      </w:tr>
      <w:tr w:rsidR="00D02987" w14:paraId="125AE961" w14:textId="77777777" w:rsidTr="0069793D">
        <w:trPr>
          <w:trHeight w:val="241"/>
        </w:trPr>
        <w:tc>
          <w:tcPr>
            <w:tcW w:w="857" w:type="pct"/>
          </w:tcPr>
          <w:p w14:paraId="49574D33" w14:textId="77777777" w:rsidR="00D02987" w:rsidRDefault="00D02987" w:rsidP="0069793D">
            <w:pPr>
              <w:widowControl/>
              <w:overflowPunct/>
              <w:ind w:left="119"/>
              <w:rPr>
                <w:rFonts w:eastAsia="Times New Roman"/>
                <w:szCs w:val="18"/>
              </w:rPr>
            </w:pPr>
            <w:r>
              <w:rPr>
                <w:rFonts w:eastAsia="Times New Roman"/>
                <w:spacing w:val="-5"/>
                <w:szCs w:val="18"/>
              </w:rPr>
              <w:t>ND</w:t>
            </w:r>
          </w:p>
        </w:tc>
        <w:tc>
          <w:tcPr>
            <w:tcW w:w="735" w:type="pct"/>
          </w:tcPr>
          <w:p w14:paraId="353987A0" w14:textId="77777777" w:rsidR="00D02987" w:rsidRDefault="00D02987" w:rsidP="0069793D">
            <w:pPr>
              <w:widowControl/>
              <w:overflowPunct/>
              <w:ind w:right="116"/>
              <w:jc w:val="right"/>
              <w:rPr>
                <w:rFonts w:eastAsia="Times New Roman"/>
                <w:szCs w:val="18"/>
              </w:rPr>
            </w:pPr>
            <w:r>
              <w:rPr>
                <w:rFonts w:eastAsia="Times New Roman"/>
                <w:spacing w:val="-2"/>
                <w:szCs w:val="18"/>
              </w:rPr>
              <w:t>52.4751</w:t>
            </w:r>
          </w:p>
        </w:tc>
        <w:tc>
          <w:tcPr>
            <w:tcW w:w="769" w:type="pct"/>
          </w:tcPr>
          <w:p w14:paraId="7B14E6C1" w14:textId="77777777" w:rsidR="00D02987" w:rsidRDefault="00D02987" w:rsidP="0069793D">
            <w:pPr>
              <w:widowControl/>
              <w:overflowPunct/>
              <w:ind w:left="1"/>
              <w:jc w:val="center"/>
              <w:rPr>
                <w:rFonts w:eastAsia="Times New Roman"/>
                <w:szCs w:val="18"/>
              </w:rPr>
            </w:pPr>
            <w:r>
              <w:rPr>
                <w:rFonts w:eastAsia="Times New Roman"/>
                <w:spacing w:val="-2"/>
                <w:szCs w:val="18"/>
              </w:rPr>
              <w:t>53.6437</w:t>
            </w:r>
          </w:p>
        </w:tc>
        <w:tc>
          <w:tcPr>
            <w:tcW w:w="828" w:type="pct"/>
          </w:tcPr>
          <w:p w14:paraId="6BE56DF3" w14:textId="77777777" w:rsidR="00D02987" w:rsidRDefault="00D02987" w:rsidP="0069793D">
            <w:pPr>
              <w:widowControl/>
              <w:overflowPunct/>
              <w:ind w:right="115"/>
              <w:jc w:val="right"/>
              <w:rPr>
                <w:rFonts w:eastAsia="Times New Roman"/>
                <w:szCs w:val="18"/>
              </w:rPr>
            </w:pPr>
            <w:r>
              <w:rPr>
                <w:rFonts w:eastAsia="Times New Roman"/>
                <w:spacing w:val="-2"/>
                <w:szCs w:val="18"/>
              </w:rPr>
              <w:t>24.3072</w:t>
            </w:r>
          </w:p>
        </w:tc>
        <w:tc>
          <w:tcPr>
            <w:tcW w:w="986" w:type="pct"/>
          </w:tcPr>
          <w:p w14:paraId="5BB7FC96"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157.8540</w:t>
            </w:r>
          </w:p>
        </w:tc>
        <w:tc>
          <w:tcPr>
            <w:tcW w:w="827" w:type="pct"/>
          </w:tcPr>
          <w:p w14:paraId="3C61E354" w14:textId="77777777" w:rsidR="00D02987" w:rsidRDefault="00D02987" w:rsidP="0069793D">
            <w:pPr>
              <w:widowControl/>
              <w:overflowPunct/>
              <w:ind w:right="114"/>
              <w:jc w:val="right"/>
              <w:rPr>
                <w:rFonts w:eastAsia="Times New Roman"/>
                <w:szCs w:val="18"/>
              </w:rPr>
            </w:pPr>
            <w:r>
              <w:rPr>
                <w:rFonts w:eastAsia="Times New Roman"/>
                <w:spacing w:val="-2"/>
                <w:szCs w:val="18"/>
              </w:rPr>
              <w:t>97.8369</w:t>
            </w:r>
          </w:p>
        </w:tc>
      </w:tr>
      <w:tr w:rsidR="00D02987" w14:paraId="13F179CC" w14:textId="77777777" w:rsidTr="0069793D">
        <w:trPr>
          <w:trHeight w:val="241"/>
        </w:trPr>
        <w:tc>
          <w:tcPr>
            <w:tcW w:w="857" w:type="pct"/>
          </w:tcPr>
          <w:p w14:paraId="44B7FC3D" w14:textId="77777777" w:rsidR="00D02987" w:rsidRDefault="00D02987" w:rsidP="0069793D">
            <w:pPr>
              <w:widowControl/>
              <w:overflowPunct/>
              <w:ind w:left="119"/>
              <w:rPr>
                <w:rFonts w:eastAsia="Times New Roman"/>
                <w:szCs w:val="18"/>
              </w:rPr>
            </w:pPr>
            <w:r>
              <w:rPr>
                <w:rFonts w:eastAsia="Times New Roman"/>
                <w:spacing w:val="-5"/>
                <w:szCs w:val="18"/>
              </w:rPr>
              <w:t>AT</w:t>
            </w:r>
          </w:p>
        </w:tc>
        <w:tc>
          <w:tcPr>
            <w:tcW w:w="735" w:type="pct"/>
          </w:tcPr>
          <w:p w14:paraId="61548D5F" w14:textId="77777777" w:rsidR="00D02987" w:rsidRDefault="00D02987" w:rsidP="0069793D">
            <w:pPr>
              <w:widowControl/>
              <w:overflowPunct/>
              <w:ind w:right="116"/>
              <w:jc w:val="right"/>
              <w:rPr>
                <w:rFonts w:eastAsia="Times New Roman"/>
                <w:szCs w:val="18"/>
              </w:rPr>
            </w:pPr>
            <w:r>
              <w:rPr>
                <w:rFonts w:eastAsia="Times New Roman"/>
                <w:spacing w:val="-2"/>
                <w:szCs w:val="18"/>
              </w:rPr>
              <w:t>0.6376</w:t>
            </w:r>
          </w:p>
        </w:tc>
        <w:tc>
          <w:tcPr>
            <w:tcW w:w="769" w:type="pct"/>
          </w:tcPr>
          <w:p w14:paraId="03C04DDB" w14:textId="77777777" w:rsidR="00D02987" w:rsidRDefault="00D02987" w:rsidP="0069793D">
            <w:pPr>
              <w:widowControl/>
              <w:overflowPunct/>
              <w:ind w:left="106"/>
              <w:jc w:val="center"/>
              <w:rPr>
                <w:rFonts w:eastAsia="Times New Roman"/>
                <w:szCs w:val="18"/>
              </w:rPr>
            </w:pPr>
            <w:r>
              <w:rPr>
                <w:rFonts w:eastAsia="Times New Roman"/>
                <w:spacing w:val="-2"/>
                <w:szCs w:val="18"/>
              </w:rPr>
              <w:t>0.5221</w:t>
            </w:r>
          </w:p>
        </w:tc>
        <w:tc>
          <w:tcPr>
            <w:tcW w:w="828" w:type="pct"/>
          </w:tcPr>
          <w:p w14:paraId="037783F5" w14:textId="77777777" w:rsidR="00D02987" w:rsidRDefault="00D02987" w:rsidP="0069793D">
            <w:pPr>
              <w:widowControl/>
              <w:overflowPunct/>
              <w:ind w:right="115"/>
              <w:jc w:val="right"/>
              <w:rPr>
                <w:rFonts w:eastAsia="Times New Roman"/>
                <w:szCs w:val="18"/>
              </w:rPr>
            </w:pPr>
            <w:r>
              <w:rPr>
                <w:rFonts w:eastAsia="Times New Roman"/>
                <w:spacing w:val="-2"/>
                <w:szCs w:val="18"/>
              </w:rPr>
              <w:t>0.5188</w:t>
            </w:r>
          </w:p>
        </w:tc>
        <w:tc>
          <w:tcPr>
            <w:tcW w:w="986" w:type="pct"/>
          </w:tcPr>
          <w:p w14:paraId="1B0E06BA" w14:textId="77777777" w:rsidR="00D02987" w:rsidRDefault="00D02987" w:rsidP="0069793D">
            <w:pPr>
              <w:widowControl/>
              <w:overflowPunct/>
              <w:ind w:right="115"/>
              <w:jc w:val="right"/>
              <w:rPr>
                <w:rFonts w:eastAsia="Times New Roman"/>
                <w:szCs w:val="18"/>
              </w:rPr>
            </w:pPr>
            <w:r>
              <w:rPr>
                <w:rFonts w:eastAsia="Times New Roman"/>
                <w:spacing w:val="-2"/>
                <w:szCs w:val="18"/>
              </w:rPr>
              <w:t>0.0048</w:t>
            </w:r>
          </w:p>
        </w:tc>
        <w:tc>
          <w:tcPr>
            <w:tcW w:w="827" w:type="pct"/>
          </w:tcPr>
          <w:p w14:paraId="0424D44E" w14:textId="77777777" w:rsidR="00D02987" w:rsidRDefault="00D02987" w:rsidP="0069793D">
            <w:pPr>
              <w:widowControl/>
              <w:overflowPunct/>
              <w:ind w:right="114"/>
              <w:jc w:val="right"/>
              <w:rPr>
                <w:rFonts w:eastAsia="Times New Roman"/>
                <w:szCs w:val="18"/>
              </w:rPr>
            </w:pPr>
            <w:r>
              <w:rPr>
                <w:rFonts w:eastAsia="Times New Roman"/>
                <w:spacing w:val="-2"/>
                <w:szCs w:val="18"/>
              </w:rPr>
              <w:t>4.7532</w:t>
            </w:r>
          </w:p>
        </w:tc>
      </w:tr>
      <w:tr w:rsidR="00D02987" w14:paraId="1278FF04" w14:textId="77777777" w:rsidTr="0069793D">
        <w:trPr>
          <w:trHeight w:val="491"/>
        </w:trPr>
        <w:tc>
          <w:tcPr>
            <w:tcW w:w="857" w:type="pct"/>
          </w:tcPr>
          <w:p w14:paraId="31DA4933" w14:textId="77777777" w:rsidR="00D02987" w:rsidRDefault="00D02987" w:rsidP="0069793D">
            <w:pPr>
              <w:widowControl/>
              <w:overflowPunct/>
              <w:ind w:left="119"/>
              <w:rPr>
                <w:rFonts w:eastAsia="Times New Roman"/>
                <w:szCs w:val="18"/>
              </w:rPr>
            </w:pPr>
            <w:r>
              <w:rPr>
                <w:rFonts w:eastAsia="Times New Roman"/>
                <w:spacing w:val="-2"/>
                <w:szCs w:val="18"/>
              </w:rPr>
              <w:t>sentiment</w:t>
            </w:r>
          </w:p>
        </w:tc>
        <w:tc>
          <w:tcPr>
            <w:tcW w:w="735" w:type="pct"/>
          </w:tcPr>
          <w:p w14:paraId="1E36E4F3" w14:textId="77777777" w:rsidR="00D02987" w:rsidRDefault="00D02987" w:rsidP="0069793D">
            <w:pPr>
              <w:widowControl/>
              <w:overflowPunct/>
              <w:ind w:right="116"/>
              <w:jc w:val="right"/>
              <w:rPr>
                <w:rFonts w:eastAsia="Times New Roman"/>
                <w:szCs w:val="18"/>
              </w:rPr>
            </w:pPr>
            <w:r>
              <w:rPr>
                <w:rFonts w:eastAsia="Times New Roman"/>
                <w:spacing w:val="-2"/>
                <w:szCs w:val="18"/>
              </w:rPr>
              <w:t>0.0189</w:t>
            </w:r>
          </w:p>
        </w:tc>
        <w:tc>
          <w:tcPr>
            <w:tcW w:w="769" w:type="pct"/>
          </w:tcPr>
          <w:p w14:paraId="3AF9F354" w14:textId="77777777" w:rsidR="00D02987" w:rsidRDefault="00D02987" w:rsidP="0069793D">
            <w:pPr>
              <w:widowControl/>
              <w:overflowPunct/>
              <w:ind w:left="106"/>
              <w:jc w:val="center"/>
              <w:rPr>
                <w:rFonts w:eastAsia="Times New Roman"/>
                <w:szCs w:val="18"/>
              </w:rPr>
            </w:pPr>
            <w:r>
              <w:rPr>
                <w:rFonts w:eastAsia="Times New Roman"/>
                <w:spacing w:val="-2"/>
                <w:szCs w:val="18"/>
              </w:rPr>
              <w:t>0.2000</w:t>
            </w:r>
          </w:p>
        </w:tc>
        <w:tc>
          <w:tcPr>
            <w:tcW w:w="828" w:type="pct"/>
          </w:tcPr>
          <w:p w14:paraId="21F8A812" w14:textId="77777777" w:rsidR="00D02987" w:rsidRDefault="00D02987" w:rsidP="0069793D">
            <w:pPr>
              <w:widowControl/>
              <w:overflowPunct/>
              <w:ind w:right="115"/>
              <w:jc w:val="right"/>
              <w:rPr>
                <w:rFonts w:eastAsia="Times New Roman"/>
                <w:szCs w:val="18"/>
              </w:rPr>
            </w:pPr>
            <w:r>
              <w:rPr>
                <w:rFonts w:eastAsia="Times New Roman"/>
                <w:spacing w:val="-2"/>
                <w:szCs w:val="18"/>
              </w:rPr>
              <w:t>0.4822</w:t>
            </w:r>
          </w:p>
        </w:tc>
        <w:tc>
          <w:tcPr>
            <w:tcW w:w="986" w:type="pct"/>
          </w:tcPr>
          <w:p w14:paraId="5B548A1D"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0.9000</w:t>
            </w:r>
          </w:p>
        </w:tc>
        <w:tc>
          <w:tcPr>
            <w:tcW w:w="827" w:type="pct"/>
          </w:tcPr>
          <w:p w14:paraId="554350A0" w14:textId="77777777" w:rsidR="00D02987" w:rsidRDefault="00D02987" w:rsidP="0069793D">
            <w:pPr>
              <w:widowControl/>
              <w:overflowPunct/>
              <w:ind w:right="114"/>
              <w:jc w:val="right"/>
              <w:rPr>
                <w:rFonts w:eastAsia="Times New Roman"/>
                <w:szCs w:val="18"/>
              </w:rPr>
            </w:pPr>
            <w:r>
              <w:rPr>
                <w:rFonts w:eastAsia="Times New Roman"/>
                <w:spacing w:val="-2"/>
                <w:szCs w:val="18"/>
              </w:rPr>
              <w:t>0.8000</w:t>
            </w:r>
          </w:p>
        </w:tc>
      </w:tr>
      <w:tr w:rsidR="00D02987" w14:paraId="77E43C40" w14:textId="77777777" w:rsidTr="0069793D">
        <w:trPr>
          <w:trHeight w:val="491"/>
        </w:trPr>
        <w:tc>
          <w:tcPr>
            <w:tcW w:w="857" w:type="pct"/>
            <w:shd w:val="clear" w:color="auto" w:fill="auto"/>
          </w:tcPr>
          <w:p w14:paraId="46DBFDB7" w14:textId="77777777" w:rsidR="00D02987" w:rsidRDefault="00D02987" w:rsidP="0069793D">
            <w:pPr>
              <w:widowControl/>
              <w:tabs>
                <w:tab w:val="center" w:pos="621"/>
              </w:tabs>
              <w:overflowPunct/>
              <w:rPr>
                <w:rFonts w:eastAsia="Times New Roman"/>
                <w:szCs w:val="18"/>
              </w:rPr>
            </w:pPr>
            <w:r>
              <w:rPr>
                <w:rFonts w:eastAsia="Times New Roman" w:hint="eastAsia"/>
                <w:szCs w:val="18"/>
              </w:rPr>
              <w:t xml:space="preserve"> CAR</w:t>
            </w:r>
          </w:p>
        </w:tc>
        <w:tc>
          <w:tcPr>
            <w:tcW w:w="735" w:type="pct"/>
            <w:shd w:val="clear" w:color="auto" w:fill="auto"/>
          </w:tcPr>
          <w:p w14:paraId="00A13757" w14:textId="77777777" w:rsidR="00D02987" w:rsidRDefault="00D02987" w:rsidP="0069793D">
            <w:pPr>
              <w:widowControl/>
              <w:overflowPunct/>
              <w:ind w:right="116"/>
              <w:jc w:val="right"/>
              <w:rPr>
                <w:rFonts w:eastAsia="Times New Roman"/>
                <w:szCs w:val="18"/>
              </w:rPr>
            </w:pPr>
            <w:r>
              <w:rPr>
                <w:rFonts w:eastAsia="Times New Roman"/>
                <w:szCs w:val="18"/>
              </w:rPr>
              <w:t>-</w:t>
            </w:r>
            <w:r>
              <w:rPr>
                <w:rFonts w:eastAsia="Times New Roman"/>
                <w:spacing w:val="-2"/>
                <w:szCs w:val="18"/>
              </w:rPr>
              <w:t>0.0171</w:t>
            </w:r>
          </w:p>
        </w:tc>
        <w:tc>
          <w:tcPr>
            <w:tcW w:w="769" w:type="pct"/>
            <w:shd w:val="clear" w:color="auto" w:fill="auto"/>
          </w:tcPr>
          <w:p w14:paraId="43D4C0A0" w14:textId="77777777" w:rsidR="00D02987" w:rsidRDefault="00D02987" w:rsidP="0069793D">
            <w:pPr>
              <w:widowControl/>
              <w:overflowPunct/>
              <w:ind w:left="106" w:right="70"/>
              <w:jc w:val="center"/>
              <w:rPr>
                <w:rFonts w:eastAsia="Times New Roman"/>
                <w:szCs w:val="18"/>
              </w:rPr>
            </w:pPr>
            <w:r>
              <w:rPr>
                <w:rFonts w:eastAsia="Times New Roman"/>
                <w:szCs w:val="18"/>
              </w:rPr>
              <w:t>-</w:t>
            </w:r>
            <w:r>
              <w:rPr>
                <w:rFonts w:eastAsia="Times New Roman"/>
                <w:spacing w:val="-2"/>
                <w:szCs w:val="18"/>
              </w:rPr>
              <w:t>0.0065</w:t>
            </w:r>
          </w:p>
        </w:tc>
        <w:tc>
          <w:tcPr>
            <w:tcW w:w="828" w:type="pct"/>
            <w:shd w:val="clear" w:color="auto" w:fill="auto"/>
          </w:tcPr>
          <w:p w14:paraId="53EE808F" w14:textId="77777777" w:rsidR="00D02987" w:rsidRDefault="00D02987" w:rsidP="0069793D">
            <w:pPr>
              <w:widowControl/>
              <w:overflowPunct/>
              <w:ind w:right="115"/>
              <w:jc w:val="right"/>
              <w:rPr>
                <w:rFonts w:eastAsia="Times New Roman"/>
                <w:szCs w:val="18"/>
              </w:rPr>
            </w:pPr>
            <w:r>
              <w:rPr>
                <w:rFonts w:eastAsia="Times New Roman"/>
                <w:spacing w:val="-2"/>
                <w:szCs w:val="18"/>
              </w:rPr>
              <w:t>0.1343</w:t>
            </w:r>
          </w:p>
        </w:tc>
        <w:tc>
          <w:tcPr>
            <w:tcW w:w="986" w:type="pct"/>
            <w:shd w:val="clear" w:color="auto" w:fill="auto"/>
          </w:tcPr>
          <w:p w14:paraId="7FC6C95C" w14:textId="77777777" w:rsidR="00D02987" w:rsidRDefault="00D02987" w:rsidP="0069793D">
            <w:pPr>
              <w:widowControl/>
              <w:overflowPunct/>
              <w:ind w:right="115"/>
              <w:jc w:val="right"/>
              <w:rPr>
                <w:rFonts w:eastAsia="Times New Roman"/>
                <w:szCs w:val="18"/>
              </w:rPr>
            </w:pPr>
            <w:r>
              <w:rPr>
                <w:rFonts w:eastAsia="Times New Roman"/>
                <w:szCs w:val="18"/>
              </w:rPr>
              <w:t>-</w:t>
            </w:r>
            <w:r>
              <w:rPr>
                <w:rFonts w:eastAsia="Times New Roman"/>
                <w:spacing w:val="-2"/>
                <w:szCs w:val="18"/>
              </w:rPr>
              <w:t>1.0337</w:t>
            </w:r>
          </w:p>
        </w:tc>
        <w:tc>
          <w:tcPr>
            <w:tcW w:w="827" w:type="pct"/>
            <w:shd w:val="clear" w:color="auto" w:fill="auto"/>
          </w:tcPr>
          <w:p w14:paraId="0827BF58" w14:textId="77777777" w:rsidR="00D02987" w:rsidRDefault="00D02987" w:rsidP="0069793D">
            <w:pPr>
              <w:widowControl/>
              <w:overflowPunct/>
              <w:ind w:right="114"/>
              <w:jc w:val="right"/>
              <w:rPr>
                <w:rFonts w:eastAsia="Times New Roman"/>
                <w:szCs w:val="18"/>
              </w:rPr>
            </w:pPr>
            <w:r>
              <w:rPr>
                <w:rFonts w:eastAsia="Times New Roman"/>
                <w:spacing w:val="-2"/>
                <w:szCs w:val="18"/>
              </w:rPr>
              <w:t>0.8608</w:t>
            </w:r>
          </w:p>
        </w:tc>
      </w:tr>
      <w:tr w:rsidR="00D02987" w14:paraId="4CDFCB07" w14:textId="77777777" w:rsidTr="0069793D">
        <w:trPr>
          <w:trHeight w:val="241"/>
        </w:trPr>
        <w:tc>
          <w:tcPr>
            <w:tcW w:w="857" w:type="pct"/>
          </w:tcPr>
          <w:p w14:paraId="09E866AE" w14:textId="77777777" w:rsidR="00D02987" w:rsidRDefault="00D02987" w:rsidP="0069793D">
            <w:pPr>
              <w:widowControl/>
              <w:overflowPunct/>
              <w:ind w:left="119"/>
              <w:rPr>
                <w:rFonts w:eastAsia="Times New Roman"/>
                <w:szCs w:val="18"/>
              </w:rPr>
            </w:pPr>
            <w:r>
              <w:rPr>
                <w:rFonts w:eastAsia="Times New Roman"/>
                <w:spacing w:val="-5"/>
                <w:szCs w:val="18"/>
              </w:rPr>
              <w:t>TR</w:t>
            </w:r>
          </w:p>
        </w:tc>
        <w:tc>
          <w:tcPr>
            <w:tcW w:w="735" w:type="pct"/>
          </w:tcPr>
          <w:p w14:paraId="33B7C567" w14:textId="77777777" w:rsidR="00D02987" w:rsidRDefault="00D02987" w:rsidP="0069793D">
            <w:pPr>
              <w:widowControl/>
              <w:overflowPunct/>
              <w:ind w:right="116"/>
              <w:jc w:val="right"/>
              <w:rPr>
                <w:rFonts w:eastAsia="Times New Roman"/>
                <w:szCs w:val="18"/>
              </w:rPr>
            </w:pPr>
            <w:r>
              <w:rPr>
                <w:rFonts w:eastAsia="Times New Roman"/>
                <w:spacing w:val="-2"/>
                <w:szCs w:val="18"/>
              </w:rPr>
              <w:t>6.4663</w:t>
            </w:r>
          </w:p>
        </w:tc>
        <w:tc>
          <w:tcPr>
            <w:tcW w:w="769" w:type="pct"/>
          </w:tcPr>
          <w:p w14:paraId="2C1CCFFE" w14:textId="77777777" w:rsidR="00D02987" w:rsidRDefault="00D02987" w:rsidP="0069793D">
            <w:pPr>
              <w:widowControl/>
              <w:overflowPunct/>
              <w:ind w:left="106"/>
              <w:jc w:val="center"/>
              <w:rPr>
                <w:rFonts w:eastAsia="Times New Roman"/>
                <w:szCs w:val="18"/>
              </w:rPr>
            </w:pPr>
            <w:r>
              <w:rPr>
                <w:rFonts w:eastAsia="Times New Roman"/>
                <w:spacing w:val="-2"/>
                <w:szCs w:val="18"/>
              </w:rPr>
              <w:t>4.7619</w:t>
            </w:r>
          </w:p>
        </w:tc>
        <w:tc>
          <w:tcPr>
            <w:tcW w:w="828" w:type="pct"/>
          </w:tcPr>
          <w:p w14:paraId="6864195D" w14:textId="77777777" w:rsidR="00D02987" w:rsidRDefault="00D02987" w:rsidP="0069793D">
            <w:pPr>
              <w:widowControl/>
              <w:overflowPunct/>
              <w:ind w:right="115"/>
              <w:jc w:val="right"/>
              <w:rPr>
                <w:rFonts w:eastAsia="Times New Roman"/>
                <w:szCs w:val="18"/>
              </w:rPr>
            </w:pPr>
            <w:r>
              <w:rPr>
                <w:rFonts w:eastAsia="Times New Roman"/>
                <w:spacing w:val="-2"/>
                <w:szCs w:val="18"/>
              </w:rPr>
              <w:t>5.8502</w:t>
            </w:r>
          </w:p>
        </w:tc>
        <w:tc>
          <w:tcPr>
            <w:tcW w:w="986" w:type="pct"/>
          </w:tcPr>
          <w:p w14:paraId="632DF9AC" w14:textId="77777777" w:rsidR="00D02987" w:rsidRDefault="00D02987" w:rsidP="0069793D">
            <w:pPr>
              <w:widowControl/>
              <w:overflowPunct/>
              <w:ind w:right="115"/>
              <w:jc w:val="right"/>
              <w:rPr>
                <w:rFonts w:eastAsia="Times New Roman"/>
                <w:szCs w:val="18"/>
              </w:rPr>
            </w:pPr>
            <w:r>
              <w:rPr>
                <w:rFonts w:eastAsia="Times New Roman"/>
                <w:spacing w:val="-2"/>
                <w:szCs w:val="18"/>
              </w:rPr>
              <w:t>0.3915</w:t>
            </w:r>
          </w:p>
        </w:tc>
        <w:tc>
          <w:tcPr>
            <w:tcW w:w="827" w:type="pct"/>
          </w:tcPr>
          <w:p w14:paraId="75D0231B" w14:textId="77777777" w:rsidR="00D02987" w:rsidRDefault="00D02987" w:rsidP="0069793D">
            <w:pPr>
              <w:widowControl/>
              <w:overflowPunct/>
              <w:ind w:right="114"/>
              <w:jc w:val="right"/>
              <w:rPr>
                <w:rFonts w:eastAsia="Times New Roman"/>
                <w:szCs w:val="18"/>
              </w:rPr>
            </w:pPr>
            <w:r>
              <w:rPr>
                <w:rFonts w:eastAsia="Times New Roman"/>
                <w:spacing w:val="-2"/>
                <w:szCs w:val="18"/>
              </w:rPr>
              <w:t>40.1466</w:t>
            </w:r>
          </w:p>
        </w:tc>
      </w:tr>
      <w:tr w:rsidR="00D02987" w14:paraId="07AFE0E3" w14:textId="77777777" w:rsidTr="0069793D">
        <w:trPr>
          <w:trHeight w:val="241"/>
        </w:trPr>
        <w:tc>
          <w:tcPr>
            <w:tcW w:w="857" w:type="pct"/>
          </w:tcPr>
          <w:p w14:paraId="407CAE13" w14:textId="77777777" w:rsidR="00D02987" w:rsidRDefault="00D02987" w:rsidP="0069793D">
            <w:pPr>
              <w:widowControl/>
              <w:overflowPunct/>
              <w:ind w:left="119"/>
              <w:rPr>
                <w:rFonts w:eastAsia="Times New Roman"/>
                <w:szCs w:val="18"/>
              </w:rPr>
            </w:pPr>
            <w:r>
              <w:rPr>
                <w:rFonts w:eastAsia="Times New Roman"/>
                <w:spacing w:val="-5"/>
                <w:szCs w:val="18"/>
              </w:rPr>
              <w:t>Ind</w:t>
            </w:r>
          </w:p>
        </w:tc>
        <w:tc>
          <w:tcPr>
            <w:tcW w:w="735" w:type="pct"/>
          </w:tcPr>
          <w:p w14:paraId="0A2EE346" w14:textId="77777777" w:rsidR="00D02987" w:rsidRDefault="00D02987" w:rsidP="0069793D">
            <w:pPr>
              <w:widowControl/>
              <w:overflowPunct/>
              <w:ind w:right="116"/>
              <w:jc w:val="right"/>
              <w:rPr>
                <w:rFonts w:eastAsia="Times New Roman"/>
                <w:szCs w:val="18"/>
              </w:rPr>
            </w:pPr>
            <w:r>
              <w:rPr>
                <w:rFonts w:eastAsia="Times New Roman"/>
                <w:spacing w:val="-2"/>
                <w:szCs w:val="18"/>
              </w:rPr>
              <w:t>32.0086</w:t>
            </w:r>
          </w:p>
        </w:tc>
        <w:tc>
          <w:tcPr>
            <w:tcW w:w="769" w:type="pct"/>
          </w:tcPr>
          <w:p w14:paraId="43D1BC23" w14:textId="77777777" w:rsidR="00D02987" w:rsidRDefault="00D02987" w:rsidP="0069793D">
            <w:pPr>
              <w:widowControl/>
              <w:overflowPunct/>
              <w:ind w:left="1"/>
              <w:jc w:val="center"/>
              <w:rPr>
                <w:rFonts w:eastAsia="Times New Roman"/>
                <w:szCs w:val="18"/>
              </w:rPr>
            </w:pPr>
            <w:r>
              <w:rPr>
                <w:rFonts w:eastAsia="Times New Roman"/>
                <w:spacing w:val="-2"/>
                <w:szCs w:val="18"/>
              </w:rPr>
              <w:t>31.0000</w:t>
            </w:r>
          </w:p>
        </w:tc>
        <w:tc>
          <w:tcPr>
            <w:tcW w:w="828" w:type="pct"/>
          </w:tcPr>
          <w:p w14:paraId="602B5E09" w14:textId="77777777" w:rsidR="00D02987" w:rsidRDefault="00D02987" w:rsidP="0069793D">
            <w:pPr>
              <w:widowControl/>
              <w:overflowPunct/>
              <w:ind w:right="115"/>
              <w:jc w:val="right"/>
              <w:rPr>
                <w:rFonts w:eastAsia="Times New Roman"/>
                <w:szCs w:val="18"/>
              </w:rPr>
            </w:pPr>
            <w:r>
              <w:rPr>
                <w:rFonts w:eastAsia="Times New Roman"/>
                <w:spacing w:val="-2"/>
                <w:szCs w:val="18"/>
              </w:rPr>
              <w:t>14.5066</w:t>
            </w:r>
          </w:p>
        </w:tc>
        <w:tc>
          <w:tcPr>
            <w:tcW w:w="986" w:type="pct"/>
          </w:tcPr>
          <w:p w14:paraId="7AC35882"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332759E1" w14:textId="77777777" w:rsidR="00D02987" w:rsidRDefault="00D02987" w:rsidP="0069793D">
            <w:pPr>
              <w:widowControl/>
              <w:overflowPunct/>
              <w:ind w:right="114"/>
              <w:jc w:val="right"/>
              <w:rPr>
                <w:rFonts w:eastAsia="Times New Roman"/>
                <w:szCs w:val="18"/>
              </w:rPr>
            </w:pPr>
            <w:r>
              <w:rPr>
                <w:rFonts w:eastAsia="Times New Roman"/>
                <w:spacing w:val="-2"/>
                <w:szCs w:val="18"/>
              </w:rPr>
              <w:t>65.0000</w:t>
            </w:r>
          </w:p>
        </w:tc>
      </w:tr>
      <w:tr w:rsidR="00D02987" w14:paraId="74C6ACB0" w14:textId="77777777" w:rsidTr="0069793D">
        <w:trPr>
          <w:trHeight w:val="241"/>
        </w:trPr>
        <w:tc>
          <w:tcPr>
            <w:tcW w:w="857" w:type="pct"/>
          </w:tcPr>
          <w:p w14:paraId="01531745" w14:textId="77777777" w:rsidR="00D02987" w:rsidRDefault="00D02987" w:rsidP="0069793D">
            <w:pPr>
              <w:widowControl/>
              <w:overflowPunct/>
              <w:ind w:left="119"/>
              <w:rPr>
                <w:rFonts w:eastAsia="Times New Roman"/>
                <w:szCs w:val="18"/>
              </w:rPr>
            </w:pPr>
            <w:r>
              <w:rPr>
                <w:rFonts w:eastAsia="Times New Roman"/>
                <w:spacing w:val="-5"/>
                <w:szCs w:val="18"/>
              </w:rPr>
              <w:t>Soe</w:t>
            </w:r>
          </w:p>
        </w:tc>
        <w:tc>
          <w:tcPr>
            <w:tcW w:w="735" w:type="pct"/>
          </w:tcPr>
          <w:p w14:paraId="6BB06B62" w14:textId="77777777" w:rsidR="00D02987" w:rsidRDefault="00D02987" w:rsidP="0069793D">
            <w:pPr>
              <w:widowControl/>
              <w:overflowPunct/>
              <w:ind w:right="116"/>
              <w:jc w:val="right"/>
              <w:rPr>
                <w:rFonts w:eastAsia="Times New Roman"/>
                <w:szCs w:val="18"/>
              </w:rPr>
            </w:pPr>
            <w:r>
              <w:rPr>
                <w:rFonts w:eastAsia="Times New Roman"/>
                <w:spacing w:val="-2"/>
                <w:szCs w:val="18"/>
              </w:rPr>
              <w:t>0.2327</w:t>
            </w:r>
          </w:p>
        </w:tc>
        <w:tc>
          <w:tcPr>
            <w:tcW w:w="769" w:type="pct"/>
          </w:tcPr>
          <w:p w14:paraId="6A148D14" w14:textId="77777777" w:rsidR="00D02987" w:rsidRDefault="00D02987" w:rsidP="0069793D">
            <w:pPr>
              <w:widowControl/>
              <w:overflowPunct/>
              <w:ind w:left="106"/>
              <w:jc w:val="center"/>
              <w:rPr>
                <w:rFonts w:eastAsia="Times New Roman"/>
                <w:szCs w:val="18"/>
              </w:rPr>
            </w:pPr>
            <w:r>
              <w:rPr>
                <w:rFonts w:eastAsia="Times New Roman"/>
                <w:spacing w:val="-2"/>
                <w:szCs w:val="18"/>
              </w:rPr>
              <w:t>0.0000</w:t>
            </w:r>
          </w:p>
        </w:tc>
        <w:tc>
          <w:tcPr>
            <w:tcW w:w="828" w:type="pct"/>
          </w:tcPr>
          <w:p w14:paraId="31753506" w14:textId="77777777" w:rsidR="00D02987" w:rsidRDefault="00D02987" w:rsidP="0069793D">
            <w:pPr>
              <w:widowControl/>
              <w:overflowPunct/>
              <w:ind w:right="115"/>
              <w:jc w:val="right"/>
              <w:rPr>
                <w:rFonts w:eastAsia="Times New Roman"/>
                <w:szCs w:val="18"/>
              </w:rPr>
            </w:pPr>
            <w:r>
              <w:rPr>
                <w:rFonts w:eastAsia="Times New Roman"/>
                <w:spacing w:val="-2"/>
                <w:szCs w:val="18"/>
              </w:rPr>
              <w:t>0.4228</w:t>
            </w:r>
          </w:p>
        </w:tc>
        <w:tc>
          <w:tcPr>
            <w:tcW w:w="986" w:type="pct"/>
          </w:tcPr>
          <w:p w14:paraId="787FEB36"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5E6F741F"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r w:rsidR="00D02987" w14:paraId="48A76CD0" w14:textId="77777777" w:rsidTr="0069793D">
        <w:trPr>
          <w:trHeight w:val="241"/>
        </w:trPr>
        <w:tc>
          <w:tcPr>
            <w:tcW w:w="857" w:type="pct"/>
          </w:tcPr>
          <w:p w14:paraId="04DBDD91" w14:textId="77777777" w:rsidR="00D02987" w:rsidRDefault="00D02987" w:rsidP="0069793D">
            <w:pPr>
              <w:widowControl/>
              <w:overflowPunct/>
              <w:ind w:left="119"/>
              <w:rPr>
                <w:rFonts w:eastAsia="Times New Roman"/>
                <w:szCs w:val="18"/>
              </w:rPr>
            </w:pPr>
            <w:r>
              <w:rPr>
                <w:rFonts w:eastAsia="Times New Roman"/>
                <w:spacing w:val="-4"/>
                <w:szCs w:val="18"/>
              </w:rPr>
              <w:t>Dual</w:t>
            </w:r>
          </w:p>
        </w:tc>
        <w:tc>
          <w:tcPr>
            <w:tcW w:w="735" w:type="pct"/>
          </w:tcPr>
          <w:p w14:paraId="01CFC072" w14:textId="77777777" w:rsidR="00D02987" w:rsidRDefault="00D02987" w:rsidP="0069793D">
            <w:pPr>
              <w:widowControl/>
              <w:overflowPunct/>
              <w:ind w:right="116"/>
              <w:jc w:val="right"/>
              <w:rPr>
                <w:rFonts w:eastAsia="Times New Roman"/>
                <w:szCs w:val="18"/>
              </w:rPr>
            </w:pPr>
            <w:r>
              <w:rPr>
                <w:rFonts w:eastAsia="Times New Roman"/>
                <w:spacing w:val="-2"/>
                <w:szCs w:val="18"/>
              </w:rPr>
              <w:t>0.3145</w:t>
            </w:r>
          </w:p>
        </w:tc>
        <w:tc>
          <w:tcPr>
            <w:tcW w:w="769" w:type="pct"/>
          </w:tcPr>
          <w:p w14:paraId="1A1694CE" w14:textId="77777777" w:rsidR="00D02987" w:rsidRDefault="00D02987" w:rsidP="0069793D">
            <w:pPr>
              <w:widowControl/>
              <w:overflowPunct/>
              <w:ind w:left="106"/>
              <w:jc w:val="center"/>
              <w:rPr>
                <w:rFonts w:eastAsia="Times New Roman"/>
                <w:szCs w:val="18"/>
              </w:rPr>
            </w:pPr>
            <w:r>
              <w:rPr>
                <w:rFonts w:eastAsia="Times New Roman"/>
                <w:spacing w:val="-2"/>
                <w:szCs w:val="18"/>
              </w:rPr>
              <w:t>0.0000</w:t>
            </w:r>
          </w:p>
        </w:tc>
        <w:tc>
          <w:tcPr>
            <w:tcW w:w="828" w:type="pct"/>
          </w:tcPr>
          <w:p w14:paraId="6F576FF0" w14:textId="77777777" w:rsidR="00D02987" w:rsidRDefault="00D02987" w:rsidP="0069793D">
            <w:pPr>
              <w:widowControl/>
              <w:overflowPunct/>
              <w:ind w:right="115"/>
              <w:jc w:val="right"/>
              <w:rPr>
                <w:rFonts w:eastAsia="Times New Roman"/>
                <w:szCs w:val="18"/>
              </w:rPr>
            </w:pPr>
            <w:r>
              <w:rPr>
                <w:rFonts w:eastAsia="Times New Roman"/>
                <w:spacing w:val="-2"/>
                <w:szCs w:val="18"/>
              </w:rPr>
              <w:t>0.4646</w:t>
            </w:r>
          </w:p>
        </w:tc>
        <w:tc>
          <w:tcPr>
            <w:tcW w:w="986" w:type="pct"/>
          </w:tcPr>
          <w:p w14:paraId="086E3783"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Pr>
          <w:p w14:paraId="075450AB"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r w:rsidR="00D02987" w14:paraId="556FA57F" w14:textId="77777777" w:rsidTr="0069793D">
        <w:trPr>
          <w:trHeight w:val="241"/>
        </w:trPr>
        <w:tc>
          <w:tcPr>
            <w:tcW w:w="857" w:type="pct"/>
          </w:tcPr>
          <w:p w14:paraId="5A064658" w14:textId="77777777" w:rsidR="00D02987" w:rsidRDefault="00D02987" w:rsidP="0069793D">
            <w:pPr>
              <w:widowControl/>
              <w:overflowPunct/>
              <w:ind w:left="119"/>
              <w:rPr>
                <w:rFonts w:eastAsia="Times New Roman"/>
                <w:szCs w:val="18"/>
              </w:rPr>
            </w:pPr>
            <w:proofErr w:type="spellStart"/>
            <w:r>
              <w:rPr>
                <w:rFonts w:eastAsia="Times New Roman"/>
                <w:spacing w:val="-2"/>
                <w:szCs w:val="18"/>
              </w:rPr>
              <w:t>Indep</w:t>
            </w:r>
            <w:proofErr w:type="spellEnd"/>
          </w:p>
        </w:tc>
        <w:tc>
          <w:tcPr>
            <w:tcW w:w="735" w:type="pct"/>
          </w:tcPr>
          <w:p w14:paraId="3DC5958E" w14:textId="77777777" w:rsidR="00D02987" w:rsidRDefault="00D02987" w:rsidP="0069793D">
            <w:pPr>
              <w:widowControl/>
              <w:overflowPunct/>
              <w:ind w:right="116"/>
              <w:jc w:val="right"/>
              <w:rPr>
                <w:rFonts w:eastAsia="Times New Roman"/>
                <w:szCs w:val="18"/>
              </w:rPr>
            </w:pPr>
            <w:r>
              <w:rPr>
                <w:rFonts w:eastAsia="Times New Roman"/>
                <w:spacing w:val="-2"/>
                <w:szCs w:val="18"/>
              </w:rPr>
              <w:t>0.3820</w:t>
            </w:r>
          </w:p>
        </w:tc>
        <w:tc>
          <w:tcPr>
            <w:tcW w:w="769" w:type="pct"/>
          </w:tcPr>
          <w:p w14:paraId="60073E87" w14:textId="77777777" w:rsidR="00D02987" w:rsidRDefault="00D02987" w:rsidP="0069793D">
            <w:pPr>
              <w:widowControl/>
              <w:overflowPunct/>
              <w:ind w:left="106"/>
              <w:jc w:val="center"/>
              <w:rPr>
                <w:rFonts w:eastAsia="Times New Roman"/>
                <w:szCs w:val="18"/>
              </w:rPr>
            </w:pPr>
            <w:r>
              <w:rPr>
                <w:rFonts w:eastAsia="Times New Roman"/>
                <w:spacing w:val="-2"/>
                <w:szCs w:val="18"/>
              </w:rPr>
              <w:t>0.3636</w:t>
            </w:r>
          </w:p>
        </w:tc>
        <w:tc>
          <w:tcPr>
            <w:tcW w:w="828" w:type="pct"/>
          </w:tcPr>
          <w:p w14:paraId="10F6A7FF" w14:textId="77777777" w:rsidR="00D02987" w:rsidRDefault="00D02987" w:rsidP="0069793D">
            <w:pPr>
              <w:widowControl/>
              <w:overflowPunct/>
              <w:ind w:right="115"/>
              <w:jc w:val="right"/>
              <w:rPr>
                <w:rFonts w:eastAsia="Times New Roman"/>
                <w:szCs w:val="18"/>
              </w:rPr>
            </w:pPr>
            <w:r>
              <w:rPr>
                <w:rFonts w:eastAsia="Times New Roman"/>
                <w:spacing w:val="-2"/>
                <w:szCs w:val="18"/>
              </w:rPr>
              <w:t>0.0582</w:t>
            </w:r>
          </w:p>
        </w:tc>
        <w:tc>
          <w:tcPr>
            <w:tcW w:w="986" w:type="pct"/>
          </w:tcPr>
          <w:p w14:paraId="6197AB24" w14:textId="77777777" w:rsidR="00D02987" w:rsidRDefault="00D02987" w:rsidP="0069793D">
            <w:pPr>
              <w:widowControl/>
              <w:overflowPunct/>
              <w:ind w:right="115"/>
              <w:jc w:val="right"/>
              <w:rPr>
                <w:rFonts w:eastAsia="Times New Roman"/>
                <w:szCs w:val="18"/>
              </w:rPr>
            </w:pPr>
            <w:r>
              <w:rPr>
                <w:rFonts w:eastAsia="Times New Roman"/>
                <w:spacing w:val="-2"/>
                <w:szCs w:val="18"/>
              </w:rPr>
              <w:t>0.2222</w:t>
            </w:r>
          </w:p>
        </w:tc>
        <w:tc>
          <w:tcPr>
            <w:tcW w:w="827" w:type="pct"/>
          </w:tcPr>
          <w:p w14:paraId="128D6530" w14:textId="77777777" w:rsidR="00D02987" w:rsidRDefault="00D02987" w:rsidP="0069793D">
            <w:pPr>
              <w:widowControl/>
              <w:overflowPunct/>
              <w:ind w:right="114"/>
              <w:jc w:val="right"/>
              <w:rPr>
                <w:rFonts w:eastAsia="Times New Roman"/>
                <w:szCs w:val="18"/>
              </w:rPr>
            </w:pPr>
            <w:r>
              <w:rPr>
                <w:rFonts w:eastAsia="Times New Roman"/>
                <w:spacing w:val="-2"/>
                <w:szCs w:val="18"/>
              </w:rPr>
              <w:t>0.6667</w:t>
            </w:r>
          </w:p>
        </w:tc>
      </w:tr>
      <w:tr w:rsidR="00D02987" w14:paraId="37172F9C" w14:textId="77777777" w:rsidTr="0069793D">
        <w:trPr>
          <w:trHeight w:val="241"/>
        </w:trPr>
        <w:tc>
          <w:tcPr>
            <w:tcW w:w="857" w:type="pct"/>
          </w:tcPr>
          <w:p w14:paraId="372CE8C8" w14:textId="77777777" w:rsidR="00D02987" w:rsidRDefault="00D02987" w:rsidP="0069793D">
            <w:pPr>
              <w:widowControl/>
              <w:overflowPunct/>
              <w:ind w:left="119"/>
              <w:rPr>
                <w:rFonts w:eastAsia="Times New Roman"/>
                <w:szCs w:val="18"/>
              </w:rPr>
            </w:pPr>
            <w:r>
              <w:rPr>
                <w:rFonts w:eastAsia="Times New Roman"/>
                <w:spacing w:val="-5"/>
                <w:szCs w:val="18"/>
              </w:rPr>
              <w:t>Lev</w:t>
            </w:r>
          </w:p>
        </w:tc>
        <w:tc>
          <w:tcPr>
            <w:tcW w:w="735" w:type="pct"/>
          </w:tcPr>
          <w:p w14:paraId="50EB0CDC" w14:textId="77777777" w:rsidR="00D02987" w:rsidRDefault="00D02987" w:rsidP="0069793D">
            <w:pPr>
              <w:widowControl/>
              <w:overflowPunct/>
              <w:ind w:right="116"/>
              <w:jc w:val="right"/>
              <w:rPr>
                <w:rFonts w:eastAsia="Times New Roman"/>
                <w:szCs w:val="18"/>
              </w:rPr>
            </w:pPr>
            <w:r>
              <w:rPr>
                <w:rFonts w:eastAsia="Times New Roman"/>
                <w:spacing w:val="-2"/>
                <w:szCs w:val="18"/>
              </w:rPr>
              <w:t>0.4745</w:t>
            </w:r>
          </w:p>
        </w:tc>
        <w:tc>
          <w:tcPr>
            <w:tcW w:w="769" w:type="pct"/>
          </w:tcPr>
          <w:p w14:paraId="64592358" w14:textId="77777777" w:rsidR="00D02987" w:rsidRDefault="00D02987" w:rsidP="0069793D">
            <w:pPr>
              <w:widowControl/>
              <w:overflowPunct/>
              <w:ind w:left="106"/>
              <w:jc w:val="center"/>
              <w:rPr>
                <w:rFonts w:eastAsia="Times New Roman"/>
                <w:szCs w:val="18"/>
              </w:rPr>
            </w:pPr>
            <w:r>
              <w:rPr>
                <w:rFonts w:eastAsia="Times New Roman"/>
                <w:spacing w:val="-2"/>
                <w:szCs w:val="18"/>
              </w:rPr>
              <w:t>0.4636</w:t>
            </w:r>
          </w:p>
        </w:tc>
        <w:tc>
          <w:tcPr>
            <w:tcW w:w="828" w:type="pct"/>
          </w:tcPr>
          <w:p w14:paraId="4AADD57D" w14:textId="77777777" w:rsidR="00D02987" w:rsidRDefault="00D02987" w:rsidP="0069793D">
            <w:pPr>
              <w:widowControl/>
              <w:overflowPunct/>
              <w:ind w:right="115"/>
              <w:jc w:val="right"/>
              <w:rPr>
                <w:rFonts w:eastAsia="Times New Roman"/>
                <w:szCs w:val="18"/>
              </w:rPr>
            </w:pPr>
            <w:r>
              <w:rPr>
                <w:rFonts w:eastAsia="Times New Roman"/>
                <w:spacing w:val="-2"/>
                <w:szCs w:val="18"/>
              </w:rPr>
              <w:t>0.2422</w:t>
            </w:r>
          </w:p>
        </w:tc>
        <w:tc>
          <w:tcPr>
            <w:tcW w:w="986" w:type="pct"/>
          </w:tcPr>
          <w:p w14:paraId="09E3F32E" w14:textId="77777777" w:rsidR="00D02987" w:rsidRDefault="00D02987" w:rsidP="0069793D">
            <w:pPr>
              <w:widowControl/>
              <w:overflowPunct/>
              <w:ind w:right="115"/>
              <w:jc w:val="right"/>
              <w:rPr>
                <w:rFonts w:eastAsia="Times New Roman"/>
                <w:szCs w:val="18"/>
              </w:rPr>
            </w:pPr>
            <w:r>
              <w:rPr>
                <w:rFonts w:eastAsia="Times New Roman"/>
                <w:spacing w:val="-2"/>
                <w:szCs w:val="18"/>
              </w:rPr>
              <w:t>0.0216</w:t>
            </w:r>
          </w:p>
        </w:tc>
        <w:tc>
          <w:tcPr>
            <w:tcW w:w="827" w:type="pct"/>
          </w:tcPr>
          <w:p w14:paraId="08F4EC3A" w14:textId="77777777" w:rsidR="00D02987" w:rsidRDefault="00D02987" w:rsidP="0069793D">
            <w:pPr>
              <w:widowControl/>
              <w:overflowPunct/>
              <w:ind w:right="114"/>
              <w:jc w:val="right"/>
              <w:rPr>
                <w:rFonts w:eastAsia="Times New Roman"/>
                <w:szCs w:val="18"/>
              </w:rPr>
            </w:pPr>
            <w:r>
              <w:rPr>
                <w:rFonts w:eastAsia="Times New Roman"/>
                <w:spacing w:val="-2"/>
                <w:szCs w:val="18"/>
              </w:rPr>
              <w:t>2.5785</w:t>
            </w:r>
          </w:p>
        </w:tc>
      </w:tr>
      <w:tr w:rsidR="00D02987" w14:paraId="232FD270" w14:textId="77777777" w:rsidTr="0069793D">
        <w:trPr>
          <w:trHeight w:val="241"/>
        </w:trPr>
        <w:tc>
          <w:tcPr>
            <w:tcW w:w="857" w:type="pct"/>
          </w:tcPr>
          <w:p w14:paraId="0F8A328A" w14:textId="77777777" w:rsidR="00D02987" w:rsidRDefault="00D02987" w:rsidP="0069793D">
            <w:pPr>
              <w:widowControl/>
              <w:overflowPunct/>
              <w:ind w:left="119"/>
              <w:rPr>
                <w:rFonts w:eastAsia="Times New Roman"/>
                <w:szCs w:val="18"/>
              </w:rPr>
            </w:pPr>
            <w:r>
              <w:rPr>
                <w:rFonts w:eastAsia="Times New Roman"/>
                <w:spacing w:val="-4"/>
                <w:szCs w:val="18"/>
              </w:rPr>
              <w:t>Size</w:t>
            </w:r>
          </w:p>
        </w:tc>
        <w:tc>
          <w:tcPr>
            <w:tcW w:w="735" w:type="pct"/>
          </w:tcPr>
          <w:p w14:paraId="43C19AD2" w14:textId="77777777" w:rsidR="00D02987" w:rsidRDefault="00D02987" w:rsidP="0069793D">
            <w:pPr>
              <w:widowControl/>
              <w:overflowPunct/>
              <w:ind w:right="116"/>
              <w:jc w:val="right"/>
              <w:rPr>
                <w:rFonts w:eastAsia="Times New Roman"/>
                <w:szCs w:val="18"/>
              </w:rPr>
            </w:pPr>
            <w:r>
              <w:rPr>
                <w:rFonts w:eastAsia="Times New Roman"/>
                <w:spacing w:val="-2"/>
                <w:szCs w:val="18"/>
              </w:rPr>
              <w:t>9.8079</w:t>
            </w:r>
          </w:p>
        </w:tc>
        <w:tc>
          <w:tcPr>
            <w:tcW w:w="769" w:type="pct"/>
          </w:tcPr>
          <w:p w14:paraId="755D3716" w14:textId="77777777" w:rsidR="00D02987" w:rsidRDefault="00D02987" w:rsidP="0069793D">
            <w:pPr>
              <w:widowControl/>
              <w:overflowPunct/>
              <w:ind w:left="106"/>
              <w:jc w:val="center"/>
              <w:rPr>
                <w:rFonts w:eastAsia="Times New Roman"/>
                <w:szCs w:val="18"/>
              </w:rPr>
            </w:pPr>
            <w:r>
              <w:rPr>
                <w:rFonts w:eastAsia="Times New Roman"/>
                <w:spacing w:val="-2"/>
                <w:szCs w:val="18"/>
              </w:rPr>
              <w:t>9.7201</w:t>
            </w:r>
          </w:p>
        </w:tc>
        <w:tc>
          <w:tcPr>
            <w:tcW w:w="828" w:type="pct"/>
          </w:tcPr>
          <w:p w14:paraId="14174E2A" w14:textId="77777777" w:rsidR="00D02987" w:rsidRDefault="00D02987" w:rsidP="0069793D">
            <w:pPr>
              <w:widowControl/>
              <w:overflowPunct/>
              <w:ind w:right="115"/>
              <w:jc w:val="right"/>
              <w:rPr>
                <w:rFonts w:eastAsia="Times New Roman"/>
                <w:szCs w:val="18"/>
              </w:rPr>
            </w:pPr>
            <w:r>
              <w:rPr>
                <w:rFonts w:eastAsia="Times New Roman"/>
                <w:spacing w:val="-2"/>
                <w:szCs w:val="18"/>
              </w:rPr>
              <w:t>0.6482</w:t>
            </w:r>
          </w:p>
        </w:tc>
        <w:tc>
          <w:tcPr>
            <w:tcW w:w="986" w:type="pct"/>
          </w:tcPr>
          <w:p w14:paraId="5D1E6ECF" w14:textId="77777777" w:rsidR="00D02987" w:rsidRDefault="00D02987" w:rsidP="0069793D">
            <w:pPr>
              <w:widowControl/>
              <w:overflowPunct/>
              <w:ind w:right="115"/>
              <w:jc w:val="right"/>
              <w:rPr>
                <w:rFonts w:eastAsia="Times New Roman"/>
                <w:szCs w:val="18"/>
              </w:rPr>
            </w:pPr>
            <w:r>
              <w:rPr>
                <w:rFonts w:eastAsia="Times New Roman"/>
                <w:spacing w:val="-2"/>
                <w:szCs w:val="18"/>
              </w:rPr>
              <w:t>8.2894</w:t>
            </w:r>
          </w:p>
        </w:tc>
        <w:tc>
          <w:tcPr>
            <w:tcW w:w="827" w:type="pct"/>
          </w:tcPr>
          <w:p w14:paraId="738DD4F6" w14:textId="77777777" w:rsidR="00D02987" w:rsidRDefault="00D02987" w:rsidP="0069793D">
            <w:pPr>
              <w:widowControl/>
              <w:overflowPunct/>
              <w:ind w:right="114"/>
              <w:jc w:val="right"/>
              <w:rPr>
                <w:rFonts w:eastAsia="Times New Roman"/>
                <w:szCs w:val="18"/>
              </w:rPr>
            </w:pPr>
            <w:r>
              <w:rPr>
                <w:rFonts w:eastAsia="Times New Roman"/>
                <w:spacing w:val="-2"/>
                <w:szCs w:val="18"/>
              </w:rPr>
              <w:t>12.1593</w:t>
            </w:r>
          </w:p>
        </w:tc>
      </w:tr>
      <w:tr w:rsidR="00D02987" w14:paraId="727C5A45" w14:textId="77777777" w:rsidTr="0069793D">
        <w:trPr>
          <w:trHeight w:val="247"/>
        </w:trPr>
        <w:tc>
          <w:tcPr>
            <w:tcW w:w="857" w:type="pct"/>
            <w:tcBorders>
              <w:bottom w:val="single" w:sz="4" w:space="0" w:color="000000"/>
            </w:tcBorders>
          </w:tcPr>
          <w:p w14:paraId="7CA8C9E8" w14:textId="77777777" w:rsidR="00D02987" w:rsidRDefault="00D02987" w:rsidP="0069793D">
            <w:pPr>
              <w:widowControl/>
              <w:overflowPunct/>
              <w:ind w:left="119"/>
              <w:rPr>
                <w:rFonts w:eastAsia="Times New Roman"/>
                <w:szCs w:val="18"/>
              </w:rPr>
            </w:pPr>
            <w:r>
              <w:rPr>
                <w:rFonts w:eastAsia="Times New Roman"/>
                <w:spacing w:val="-4"/>
                <w:szCs w:val="18"/>
              </w:rPr>
              <w:t>Big4</w:t>
            </w:r>
          </w:p>
        </w:tc>
        <w:tc>
          <w:tcPr>
            <w:tcW w:w="735" w:type="pct"/>
            <w:tcBorders>
              <w:bottom w:val="single" w:sz="4" w:space="0" w:color="000000"/>
            </w:tcBorders>
          </w:tcPr>
          <w:p w14:paraId="7256C476" w14:textId="77777777" w:rsidR="00D02987" w:rsidRDefault="00D02987" w:rsidP="0069793D">
            <w:pPr>
              <w:widowControl/>
              <w:overflowPunct/>
              <w:ind w:right="116"/>
              <w:jc w:val="right"/>
              <w:rPr>
                <w:rFonts w:eastAsia="Times New Roman"/>
                <w:szCs w:val="18"/>
              </w:rPr>
            </w:pPr>
            <w:r>
              <w:rPr>
                <w:rFonts w:eastAsia="Times New Roman"/>
                <w:spacing w:val="-2"/>
                <w:szCs w:val="18"/>
              </w:rPr>
              <w:t>0.9246</w:t>
            </w:r>
          </w:p>
        </w:tc>
        <w:tc>
          <w:tcPr>
            <w:tcW w:w="769" w:type="pct"/>
            <w:tcBorders>
              <w:bottom w:val="single" w:sz="4" w:space="0" w:color="000000"/>
            </w:tcBorders>
          </w:tcPr>
          <w:p w14:paraId="05BBD463" w14:textId="77777777" w:rsidR="00D02987" w:rsidRDefault="00D02987" w:rsidP="0069793D">
            <w:pPr>
              <w:widowControl/>
              <w:overflowPunct/>
              <w:ind w:left="106"/>
              <w:jc w:val="center"/>
              <w:rPr>
                <w:rFonts w:eastAsia="Times New Roman"/>
                <w:szCs w:val="18"/>
              </w:rPr>
            </w:pPr>
            <w:r>
              <w:rPr>
                <w:rFonts w:eastAsia="Times New Roman"/>
                <w:spacing w:val="-2"/>
                <w:szCs w:val="18"/>
              </w:rPr>
              <w:t>1.0000</w:t>
            </w:r>
          </w:p>
        </w:tc>
        <w:tc>
          <w:tcPr>
            <w:tcW w:w="828" w:type="pct"/>
            <w:tcBorders>
              <w:bottom w:val="single" w:sz="4" w:space="0" w:color="000000"/>
            </w:tcBorders>
          </w:tcPr>
          <w:p w14:paraId="11CF94A3" w14:textId="77777777" w:rsidR="00D02987" w:rsidRDefault="00D02987" w:rsidP="0069793D">
            <w:pPr>
              <w:widowControl/>
              <w:overflowPunct/>
              <w:ind w:right="115"/>
              <w:jc w:val="right"/>
              <w:rPr>
                <w:rFonts w:eastAsia="Times New Roman"/>
                <w:szCs w:val="18"/>
              </w:rPr>
            </w:pPr>
            <w:r>
              <w:rPr>
                <w:rFonts w:eastAsia="Times New Roman"/>
                <w:spacing w:val="-2"/>
                <w:szCs w:val="18"/>
              </w:rPr>
              <w:t>0.2642</w:t>
            </w:r>
          </w:p>
        </w:tc>
        <w:tc>
          <w:tcPr>
            <w:tcW w:w="986" w:type="pct"/>
            <w:tcBorders>
              <w:bottom w:val="single" w:sz="4" w:space="0" w:color="000000"/>
            </w:tcBorders>
          </w:tcPr>
          <w:p w14:paraId="6385ED4E" w14:textId="77777777" w:rsidR="00D02987" w:rsidRDefault="00D02987" w:rsidP="0069793D">
            <w:pPr>
              <w:widowControl/>
              <w:overflowPunct/>
              <w:ind w:right="115"/>
              <w:jc w:val="right"/>
              <w:rPr>
                <w:rFonts w:eastAsia="Times New Roman"/>
                <w:szCs w:val="18"/>
              </w:rPr>
            </w:pPr>
            <w:r>
              <w:rPr>
                <w:rFonts w:eastAsia="Times New Roman"/>
                <w:spacing w:val="-2"/>
                <w:szCs w:val="18"/>
              </w:rPr>
              <w:t>0.0000</w:t>
            </w:r>
          </w:p>
        </w:tc>
        <w:tc>
          <w:tcPr>
            <w:tcW w:w="827" w:type="pct"/>
            <w:tcBorders>
              <w:bottom w:val="single" w:sz="4" w:space="0" w:color="000000"/>
            </w:tcBorders>
          </w:tcPr>
          <w:p w14:paraId="23EDBD1A" w14:textId="77777777" w:rsidR="00D02987" w:rsidRDefault="00D02987" w:rsidP="0069793D">
            <w:pPr>
              <w:widowControl/>
              <w:overflowPunct/>
              <w:ind w:right="114"/>
              <w:jc w:val="right"/>
              <w:rPr>
                <w:rFonts w:eastAsia="Times New Roman"/>
                <w:szCs w:val="18"/>
              </w:rPr>
            </w:pPr>
            <w:r>
              <w:rPr>
                <w:rFonts w:eastAsia="Times New Roman"/>
                <w:spacing w:val="-2"/>
                <w:szCs w:val="18"/>
              </w:rPr>
              <w:t>1.0000</w:t>
            </w:r>
          </w:p>
        </w:tc>
      </w:tr>
    </w:tbl>
    <w:p w14:paraId="5B4F3C49" w14:textId="77777777" w:rsidR="00D02987" w:rsidRDefault="00D02987" w:rsidP="00D47D81">
      <w:pPr>
        <w:ind w:firstLineChars="200" w:firstLine="420"/>
        <w:jc w:val="left"/>
        <w:rPr>
          <w:sz w:val="21"/>
          <w:szCs w:val="21"/>
        </w:rPr>
      </w:pPr>
    </w:p>
    <w:p w14:paraId="03DB9AAB" w14:textId="5ADA579F" w:rsidR="00CF1744" w:rsidRDefault="00067D79" w:rsidP="00EA4CA3">
      <w:pPr>
        <w:pStyle w:val="2"/>
        <w:numPr>
          <w:ilvl w:val="0"/>
          <w:numId w:val="0"/>
        </w:numPr>
        <w:spacing w:before="78" w:after="78"/>
        <w:rPr>
          <w:b/>
          <w:szCs w:val="21"/>
        </w:rPr>
      </w:pPr>
      <w:r>
        <w:rPr>
          <w:rFonts w:hint="eastAsia"/>
          <w:b/>
          <w:szCs w:val="21"/>
        </w:rPr>
        <w:t>4.</w:t>
      </w:r>
      <w:r w:rsidR="00D02987">
        <w:rPr>
          <w:rFonts w:hint="eastAsia"/>
          <w:b/>
          <w:szCs w:val="21"/>
        </w:rPr>
        <w:t>2</w:t>
      </w:r>
      <w:r>
        <w:rPr>
          <w:b/>
          <w:szCs w:val="21"/>
        </w:rPr>
        <w:t xml:space="preserve">  </w:t>
      </w:r>
      <w:r>
        <w:rPr>
          <w:rFonts w:hint="eastAsia"/>
          <w:b/>
          <w:szCs w:val="21"/>
        </w:rPr>
        <w:t>新闻情绪对股票异常收益率的影响</w:t>
      </w:r>
    </w:p>
    <w:p w14:paraId="1AC93544" w14:textId="77777777" w:rsidR="00CF1744" w:rsidRDefault="00067D79">
      <w:pPr>
        <w:ind w:firstLineChars="200" w:firstLine="420"/>
        <w:rPr>
          <w:sz w:val="21"/>
          <w:szCs w:val="21"/>
        </w:rPr>
      </w:pPr>
      <w:r>
        <w:rPr>
          <w:rFonts w:hint="eastAsia"/>
          <w:sz w:val="21"/>
          <w:szCs w:val="21"/>
        </w:rPr>
        <w:t>为验证新闻情绪对股票异常收益率是否存在影响，本文构建了如下模型：</w:t>
      </w:r>
    </w:p>
    <w:commentRangeStart w:id="144"/>
    <w:p w14:paraId="340D2C73" w14:textId="67968564" w:rsidR="00CF1744" w:rsidRDefault="00000000">
      <w:pPr>
        <w:pStyle w:val="a0"/>
        <w:ind w:firstLine="420"/>
        <w:rPr>
          <w:rFonts w:hAnsi="Cambria Math"/>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CAR=</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w:rPr>
                  <w:rFonts w:ascii="Cambria Math" w:hAnsi="Cambria Math"/>
                  <w:sz w:val="21"/>
                  <w:szCs w:val="21"/>
                </w:rPr>
                <m:t>sentiment+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w:rPr>
                  <w:rFonts w:ascii="Cambria Math" w:hAnsi="Cambria Math"/>
                  <w:sz w:val="21"/>
                  <w:szCs w:val="21"/>
                </w:rPr>
                <m:t>X+ϵ#</m:t>
              </m:r>
              <m:d>
                <m:dPr>
                  <m:ctrlPr>
                    <w:rPr>
                      <w:rFonts w:ascii="Cambria Math" w:hAnsi="Cambria Math"/>
                      <w:i/>
                      <w:sz w:val="21"/>
                      <w:szCs w:val="21"/>
                    </w:rPr>
                  </m:ctrlPr>
                </m:dPr>
                <m:e>
                  <m:r>
                    <w:rPr>
                      <w:rFonts w:ascii="Cambria Math" w:hAnsi="Cambria Math"/>
                      <w:sz w:val="21"/>
                      <w:szCs w:val="21"/>
                    </w:rPr>
                    <m:t>5</m:t>
                  </m:r>
                </m:e>
              </m:d>
            </m:e>
          </m:eqArr>
          <w:commentRangeEnd w:id="144"/>
          <m:r>
            <m:rPr>
              <m:sty m:val="p"/>
            </m:rPr>
            <w:rPr>
              <w:rStyle w:val="afd"/>
            </w:rPr>
            <w:commentReference w:id="144"/>
          </m:r>
        </m:oMath>
      </m:oMathPara>
    </w:p>
    <w:p w14:paraId="6348CEF6" w14:textId="77777777" w:rsidR="0069793D" w:rsidRPr="0069793D" w:rsidRDefault="00067D79" w:rsidP="0069793D">
      <w:pPr>
        <w:ind w:firstLineChars="200" w:firstLine="420"/>
        <w:rPr>
          <w:sz w:val="21"/>
          <w:szCs w:val="21"/>
        </w:rPr>
      </w:pPr>
      <w:r>
        <w:rPr>
          <w:rFonts w:hint="eastAsia"/>
          <w:sz w:val="21"/>
          <w:szCs w:val="21"/>
        </w:rPr>
        <w:t>回归结果如表</w:t>
      </w:r>
      <w:r>
        <w:rPr>
          <w:rFonts w:hint="eastAsia"/>
          <w:sz w:val="21"/>
          <w:szCs w:val="21"/>
        </w:rPr>
        <w:t>5</w:t>
      </w:r>
      <w:r>
        <w:rPr>
          <w:rFonts w:hint="eastAsia"/>
          <w:sz w:val="21"/>
          <w:szCs w:val="21"/>
        </w:rPr>
        <w:t>所示。可以看出，无论是否控制公司治理、财务特征等变量，情绪变量（</w:t>
      </w:r>
      <w:r>
        <w:rPr>
          <w:rFonts w:hint="eastAsia"/>
          <w:sz w:val="21"/>
          <w:szCs w:val="21"/>
        </w:rPr>
        <w:t>sentiment</w:t>
      </w:r>
      <w:r>
        <w:rPr>
          <w:rFonts w:hint="eastAsia"/>
          <w:sz w:val="21"/>
          <w:szCs w:val="21"/>
        </w:rPr>
        <w:t>）与累计异常收益率（</w:t>
      </w:r>
      <w:r>
        <w:rPr>
          <w:rFonts w:hint="eastAsia"/>
          <w:sz w:val="21"/>
          <w:szCs w:val="21"/>
        </w:rPr>
        <w:t>CAR</w:t>
      </w:r>
      <w:r>
        <w:rPr>
          <w:rFonts w:hint="eastAsia"/>
          <w:sz w:val="21"/>
          <w:szCs w:val="21"/>
        </w:rPr>
        <w:t>）均呈显著正相关关系，且在</w:t>
      </w:r>
      <w:r>
        <w:rPr>
          <w:rFonts w:hint="eastAsia"/>
          <w:sz w:val="21"/>
          <w:szCs w:val="21"/>
        </w:rPr>
        <w:t>1%</w:t>
      </w:r>
      <w:r>
        <w:rPr>
          <w:rFonts w:hint="eastAsia"/>
          <w:sz w:val="21"/>
          <w:szCs w:val="21"/>
        </w:rPr>
        <w:t>显著性水平下显著。研究结果表明金融新闻表达的积极情绪能够显著提升事件发生后企业的累计异常收益率。这一发现暗示，正向情绪可能提高市场对企业的预期，引发投资者更积极的市场行为，从而推动股价上涨。反之，</w:t>
      </w:r>
      <w:proofErr w:type="gramStart"/>
      <w:r>
        <w:rPr>
          <w:rFonts w:hint="eastAsia"/>
          <w:sz w:val="21"/>
          <w:szCs w:val="21"/>
        </w:rPr>
        <w:t>若新闻</w:t>
      </w:r>
      <w:proofErr w:type="gramEnd"/>
      <w:r>
        <w:rPr>
          <w:rFonts w:hint="eastAsia"/>
          <w:sz w:val="21"/>
          <w:szCs w:val="21"/>
        </w:rPr>
        <w:t>情绪为负，则可能引发市场恐慌，导致投资者抛售，从而造成股价的非理性下跌。回归结果支持了</w:t>
      </w:r>
      <w:r>
        <w:rPr>
          <w:rFonts w:hint="eastAsia"/>
          <w:sz w:val="21"/>
          <w:szCs w:val="21"/>
        </w:rPr>
        <w:t>H1</w:t>
      </w:r>
      <w:r>
        <w:rPr>
          <w:rFonts w:hint="eastAsia"/>
          <w:sz w:val="21"/>
          <w:szCs w:val="21"/>
        </w:rPr>
        <w:t>，即新闻的文本情绪对股票异常收益率有影响，情感越激励则影响越为显著。</w:t>
      </w:r>
    </w:p>
    <w:tbl>
      <w:tblPr>
        <w:tblStyle w:val="af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1275"/>
        <w:gridCol w:w="1134"/>
      </w:tblGrid>
      <w:tr w:rsidR="0069793D" w:rsidRPr="0069793D" w14:paraId="7E079966" w14:textId="77777777" w:rsidTr="0069793D">
        <w:tc>
          <w:tcPr>
            <w:tcW w:w="4077" w:type="dxa"/>
            <w:gridSpan w:val="3"/>
            <w:tcBorders>
              <w:top w:val="nil"/>
              <w:bottom w:val="single" w:sz="4" w:space="0" w:color="auto"/>
            </w:tcBorders>
          </w:tcPr>
          <w:p w14:paraId="21881E85" w14:textId="7001576B" w:rsidR="0069793D" w:rsidRPr="0069793D" w:rsidRDefault="0069793D" w:rsidP="001176E2">
            <w:pPr>
              <w:rPr>
                <w:sz w:val="21"/>
                <w:szCs w:val="21"/>
              </w:rPr>
            </w:pPr>
            <w:r>
              <w:rPr>
                <w:rFonts w:hint="eastAsia"/>
                <w:sz w:val="21"/>
                <w:szCs w:val="21"/>
              </w:rPr>
              <w:t>表</w:t>
            </w:r>
            <w:r>
              <w:rPr>
                <w:rFonts w:hint="eastAsia"/>
                <w:sz w:val="21"/>
                <w:szCs w:val="21"/>
              </w:rPr>
              <w:t>4</w:t>
            </w:r>
            <w:r w:rsidRPr="0069793D">
              <w:rPr>
                <w:rFonts w:hint="eastAsia"/>
                <w:sz w:val="21"/>
                <w:szCs w:val="21"/>
              </w:rPr>
              <w:t>新</w:t>
            </w:r>
            <w:commentRangeStart w:id="145"/>
            <w:r w:rsidRPr="0069793D">
              <w:rPr>
                <w:rFonts w:hint="eastAsia"/>
                <w:sz w:val="21"/>
                <w:szCs w:val="21"/>
              </w:rPr>
              <w:t>闻情绪对股票异常收益率的影响</w:t>
            </w:r>
            <w:commentRangeEnd w:id="145"/>
            <w:r w:rsidR="003C0787">
              <w:rPr>
                <w:rStyle w:val="afd"/>
              </w:rPr>
              <w:commentReference w:id="145"/>
            </w:r>
          </w:p>
        </w:tc>
      </w:tr>
      <w:tr w:rsidR="0069793D" w:rsidRPr="0069793D" w14:paraId="0CEDC19B" w14:textId="77777777" w:rsidTr="0069793D">
        <w:tc>
          <w:tcPr>
            <w:tcW w:w="1668" w:type="dxa"/>
            <w:tcBorders>
              <w:top w:val="single" w:sz="4" w:space="0" w:color="auto"/>
              <w:bottom w:val="single" w:sz="4" w:space="0" w:color="auto"/>
            </w:tcBorders>
          </w:tcPr>
          <w:p w14:paraId="0944EC16" w14:textId="224B978F" w:rsidR="0069793D" w:rsidRPr="0069793D" w:rsidRDefault="0069793D" w:rsidP="001176E2">
            <w:pPr>
              <w:rPr>
                <w:sz w:val="21"/>
                <w:szCs w:val="21"/>
              </w:rPr>
            </w:pPr>
            <w:r>
              <w:rPr>
                <w:rFonts w:hint="eastAsia"/>
                <w:sz w:val="21"/>
                <w:szCs w:val="21"/>
              </w:rPr>
              <w:t>变量名</w:t>
            </w:r>
          </w:p>
        </w:tc>
        <w:tc>
          <w:tcPr>
            <w:tcW w:w="1275" w:type="dxa"/>
            <w:tcBorders>
              <w:top w:val="single" w:sz="4" w:space="0" w:color="auto"/>
              <w:bottom w:val="single" w:sz="4" w:space="0" w:color="auto"/>
            </w:tcBorders>
          </w:tcPr>
          <w:p w14:paraId="1BCC3F74" w14:textId="78F92672" w:rsidR="0069793D" w:rsidRPr="0069793D" w:rsidRDefault="0069793D" w:rsidP="001176E2">
            <w:pPr>
              <w:rPr>
                <w:sz w:val="21"/>
                <w:szCs w:val="21"/>
              </w:rPr>
            </w:pPr>
            <w:r w:rsidRPr="0069793D">
              <w:rPr>
                <w:rFonts w:hint="eastAsia"/>
                <w:sz w:val="21"/>
                <w:szCs w:val="21"/>
              </w:rPr>
              <w:t>回归系数</w:t>
            </w:r>
          </w:p>
        </w:tc>
        <w:tc>
          <w:tcPr>
            <w:tcW w:w="1134" w:type="dxa"/>
            <w:tcBorders>
              <w:top w:val="single" w:sz="4" w:space="0" w:color="auto"/>
              <w:bottom w:val="single" w:sz="4" w:space="0" w:color="auto"/>
            </w:tcBorders>
          </w:tcPr>
          <w:p w14:paraId="05AB050F" w14:textId="77777777" w:rsidR="0069793D" w:rsidRPr="0069793D" w:rsidRDefault="0069793D" w:rsidP="001176E2">
            <w:pPr>
              <w:rPr>
                <w:sz w:val="21"/>
                <w:szCs w:val="21"/>
              </w:rPr>
            </w:pPr>
            <w:r w:rsidRPr="0069793D">
              <w:rPr>
                <w:rFonts w:hint="eastAsia"/>
                <w:sz w:val="21"/>
                <w:szCs w:val="21"/>
              </w:rPr>
              <w:t>P</w:t>
            </w:r>
            <w:r w:rsidRPr="0069793D">
              <w:rPr>
                <w:rFonts w:hint="eastAsia"/>
                <w:sz w:val="21"/>
                <w:szCs w:val="21"/>
              </w:rPr>
              <w:t>值</w:t>
            </w:r>
          </w:p>
        </w:tc>
      </w:tr>
      <w:tr w:rsidR="0069793D" w:rsidRPr="0069793D" w14:paraId="4B1FDF7E" w14:textId="77777777" w:rsidTr="0069793D">
        <w:tc>
          <w:tcPr>
            <w:tcW w:w="1668" w:type="dxa"/>
          </w:tcPr>
          <w:p w14:paraId="09BC7422" w14:textId="1526FE0A" w:rsidR="0069793D" w:rsidRPr="0069793D" w:rsidRDefault="0069793D" w:rsidP="0069793D">
            <w:pPr>
              <w:rPr>
                <w:sz w:val="21"/>
                <w:szCs w:val="21"/>
              </w:rPr>
            </w:pPr>
            <w:r w:rsidRPr="0069793D">
              <w:rPr>
                <w:rFonts w:eastAsia="Times New Roman"/>
                <w:spacing w:val="-2"/>
                <w:sz w:val="21"/>
                <w:szCs w:val="21"/>
              </w:rPr>
              <w:t>sentiment</w:t>
            </w:r>
          </w:p>
        </w:tc>
        <w:tc>
          <w:tcPr>
            <w:tcW w:w="1275" w:type="dxa"/>
          </w:tcPr>
          <w:p w14:paraId="36EB89D3" w14:textId="51D23EB5" w:rsidR="0069793D" w:rsidRPr="0069793D" w:rsidRDefault="0069793D" w:rsidP="0069793D">
            <w:pPr>
              <w:rPr>
                <w:sz w:val="21"/>
                <w:szCs w:val="21"/>
              </w:rPr>
            </w:pPr>
            <w:r w:rsidRPr="0069793D">
              <w:rPr>
                <w:sz w:val="21"/>
                <w:szCs w:val="21"/>
              </w:rPr>
              <w:t>0.03921</w:t>
            </w:r>
          </w:p>
        </w:tc>
        <w:tc>
          <w:tcPr>
            <w:tcW w:w="1134" w:type="dxa"/>
          </w:tcPr>
          <w:p w14:paraId="05132931" w14:textId="77777777" w:rsidR="0069793D" w:rsidRPr="0069793D" w:rsidRDefault="0069793D" w:rsidP="0069793D">
            <w:pPr>
              <w:rPr>
                <w:sz w:val="21"/>
                <w:szCs w:val="21"/>
              </w:rPr>
            </w:pPr>
            <w:r w:rsidRPr="0069793D">
              <w:rPr>
                <w:sz w:val="21"/>
                <w:szCs w:val="21"/>
              </w:rPr>
              <w:t>0.004***</w:t>
            </w:r>
          </w:p>
        </w:tc>
      </w:tr>
      <w:tr w:rsidR="0069793D" w:rsidRPr="0069793D" w14:paraId="3D433791" w14:textId="77777777" w:rsidTr="0069793D">
        <w:tc>
          <w:tcPr>
            <w:tcW w:w="1668" w:type="dxa"/>
          </w:tcPr>
          <w:p w14:paraId="1C368A8C" w14:textId="13EC6F5F" w:rsidR="0069793D" w:rsidRPr="0069793D" w:rsidRDefault="0069793D" w:rsidP="0069793D">
            <w:pPr>
              <w:rPr>
                <w:sz w:val="21"/>
                <w:szCs w:val="21"/>
              </w:rPr>
            </w:pPr>
            <w:r w:rsidRPr="0069793D">
              <w:rPr>
                <w:rFonts w:eastAsia="Times New Roman"/>
                <w:spacing w:val="-5"/>
                <w:sz w:val="21"/>
                <w:szCs w:val="21"/>
              </w:rPr>
              <w:t>ARE</w:t>
            </w:r>
          </w:p>
        </w:tc>
        <w:tc>
          <w:tcPr>
            <w:tcW w:w="1275" w:type="dxa"/>
          </w:tcPr>
          <w:p w14:paraId="20CDC270" w14:textId="675AA9F2" w:rsidR="0069793D" w:rsidRPr="0069793D" w:rsidRDefault="0069793D" w:rsidP="0069793D">
            <w:pPr>
              <w:rPr>
                <w:sz w:val="21"/>
                <w:szCs w:val="21"/>
              </w:rPr>
            </w:pPr>
            <w:r w:rsidRPr="0069793D">
              <w:rPr>
                <w:sz w:val="21"/>
                <w:szCs w:val="21"/>
              </w:rPr>
              <w:t>0.00038</w:t>
            </w:r>
          </w:p>
        </w:tc>
        <w:tc>
          <w:tcPr>
            <w:tcW w:w="1134" w:type="dxa"/>
          </w:tcPr>
          <w:p w14:paraId="10A8F81D" w14:textId="77777777" w:rsidR="0069793D" w:rsidRPr="0069793D" w:rsidRDefault="0069793D" w:rsidP="0069793D">
            <w:pPr>
              <w:rPr>
                <w:sz w:val="21"/>
                <w:szCs w:val="21"/>
              </w:rPr>
            </w:pPr>
            <w:r w:rsidRPr="0069793D">
              <w:rPr>
                <w:sz w:val="21"/>
                <w:szCs w:val="21"/>
              </w:rPr>
              <w:t>0.418</w:t>
            </w:r>
          </w:p>
        </w:tc>
      </w:tr>
      <w:tr w:rsidR="0069793D" w:rsidRPr="0069793D" w14:paraId="2BE60C95" w14:textId="77777777" w:rsidTr="0069793D">
        <w:tc>
          <w:tcPr>
            <w:tcW w:w="1668" w:type="dxa"/>
          </w:tcPr>
          <w:p w14:paraId="21782689" w14:textId="707949A7" w:rsidR="0069793D" w:rsidRPr="0069793D" w:rsidRDefault="0069793D" w:rsidP="0069793D">
            <w:pPr>
              <w:rPr>
                <w:sz w:val="21"/>
                <w:szCs w:val="21"/>
              </w:rPr>
            </w:pPr>
            <w:r w:rsidRPr="0069793D">
              <w:rPr>
                <w:rFonts w:eastAsia="Times New Roman"/>
                <w:spacing w:val="-5"/>
                <w:sz w:val="21"/>
                <w:szCs w:val="21"/>
              </w:rPr>
              <w:t>OPM</w:t>
            </w:r>
          </w:p>
        </w:tc>
        <w:tc>
          <w:tcPr>
            <w:tcW w:w="1275" w:type="dxa"/>
          </w:tcPr>
          <w:p w14:paraId="56B79702" w14:textId="5AC3B809" w:rsidR="0069793D" w:rsidRPr="0069793D" w:rsidRDefault="0069793D" w:rsidP="0069793D">
            <w:pPr>
              <w:rPr>
                <w:sz w:val="21"/>
                <w:szCs w:val="21"/>
              </w:rPr>
            </w:pPr>
            <w:r w:rsidRPr="0069793D">
              <w:rPr>
                <w:sz w:val="21"/>
                <w:szCs w:val="21"/>
              </w:rPr>
              <w:t>-0.000005</w:t>
            </w:r>
          </w:p>
        </w:tc>
        <w:tc>
          <w:tcPr>
            <w:tcW w:w="1134" w:type="dxa"/>
          </w:tcPr>
          <w:p w14:paraId="5C28FFB1" w14:textId="65955FD2" w:rsidR="0069793D" w:rsidRPr="0069793D" w:rsidRDefault="0069793D" w:rsidP="0069793D">
            <w:pPr>
              <w:rPr>
                <w:sz w:val="21"/>
                <w:szCs w:val="21"/>
              </w:rPr>
            </w:pPr>
            <w:r w:rsidRPr="0069793D">
              <w:rPr>
                <w:sz w:val="21"/>
                <w:szCs w:val="21"/>
              </w:rPr>
              <w:t>0.0816</w:t>
            </w:r>
            <w:r>
              <w:rPr>
                <w:rFonts w:hint="eastAsia"/>
                <w:sz w:val="21"/>
                <w:szCs w:val="21"/>
              </w:rPr>
              <w:t>*</w:t>
            </w:r>
          </w:p>
        </w:tc>
      </w:tr>
      <w:tr w:rsidR="0069793D" w:rsidRPr="0069793D" w14:paraId="4A5AE4DA" w14:textId="77777777" w:rsidTr="0069793D">
        <w:tc>
          <w:tcPr>
            <w:tcW w:w="1668" w:type="dxa"/>
          </w:tcPr>
          <w:p w14:paraId="7561FD5B" w14:textId="780B8A12" w:rsidR="0069793D" w:rsidRPr="0069793D" w:rsidRDefault="0069793D" w:rsidP="0069793D">
            <w:pPr>
              <w:rPr>
                <w:sz w:val="21"/>
                <w:szCs w:val="21"/>
              </w:rPr>
            </w:pPr>
            <w:r w:rsidRPr="0069793D">
              <w:rPr>
                <w:rFonts w:eastAsia="Times New Roman"/>
                <w:spacing w:val="-5"/>
                <w:sz w:val="21"/>
                <w:szCs w:val="21"/>
              </w:rPr>
              <w:t>CR</w:t>
            </w:r>
          </w:p>
        </w:tc>
        <w:tc>
          <w:tcPr>
            <w:tcW w:w="1275" w:type="dxa"/>
          </w:tcPr>
          <w:p w14:paraId="337D7D75" w14:textId="3BD855D7" w:rsidR="0069793D" w:rsidRPr="0069793D" w:rsidRDefault="0069793D" w:rsidP="0069793D">
            <w:pPr>
              <w:rPr>
                <w:sz w:val="21"/>
                <w:szCs w:val="21"/>
              </w:rPr>
            </w:pPr>
            <w:r w:rsidRPr="0069793D">
              <w:rPr>
                <w:sz w:val="21"/>
                <w:szCs w:val="21"/>
              </w:rPr>
              <w:t>0.00315</w:t>
            </w:r>
          </w:p>
        </w:tc>
        <w:tc>
          <w:tcPr>
            <w:tcW w:w="1134" w:type="dxa"/>
          </w:tcPr>
          <w:p w14:paraId="7042B65C" w14:textId="77777777" w:rsidR="0069793D" w:rsidRPr="0069793D" w:rsidRDefault="0069793D" w:rsidP="0069793D">
            <w:pPr>
              <w:rPr>
                <w:sz w:val="21"/>
                <w:szCs w:val="21"/>
              </w:rPr>
            </w:pPr>
            <w:r w:rsidRPr="0069793D">
              <w:rPr>
                <w:sz w:val="21"/>
                <w:szCs w:val="21"/>
              </w:rPr>
              <w:t>0.157</w:t>
            </w:r>
          </w:p>
        </w:tc>
      </w:tr>
      <w:tr w:rsidR="0069793D" w:rsidRPr="0069793D" w14:paraId="1A4DFE02" w14:textId="77777777" w:rsidTr="0069793D">
        <w:tc>
          <w:tcPr>
            <w:tcW w:w="1668" w:type="dxa"/>
          </w:tcPr>
          <w:p w14:paraId="06CC7663" w14:textId="6DBCBEDC" w:rsidR="0069793D" w:rsidRPr="0069793D" w:rsidRDefault="0069793D" w:rsidP="0069793D">
            <w:pPr>
              <w:rPr>
                <w:sz w:val="21"/>
                <w:szCs w:val="21"/>
              </w:rPr>
            </w:pPr>
            <w:r w:rsidRPr="0069793D">
              <w:rPr>
                <w:rFonts w:eastAsia="Times New Roman"/>
                <w:spacing w:val="-5"/>
                <w:sz w:val="21"/>
                <w:szCs w:val="21"/>
              </w:rPr>
              <w:t>QR</w:t>
            </w:r>
          </w:p>
        </w:tc>
        <w:tc>
          <w:tcPr>
            <w:tcW w:w="1275" w:type="dxa"/>
          </w:tcPr>
          <w:p w14:paraId="1C0A5BBC" w14:textId="2CE275C3" w:rsidR="0069793D" w:rsidRPr="0069793D" w:rsidRDefault="0069793D" w:rsidP="0069793D">
            <w:pPr>
              <w:rPr>
                <w:sz w:val="21"/>
                <w:szCs w:val="21"/>
              </w:rPr>
            </w:pPr>
            <w:r w:rsidRPr="0069793D">
              <w:rPr>
                <w:sz w:val="21"/>
                <w:szCs w:val="21"/>
              </w:rPr>
              <w:t>-0.00680</w:t>
            </w:r>
          </w:p>
        </w:tc>
        <w:tc>
          <w:tcPr>
            <w:tcW w:w="1134" w:type="dxa"/>
          </w:tcPr>
          <w:p w14:paraId="546DFB49" w14:textId="77777777" w:rsidR="0069793D" w:rsidRPr="0069793D" w:rsidRDefault="0069793D" w:rsidP="0069793D">
            <w:pPr>
              <w:rPr>
                <w:sz w:val="21"/>
                <w:szCs w:val="21"/>
              </w:rPr>
            </w:pPr>
            <w:r w:rsidRPr="0069793D">
              <w:rPr>
                <w:sz w:val="21"/>
                <w:szCs w:val="21"/>
              </w:rPr>
              <w:t>0.102</w:t>
            </w:r>
          </w:p>
        </w:tc>
      </w:tr>
      <w:tr w:rsidR="0069793D" w:rsidRPr="0069793D" w14:paraId="67D266F7" w14:textId="77777777" w:rsidTr="0069793D">
        <w:tc>
          <w:tcPr>
            <w:tcW w:w="1668" w:type="dxa"/>
          </w:tcPr>
          <w:p w14:paraId="22678EDE" w14:textId="7CF2F488" w:rsidR="0069793D" w:rsidRPr="0069793D" w:rsidRDefault="0069793D" w:rsidP="0069793D">
            <w:pPr>
              <w:rPr>
                <w:sz w:val="21"/>
                <w:szCs w:val="21"/>
              </w:rPr>
            </w:pPr>
            <w:r w:rsidRPr="0069793D">
              <w:rPr>
                <w:rFonts w:eastAsia="Times New Roman"/>
                <w:spacing w:val="-5"/>
                <w:sz w:val="21"/>
                <w:szCs w:val="21"/>
              </w:rPr>
              <w:t>ND</w:t>
            </w:r>
          </w:p>
        </w:tc>
        <w:tc>
          <w:tcPr>
            <w:tcW w:w="1275" w:type="dxa"/>
          </w:tcPr>
          <w:p w14:paraId="3D164813" w14:textId="5CC23B3E" w:rsidR="0069793D" w:rsidRPr="0069793D" w:rsidRDefault="0069793D" w:rsidP="0069793D">
            <w:pPr>
              <w:rPr>
                <w:sz w:val="21"/>
                <w:szCs w:val="21"/>
              </w:rPr>
            </w:pPr>
            <w:r w:rsidRPr="0069793D">
              <w:rPr>
                <w:sz w:val="21"/>
                <w:szCs w:val="21"/>
              </w:rPr>
              <w:t>-0.00049</w:t>
            </w:r>
          </w:p>
        </w:tc>
        <w:tc>
          <w:tcPr>
            <w:tcW w:w="1134" w:type="dxa"/>
          </w:tcPr>
          <w:p w14:paraId="1AD7E755" w14:textId="77777777" w:rsidR="0069793D" w:rsidRPr="0069793D" w:rsidRDefault="0069793D" w:rsidP="0069793D">
            <w:pPr>
              <w:rPr>
                <w:sz w:val="21"/>
                <w:szCs w:val="21"/>
              </w:rPr>
            </w:pPr>
            <w:r w:rsidRPr="0069793D">
              <w:rPr>
                <w:sz w:val="21"/>
                <w:szCs w:val="21"/>
              </w:rPr>
              <w:t>0.828</w:t>
            </w:r>
          </w:p>
        </w:tc>
      </w:tr>
      <w:tr w:rsidR="0069793D" w:rsidRPr="0069793D" w14:paraId="43DDABCE" w14:textId="77777777" w:rsidTr="0069793D">
        <w:tc>
          <w:tcPr>
            <w:tcW w:w="1668" w:type="dxa"/>
          </w:tcPr>
          <w:p w14:paraId="7917F853" w14:textId="0F9BF3EE" w:rsidR="0069793D" w:rsidRPr="0069793D" w:rsidRDefault="0069793D" w:rsidP="0069793D">
            <w:pPr>
              <w:rPr>
                <w:sz w:val="21"/>
                <w:szCs w:val="21"/>
              </w:rPr>
            </w:pPr>
            <w:r w:rsidRPr="0069793D">
              <w:rPr>
                <w:rFonts w:eastAsia="Times New Roman"/>
                <w:spacing w:val="-5"/>
                <w:sz w:val="21"/>
                <w:szCs w:val="21"/>
              </w:rPr>
              <w:t>AT</w:t>
            </w:r>
          </w:p>
        </w:tc>
        <w:tc>
          <w:tcPr>
            <w:tcW w:w="1275" w:type="dxa"/>
          </w:tcPr>
          <w:p w14:paraId="0DC50FB0" w14:textId="3BD51874" w:rsidR="0069793D" w:rsidRPr="0069793D" w:rsidRDefault="0069793D" w:rsidP="0069793D">
            <w:pPr>
              <w:rPr>
                <w:sz w:val="21"/>
                <w:szCs w:val="21"/>
              </w:rPr>
            </w:pPr>
            <w:r w:rsidRPr="0069793D">
              <w:rPr>
                <w:sz w:val="21"/>
                <w:szCs w:val="21"/>
              </w:rPr>
              <w:t>0.00836</w:t>
            </w:r>
          </w:p>
        </w:tc>
        <w:tc>
          <w:tcPr>
            <w:tcW w:w="1134" w:type="dxa"/>
          </w:tcPr>
          <w:p w14:paraId="5BF79360" w14:textId="77777777" w:rsidR="0069793D" w:rsidRPr="0069793D" w:rsidRDefault="0069793D" w:rsidP="0069793D">
            <w:pPr>
              <w:rPr>
                <w:sz w:val="21"/>
                <w:szCs w:val="21"/>
              </w:rPr>
            </w:pPr>
            <w:r w:rsidRPr="0069793D">
              <w:rPr>
                <w:sz w:val="21"/>
                <w:szCs w:val="21"/>
              </w:rPr>
              <w:t>0.366</w:t>
            </w:r>
          </w:p>
        </w:tc>
      </w:tr>
      <w:tr w:rsidR="0069793D" w:rsidRPr="0069793D" w14:paraId="396F3C13" w14:textId="77777777" w:rsidTr="0069793D">
        <w:tc>
          <w:tcPr>
            <w:tcW w:w="1668" w:type="dxa"/>
          </w:tcPr>
          <w:p w14:paraId="056C4344" w14:textId="6CE9A1F0" w:rsidR="0069793D" w:rsidRPr="0069793D" w:rsidRDefault="0069793D" w:rsidP="0069793D">
            <w:pPr>
              <w:rPr>
                <w:sz w:val="21"/>
                <w:szCs w:val="21"/>
              </w:rPr>
            </w:pPr>
            <w:r w:rsidRPr="0069793D">
              <w:rPr>
                <w:rFonts w:eastAsia="Times New Roman"/>
                <w:spacing w:val="-5"/>
                <w:sz w:val="21"/>
                <w:szCs w:val="21"/>
              </w:rPr>
              <w:t>Soe</w:t>
            </w:r>
          </w:p>
        </w:tc>
        <w:tc>
          <w:tcPr>
            <w:tcW w:w="1275" w:type="dxa"/>
          </w:tcPr>
          <w:p w14:paraId="2A14E730" w14:textId="03FC699C" w:rsidR="0069793D" w:rsidRPr="0069793D" w:rsidRDefault="0069793D" w:rsidP="0069793D">
            <w:pPr>
              <w:rPr>
                <w:sz w:val="21"/>
                <w:szCs w:val="21"/>
              </w:rPr>
            </w:pPr>
            <w:r w:rsidRPr="0069793D">
              <w:rPr>
                <w:sz w:val="21"/>
                <w:szCs w:val="21"/>
              </w:rPr>
              <w:t>-0.00432</w:t>
            </w:r>
          </w:p>
        </w:tc>
        <w:tc>
          <w:tcPr>
            <w:tcW w:w="1134" w:type="dxa"/>
          </w:tcPr>
          <w:p w14:paraId="7EF5DEBF" w14:textId="77777777" w:rsidR="0069793D" w:rsidRPr="0069793D" w:rsidRDefault="0069793D" w:rsidP="0069793D">
            <w:pPr>
              <w:rPr>
                <w:sz w:val="21"/>
                <w:szCs w:val="21"/>
              </w:rPr>
            </w:pPr>
            <w:r w:rsidRPr="0069793D">
              <w:rPr>
                <w:sz w:val="21"/>
                <w:szCs w:val="21"/>
              </w:rPr>
              <w:t>0.717</w:t>
            </w:r>
          </w:p>
        </w:tc>
      </w:tr>
      <w:tr w:rsidR="0069793D" w:rsidRPr="0069793D" w14:paraId="3050C5F3" w14:textId="77777777" w:rsidTr="0069793D">
        <w:tc>
          <w:tcPr>
            <w:tcW w:w="1668" w:type="dxa"/>
          </w:tcPr>
          <w:p w14:paraId="1D8054B8" w14:textId="59F66208" w:rsidR="0069793D" w:rsidRPr="0069793D" w:rsidRDefault="0069793D" w:rsidP="0069793D">
            <w:pPr>
              <w:rPr>
                <w:sz w:val="21"/>
                <w:szCs w:val="21"/>
              </w:rPr>
            </w:pPr>
            <w:r w:rsidRPr="0069793D">
              <w:rPr>
                <w:rFonts w:eastAsia="Times New Roman"/>
                <w:spacing w:val="-4"/>
                <w:sz w:val="21"/>
                <w:szCs w:val="21"/>
              </w:rPr>
              <w:t>Dual</w:t>
            </w:r>
          </w:p>
        </w:tc>
        <w:tc>
          <w:tcPr>
            <w:tcW w:w="1275" w:type="dxa"/>
          </w:tcPr>
          <w:p w14:paraId="7B6073F3" w14:textId="067A50F4" w:rsidR="0069793D" w:rsidRPr="0069793D" w:rsidRDefault="0069793D" w:rsidP="0069793D">
            <w:pPr>
              <w:rPr>
                <w:sz w:val="21"/>
                <w:szCs w:val="21"/>
              </w:rPr>
            </w:pPr>
            <w:r w:rsidRPr="0069793D">
              <w:rPr>
                <w:sz w:val="21"/>
                <w:szCs w:val="21"/>
              </w:rPr>
              <w:t>-0.02919</w:t>
            </w:r>
          </w:p>
        </w:tc>
        <w:tc>
          <w:tcPr>
            <w:tcW w:w="1134" w:type="dxa"/>
          </w:tcPr>
          <w:p w14:paraId="3E4D2352" w14:textId="7A3AB3B7" w:rsidR="0069793D" w:rsidRPr="0069793D" w:rsidRDefault="0069793D" w:rsidP="0069793D">
            <w:pPr>
              <w:rPr>
                <w:sz w:val="21"/>
                <w:szCs w:val="21"/>
              </w:rPr>
            </w:pPr>
            <w:r w:rsidRPr="0069793D">
              <w:rPr>
                <w:sz w:val="21"/>
                <w:szCs w:val="21"/>
              </w:rPr>
              <w:t>0.00513</w:t>
            </w:r>
            <w:r>
              <w:rPr>
                <w:rFonts w:hint="eastAsia"/>
                <w:sz w:val="21"/>
                <w:szCs w:val="21"/>
              </w:rPr>
              <w:t>**</w:t>
            </w:r>
          </w:p>
        </w:tc>
      </w:tr>
      <w:tr w:rsidR="0069793D" w:rsidRPr="0069793D" w14:paraId="22FBD0C9" w14:textId="77777777" w:rsidTr="0069793D">
        <w:tc>
          <w:tcPr>
            <w:tcW w:w="1668" w:type="dxa"/>
          </w:tcPr>
          <w:p w14:paraId="0282D1D0" w14:textId="5C1BB1D5" w:rsidR="0069793D" w:rsidRPr="0069793D" w:rsidRDefault="0069793D" w:rsidP="0069793D">
            <w:pPr>
              <w:rPr>
                <w:sz w:val="21"/>
                <w:szCs w:val="21"/>
              </w:rPr>
            </w:pPr>
            <w:proofErr w:type="spellStart"/>
            <w:r w:rsidRPr="0069793D">
              <w:rPr>
                <w:rFonts w:eastAsia="Times New Roman"/>
                <w:spacing w:val="-2"/>
                <w:sz w:val="21"/>
                <w:szCs w:val="21"/>
              </w:rPr>
              <w:t>Indep</w:t>
            </w:r>
            <w:proofErr w:type="spellEnd"/>
          </w:p>
        </w:tc>
        <w:tc>
          <w:tcPr>
            <w:tcW w:w="1275" w:type="dxa"/>
          </w:tcPr>
          <w:p w14:paraId="25C6C7DB" w14:textId="08460D8F" w:rsidR="0069793D" w:rsidRPr="0069793D" w:rsidRDefault="0069793D" w:rsidP="0069793D">
            <w:pPr>
              <w:rPr>
                <w:sz w:val="21"/>
                <w:szCs w:val="21"/>
              </w:rPr>
            </w:pPr>
            <w:r w:rsidRPr="0069793D">
              <w:rPr>
                <w:sz w:val="21"/>
                <w:szCs w:val="21"/>
              </w:rPr>
              <w:t>-0.04587</w:t>
            </w:r>
          </w:p>
        </w:tc>
        <w:tc>
          <w:tcPr>
            <w:tcW w:w="1134" w:type="dxa"/>
          </w:tcPr>
          <w:p w14:paraId="55EDE876" w14:textId="77777777" w:rsidR="0069793D" w:rsidRPr="0069793D" w:rsidRDefault="0069793D" w:rsidP="0069793D">
            <w:pPr>
              <w:rPr>
                <w:sz w:val="21"/>
                <w:szCs w:val="21"/>
              </w:rPr>
            </w:pPr>
            <w:r w:rsidRPr="0069793D">
              <w:rPr>
                <w:sz w:val="21"/>
                <w:szCs w:val="21"/>
              </w:rPr>
              <w:t>0.787</w:t>
            </w:r>
          </w:p>
        </w:tc>
      </w:tr>
      <w:tr w:rsidR="0069793D" w:rsidRPr="0069793D" w14:paraId="44A10757" w14:textId="77777777" w:rsidTr="0069793D">
        <w:tc>
          <w:tcPr>
            <w:tcW w:w="1668" w:type="dxa"/>
          </w:tcPr>
          <w:p w14:paraId="45EFB77D" w14:textId="2D822BEB" w:rsidR="0069793D" w:rsidRPr="0069793D" w:rsidRDefault="0069793D" w:rsidP="0069793D">
            <w:pPr>
              <w:rPr>
                <w:sz w:val="21"/>
                <w:szCs w:val="21"/>
              </w:rPr>
            </w:pPr>
            <w:r w:rsidRPr="0069793D">
              <w:rPr>
                <w:rFonts w:eastAsia="Times New Roman"/>
                <w:spacing w:val="-5"/>
                <w:sz w:val="21"/>
                <w:szCs w:val="21"/>
              </w:rPr>
              <w:t>Lev</w:t>
            </w:r>
          </w:p>
        </w:tc>
        <w:tc>
          <w:tcPr>
            <w:tcW w:w="1275" w:type="dxa"/>
          </w:tcPr>
          <w:p w14:paraId="3185614C" w14:textId="7885F407" w:rsidR="0069793D" w:rsidRPr="0069793D" w:rsidRDefault="0069793D" w:rsidP="0069793D">
            <w:pPr>
              <w:rPr>
                <w:sz w:val="21"/>
                <w:szCs w:val="21"/>
              </w:rPr>
            </w:pPr>
            <w:r w:rsidRPr="0069793D">
              <w:rPr>
                <w:sz w:val="21"/>
                <w:szCs w:val="21"/>
              </w:rPr>
              <w:t>-0.01672</w:t>
            </w:r>
          </w:p>
        </w:tc>
        <w:tc>
          <w:tcPr>
            <w:tcW w:w="1134" w:type="dxa"/>
          </w:tcPr>
          <w:p w14:paraId="64F275E0" w14:textId="77777777" w:rsidR="0069793D" w:rsidRPr="0069793D" w:rsidRDefault="0069793D" w:rsidP="0069793D">
            <w:pPr>
              <w:rPr>
                <w:sz w:val="21"/>
                <w:szCs w:val="21"/>
              </w:rPr>
            </w:pPr>
            <w:r w:rsidRPr="0069793D">
              <w:rPr>
                <w:sz w:val="21"/>
                <w:szCs w:val="21"/>
              </w:rPr>
              <w:t>0.5632</w:t>
            </w:r>
          </w:p>
        </w:tc>
      </w:tr>
      <w:tr w:rsidR="0069793D" w:rsidRPr="0069793D" w14:paraId="551B3A26" w14:textId="77777777" w:rsidTr="0069793D">
        <w:tc>
          <w:tcPr>
            <w:tcW w:w="1668" w:type="dxa"/>
          </w:tcPr>
          <w:p w14:paraId="2E788379" w14:textId="75DBB3A7" w:rsidR="0069793D" w:rsidRPr="0069793D" w:rsidRDefault="0069793D" w:rsidP="0069793D">
            <w:pPr>
              <w:rPr>
                <w:sz w:val="21"/>
                <w:szCs w:val="21"/>
              </w:rPr>
            </w:pPr>
            <w:r w:rsidRPr="0069793D">
              <w:rPr>
                <w:rFonts w:eastAsia="Times New Roman"/>
                <w:spacing w:val="-4"/>
                <w:sz w:val="21"/>
                <w:szCs w:val="21"/>
              </w:rPr>
              <w:t>Size</w:t>
            </w:r>
          </w:p>
        </w:tc>
        <w:tc>
          <w:tcPr>
            <w:tcW w:w="1275" w:type="dxa"/>
          </w:tcPr>
          <w:p w14:paraId="70A35CD5" w14:textId="12C86FDF" w:rsidR="0069793D" w:rsidRPr="0069793D" w:rsidRDefault="0069793D" w:rsidP="0069793D">
            <w:pPr>
              <w:rPr>
                <w:sz w:val="21"/>
                <w:szCs w:val="21"/>
              </w:rPr>
            </w:pPr>
            <w:r w:rsidRPr="0069793D">
              <w:rPr>
                <w:sz w:val="21"/>
                <w:szCs w:val="21"/>
              </w:rPr>
              <w:t>0.0072</w:t>
            </w:r>
          </w:p>
        </w:tc>
        <w:tc>
          <w:tcPr>
            <w:tcW w:w="1134" w:type="dxa"/>
          </w:tcPr>
          <w:p w14:paraId="462D5B7A" w14:textId="77777777" w:rsidR="0069793D" w:rsidRPr="0069793D" w:rsidRDefault="0069793D" w:rsidP="0069793D">
            <w:pPr>
              <w:rPr>
                <w:sz w:val="21"/>
                <w:szCs w:val="21"/>
              </w:rPr>
            </w:pPr>
            <w:r w:rsidRPr="0069793D">
              <w:rPr>
                <w:sz w:val="21"/>
                <w:szCs w:val="21"/>
              </w:rPr>
              <w:t>0.941</w:t>
            </w:r>
          </w:p>
        </w:tc>
      </w:tr>
      <w:tr w:rsidR="0069793D" w:rsidRPr="0069793D" w14:paraId="3AADD1BC" w14:textId="77777777" w:rsidTr="0069793D">
        <w:tc>
          <w:tcPr>
            <w:tcW w:w="1668" w:type="dxa"/>
          </w:tcPr>
          <w:p w14:paraId="54C34BB4" w14:textId="08881358" w:rsidR="0069793D" w:rsidRPr="0069793D" w:rsidRDefault="0069793D" w:rsidP="0069793D">
            <w:pPr>
              <w:rPr>
                <w:sz w:val="21"/>
                <w:szCs w:val="21"/>
              </w:rPr>
            </w:pPr>
            <w:r w:rsidRPr="0069793D">
              <w:rPr>
                <w:rFonts w:eastAsia="Times New Roman"/>
                <w:spacing w:val="-4"/>
                <w:sz w:val="21"/>
                <w:szCs w:val="21"/>
              </w:rPr>
              <w:t>Big4</w:t>
            </w:r>
          </w:p>
        </w:tc>
        <w:tc>
          <w:tcPr>
            <w:tcW w:w="1275" w:type="dxa"/>
          </w:tcPr>
          <w:p w14:paraId="1092B40D" w14:textId="3D7536C7" w:rsidR="0069793D" w:rsidRPr="0069793D" w:rsidRDefault="0069793D" w:rsidP="0069793D">
            <w:pPr>
              <w:rPr>
                <w:sz w:val="21"/>
                <w:szCs w:val="21"/>
              </w:rPr>
            </w:pPr>
            <w:r w:rsidRPr="0069793D">
              <w:rPr>
                <w:sz w:val="21"/>
                <w:szCs w:val="21"/>
              </w:rPr>
              <w:t>-0.01243</w:t>
            </w:r>
          </w:p>
        </w:tc>
        <w:tc>
          <w:tcPr>
            <w:tcW w:w="1134" w:type="dxa"/>
          </w:tcPr>
          <w:p w14:paraId="67120DF1" w14:textId="77777777" w:rsidR="0069793D" w:rsidRPr="0069793D" w:rsidRDefault="0069793D" w:rsidP="0069793D">
            <w:pPr>
              <w:rPr>
                <w:sz w:val="21"/>
                <w:szCs w:val="21"/>
              </w:rPr>
            </w:pPr>
            <w:r w:rsidRPr="0069793D">
              <w:rPr>
                <w:sz w:val="21"/>
                <w:szCs w:val="21"/>
              </w:rPr>
              <w:t>0.4419</w:t>
            </w:r>
          </w:p>
        </w:tc>
      </w:tr>
      <w:tr w:rsidR="0069793D" w:rsidRPr="0069793D" w14:paraId="4A3EC842" w14:textId="77777777" w:rsidTr="0069793D">
        <w:tc>
          <w:tcPr>
            <w:tcW w:w="1668" w:type="dxa"/>
          </w:tcPr>
          <w:p w14:paraId="18DC220C" w14:textId="217F339B" w:rsidR="0069793D" w:rsidRPr="0069793D" w:rsidRDefault="0069793D" w:rsidP="0069793D">
            <w:pPr>
              <w:rPr>
                <w:rFonts w:eastAsia="Times New Roman"/>
                <w:spacing w:val="-4"/>
                <w:sz w:val="21"/>
                <w:szCs w:val="21"/>
              </w:rPr>
            </w:pPr>
            <w:r w:rsidRPr="0069793D">
              <w:rPr>
                <w:rFonts w:ascii="宋体" w:hAnsi="宋体" w:cs="宋体" w:hint="eastAsia"/>
                <w:spacing w:val="-4"/>
                <w:sz w:val="21"/>
                <w:szCs w:val="21"/>
              </w:rPr>
              <w:t>时间固定效应</w:t>
            </w:r>
          </w:p>
        </w:tc>
        <w:tc>
          <w:tcPr>
            <w:tcW w:w="1275" w:type="dxa"/>
          </w:tcPr>
          <w:p w14:paraId="5012DAF5" w14:textId="7DFF3DB5" w:rsidR="0069793D" w:rsidRPr="0069793D" w:rsidRDefault="0069793D" w:rsidP="0069793D">
            <w:pPr>
              <w:rPr>
                <w:sz w:val="21"/>
                <w:szCs w:val="21"/>
              </w:rPr>
            </w:pPr>
            <w:r>
              <w:rPr>
                <w:rFonts w:hint="eastAsia"/>
                <w:sz w:val="21"/>
                <w:szCs w:val="21"/>
              </w:rPr>
              <w:t>是</w:t>
            </w:r>
          </w:p>
        </w:tc>
        <w:tc>
          <w:tcPr>
            <w:tcW w:w="1134" w:type="dxa"/>
          </w:tcPr>
          <w:p w14:paraId="7E66D678" w14:textId="1A7814B1" w:rsidR="0069793D" w:rsidRPr="0069793D" w:rsidRDefault="0069793D" w:rsidP="0069793D">
            <w:pPr>
              <w:rPr>
                <w:sz w:val="21"/>
                <w:szCs w:val="21"/>
              </w:rPr>
            </w:pPr>
            <w:r>
              <w:rPr>
                <w:rFonts w:hint="eastAsia"/>
                <w:sz w:val="21"/>
                <w:szCs w:val="21"/>
              </w:rPr>
              <w:t>是</w:t>
            </w:r>
          </w:p>
        </w:tc>
      </w:tr>
      <w:tr w:rsidR="0069793D" w:rsidRPr="0069793D" w14:paraId="0F2B7DEB" w14:textId="77777777" w:rsidTr="0069793D">
        <w:tc>
          <w:tcPr>
            <w:tcW w:w="1668" w:type="dxa"/>
          </w:tcPr>
          <w:p w14:paraId="2274765D" w14:textId="46AB717E" w:rsidR="0069793D" w:rsidRPr="0069793D" w:rsidRDefault="0069793D" w:rsidP="0069793D">
            <w:pPr>
              <w:rPr>
                <w:rFonts w:ascii="宋体" w:hAnsi="宋体" w:cs="宋体" w:hint="eastAsia"/>
                <w:spacing w:val="-4"/>
                <w:sz w:val="21"/>
                <w:szCs w:val="21"/>
              </w:rPr>
            </w:pPr>
            <w:r>
              <w:rPr>
                <w:rFonts w:ascii="宋体" w:hAnsi="宋体" w:cs="宋体" w:hint="eastAsia"/>
                <w:spacing w:val="-4"/>
                <w:sz w:val="21"/>
                <w:szCs w:val="21"/>
              </w:rPr>
              <w:t>行业固定效应</w:t>
            </w:r>
          </w:p>
        </w:tc>
        <w:tc>
          <w:tcPr>
            <w:tcW w:w="1275" w:type="dxa"/>
          </w:tcPr>
          <w:p w14:paraId="68ED9843" w14:textId="7DC5F4D4" w:rsidR="0069793D" w:rsidRDefault="0069793D" w:rsidP="0069793D">
            <w:pPr>
              <w:rPr>
                <w:sz w:val="21"/>
                <w:szCs w:val="21"/>
              </w:rPr>
            </w:pPr>
            <w:r>
              <w:rPr>
                <w:rFonts w:hint="eastAsia"/>
                <w:sz w:val="21"/>
                <w:szCs w:val="21"/>
              </w:rPr>
              <w:t>是</w:t>
            </w:r>
          </w:p>
        </w:tc>
        <w:tc>
          <w:tcPr>
            <w:tcW w:w="1134" w:type="dxa"/>
          </w:tcPr>
          <w:p w14:paraId="7DF7314E" w14:textId="3E23472B" w:rsidR="0069793D" w:rsidRDefault="0069793D" w:rsidP="0069793D">
            <w:pPr>
              <w:rPr>
                <w:sz w:val="21"/>
                <w:szCs w:val="21"/>
              </w:rPr>
            </w:pPr>
            <w:r>
              <w:rPr>
                <w:rFonts w:hint="eastAsia"/>
                <w:sz w:val="21"/>
                <w:szCs w:val="21"/>
              </w:rPr>
              <w:t>是</w:t>
            </w:r>
          </w:p>
        </w:tc>
      </w:tr>
    </w:tbl>
    <w:p w14:paraId="5499D362" w14:textId="77777777" w:rsidR="00CF1744" w:rsidRDefault="00067D79" w:rsidP="00EA4CA3">
      <w:pPr>
        <w:pStyle w:val="2"/>
        <w:numPr>
          <w:ilvl w:val="0"/>
          <w:numId w:val="0"/>
        </w:numPr>
        <w:spacing w:before="78" w:after="78"/>
        <w:rPr>
          <w:b/>
          <w:szCs w:val="21"/>
        </w:rPr>
      </w:pPr>
      <w:r>
        <w:rPr>
          <w:rFonts w:hint="eastAsia"/>
          <w:b/>
          <w:szCs w:val="21"/>
        </w:rPr>
        <w:t>4.4</w:t>
      </w:r>
      <w:r>
        <w:rPr>
          <w:b/>
          <w:szCs w:val="21"/>
        </w:rPr>
        <w:t xml:space="preserve">  </w:t>
      </w:r>
      <w:r>
        <w:rPr>
          <w:rFonts w:hint="eastAsia"/>
          <w:b/>
          <w:szCs w:val="21"/>
        </w:rPr>
        <w:t>虚假财经新闻对金融市场的影响的初步检验</w:t>
      </w:r>
    </w:p>
    <w:p w14:paraId="2C4F4951" w14:textId="77777777" w:rsidR="00CF1744" w:rsidRDefault="00067D79">
      <w:pPr>
        <w:pStyle w:val="a0"/>
        <w:ind w:firstLineChars="0" w:firstLine="0"/>
        <w:rPr>
          <w:sz w:val="21"/>
          <w:szCs w:val="21"/>
        </w:rPr>
      </w:pPr>
      <w:r>
        <w:rPr>
          <w:rFonts w:hint="eastAsia"/>
          <w:sz w:val="21"/>
          <w:szCs w:val="21"/>
        </w:rPr>
        <w:tab/>
      </w:r>
      <w:r>
        <w:rPr>
          <w:rFonts w:hint="eastAsia"/>
          <w:sz w:val="21"/>
          <w:szCs w:val="21"/>
        </w:rPr>
        <w:t>基于澄清公告的内容，虚假财经新闻提供了一</w:t>
      </w:r>
    </w:p>
    <w:p w14:paraId="003D54D6" w14:textId="598B1092" w:rsidR="00CF1744" w:rsidRDefault="00067D79">
      <w:pPr>
        <w:pStyle w:val="a0"/>
        <w:ind w:firstLineChars="0" w:firstLine="0"/>
        <w:rPr>
          <w:sz w:val="21"/>
          <w:szCs w:val="21"/>
        </w:rPr>
      </w:pPr>
      <w:proofErr w:type="gramStart"/>
      <w:r>
        <w:rPr>
          <w:rFonts w:hint="eastAsia"/>
          <w:sz w:val="21"/>
          <w:szCs w:val="21"/>
        </w:rPr>
        <w:t>个准自然</w:t>
      </w:r>
      <w:proofErr w:type="gramEnd"/>
      <w:r>
        <w:rPr>
          <w:rFonts w:hint="eastAsia"/>
          <w:sz w:val="21"/>
          <w:szCs w:val="21"/>
        </w:rPr>
        <w:t>实现，因此本文运用</w:t>
      </w:r>
      <w:r>
        <w:rPr>
          <w:rFonts w:hint="eastAsia"/>
          <w:sz w:val="21"/>
          <w:szCs w:val="21"/>
        </w:rPr>
        <w:t>DID</w:t>
      </w:r>
      <w:r>
        <w:rPr>
          <w:rFonts w:hint="eastAsia"/>
          <w:sz w:val="21"/>
          <w:szCs w:val="21"/>
        </w:rPr>
        <w:t>方法来评估虚假财经新闻对金融市场影响中虚假这一属性的净效应。回归结果如表</w:t>
      </w:r>
      <w:r>
        <w:rPr>
          <w:rFonts w:hint="eastAsia"/>
          <w:sz w:val="21"/>
          <w:szCs w:val="21"/>
        </w:rPr>
        <w:t>5</w:t>
      </w:r>
      <w:r>
        <w:rPr>
          <w:rFonts w:hint="eastAsia"/>
          <w:sz w:val="21"/>
          <w:szCs w:val="21"/>
        </w:rPr>
        <w:t>所示。表中呈现了双重差分的估计结果，其中交互项</w:t>
      </w:r>
      <w:r>
        <w:rPr>
          <w:sz w:val="21"/>
          <w:szCs w:val="21"/>
        </w:rPr>
        <w:t>did</w:t>
      </w:r>
      <w:r>
        <w:rPr>
          <w:sz w:val="21"/>
          <w:szCs w:val="21"/>
        </w:rPr>
        <w:t>估计系数为</w:t>
      </w:r>
      <w:r>
        <w:rPr>
          <w:sz w:val="21"/>
          <w:szCs w:val="21"/>
        </w:rPr>
        <w:t>−0.0032</w:t>
      </w:r>
      <w:r>
        <w:rPr>
          <w:sz w:val="21"/>
          <w:szCs w:val="21"/>
        </w:rPr>
        <w:t>，</w:t>
      </w:r>
      <w:r>
        <w:rPr>
          <w:sz w:val="21"/>
          <w:szCs w:val="21"/>
        </w:rPr>
        <w:t>P</w:t>
      </w:r>
      <w:r>
        <w:rPr>
          <w:sz w:val="21"/>
          <w:szCs w:val="21"/>
        </w:rPr>
        <w:t>值为</w:t>
      </w:r>
      <w:r>
        <w:rPr>
          <w:sz w:val="21"/>
          <w:szCs w:val="21"/>
        </w:rPr>
        <w:t>0.002</w:t>
      </w:r>
      <w:r>
        <w:rPr>
          <w:sz w:val="21"/>
          <w:szCs w:val="21"/>
        </w:rPr>
        <w:t>。</w:t>
      </w:r>
    </w:p>
    <w:p w14:paraId="276E52D7" w14:textId="77777777" w:rsidR="006D73A6" w:rsidRDefault="00067D79" w:rsidP="006D73A6">
      <w:pPr>
        <w:ind w:firstLineChars="200" w:firstLine="420"/>
        <w:rPr>
          <w:sz w:val="21"/>
          <w:szCs w:val="21"/>
        </w:rPr>
      </w:pPr>
      <w:r>
        <w:rPr>
          <w:rFonts w:hint="eastAsia"/>
          <w:sz w:val="21"/>
          <w:szCs w:val="21"/>
        </w:rPr>
        <w:t>表</w:t>
      </w:r>
      <w:r>
        <w:rPr>
          <w:rFonts w:hint="eastAsia"/>
          <w:sz w:val="21"/>
          <w:szCs w:val="21"/>
        </w:rPr>
        <w:t>5</w:t>
      </w:r>
      <w:r>
        <w:rPr>
          <w:sz w:val="21"/>
          <w:szCs w:val="21"/>
        </w:rPr>
        <w:t>结果</w:t>
      </w:r>
      <w:r>
        <w:rPr>
          <w:rFonts w:hint="eastAsia"/>
          <w:sz w:val="21"/>
          <w:szCs w:val="21"/>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w:t>
      </w:r>
      <w:r>
        <w:rPr>
          <w:rFonts w:hint="eastAsia"/>
          <w:sz w:val="21"/>
          <w:szCs w:val="21"/>
        </w:rPr>
        <w:t>H2</w:t>
      </w:r>
      <w:r>
        <w:rPr>
          <w:rFonts w:hint="eastAsia"/>
          <w:sz w:val="21"/>
          <w:szCs w:val="21"/>
        </w:rPr>
        <w:t>，即虚假财经新闻较之于真实财经新闻对于股票的异常收益的影响更为显著。</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7"/>
        <w:gridCol w:w="1814"/>
        <w:gridCol w:w="1157"/>
      </w:tblGrid>
      <w:tr w:rsidR="006D73A6" w:rsidRPr="006D73A6" w14:paraId="0543B16F" w14:textId="77777777" w:rsidTr="006D73A6">
        <w:tc>
          <w:tcPr>
            <w:tcW w:w="4674" w:type="dxa"/>
            <w:gridSpan w:val="3"/>
            <w:tcBorders>
              <w:top w:val="nil"/>
              <w:bottom w:val="single" w:sz="4" w:space="0" w:color="auto"/>
            </w:tcBorders>
          </w:tcPr>
          <w:p w14:paraId="6C6BF931" w14:textId="3847FE86" w:rsidR="006D73A6" w:rsidRPr="006D73A6" w:rsidRDefault="006D73A6" w:rsidP="006D73A6">
            <w:pPr>
              <w:jc w:val="center"/>
              <w:rPr>
                <w:sz w:val="21"/>
                <w:szCs w:val="21"/>
              </w:rPr>
            </w:pPr>
            <w:r>
              <w:rPr>
                <w:rFonts w:hint="eastAsia"/>
                <w:sz w:val="21"/>
                <w:szCs w:val="21"/>
              </w:rPr>
              <w:t>表</w:t>
            </w:r>
            <w:r>
              <w:rPr>
                <w:rFonts w:hint="eastAsia"/>
                <w:sz w:val="21"/>
                <w:szCs w:val="21"/>
              </w:rPr>
              <w:t xml:space="preserve">5 </w:t>
            </w:r>
            <w:r>
              <w:rPr>
                <w:rFonts w:hint="eastAsia"/>
                <w:sz w:val="21"/>
                <w:szCs w:val="21"/>
              </w:rPr>
              <w:t>双重差分</w:t>
            </w:r>
          </w:p>
        </w:tc>
      </w:tr>
      <w:tr w:rsidR="006D73A6" w:rsidRPr="006D73A6" w14:paraId="3C4CE7B2" w14:textId="77777777" w:rsidTr="006D73A6">
        <w:tc>
          <w:tcPr>
            <w:tcW w:w="1558" w:type="dxa"/>
            <w:tcBorders>
              <w:top w:val="single" w:sz="4" w:space="0" w:color="auto"/>
              <w:bottom w:val="single" w:sz="4" w:space="0" w:color="auto"/>
            </w:tcBorders>
          </w:tcPr>
          <w:p w14:paraId="00C469BB" w14:textId="77777777" w:rsidR="006D73A6" w:rsidRPr="006D73A6" w:rsidRDefault="006D73A6" w:rsidP="0029096E">
            <w:pPr>
              <w:rPr>
                <w:sz w:val="21"/>
                <w:szCs w:val="21"/>
              </w:rPr>
            </w:pPr>
            <w:r w:rsidRPr="006D73A6">
              <w:rPr>
                <w:rFonts w:hint="eastAsia"/>
                <w:sz w:val="21"/>
                <w:szCs w:val="21"/>
              </w:rPr>
              <w:t>变量</w:t>
            </w:r>
          </w:p>
        </w:tc>
        <w:tc>
          <w:tcPr>
            <w:tcW w:w="1952" w:type="dxa"/>
            <w:tcBorders>
              <w:top w:val="single" w:sz="4" w:space="0" w:color="auto"/>
              <w:bottom w:val="single" w:sz="4" w:space="0" w:color="auto"/>
            </w:tcBorders>
          </w:tcPr>
          <w:p w14:paraId="0A18E29C" w14:textId="77777777" w:rsidR="006D73A6" w:rsidRPr="006D73A6" w:rsidRDefault="006D73A6" w:rsidP="0029096E">
            <w:pPr>
              <w:rPr>
                <w:sz w:val="21"/>
                <w:szCs w:val="21"/>
              </w:rPr>
            </w:pPr>
            <w:r w:rsidRPr="006D73A6">
              <w:rPr>
                <w:rFonts w:hint="eastAsia"/>
                <w:sz w:val="21"/>
                <w:szCs w:val="21"/>
              </w:rPr>
              <w:t>回归系数</w:t>
            </w:r>
            <w:r w:rsidRPr="006D73A6">
              <w:rPr>
                <w:rFonts w:hint="eastAsia"/>
                <w:sz w:val="21"/>
                <w:szCs w:val="21"/>
              </w:rPr>
              <w:t xml:space="preserve"> (</w:t>
            </w:r>
            <w:r w:rsidRPr="006D73A6">
              <w:rPr>
                <w:rFonts w:hint="eastAsia"/>
                <w:sz w:val="21"/>
                <w:szCs w:val="21"/>
              </w:rPr>
              <w:t>标准误</w:t>
            </w:r>
            <w:r w:rsidRPr="006D73A6">
              <w:rPr>
                <w:rFonts w:hint="eastAsia"/>
                <w:sz w:val="21"/>
                <w:szCs w:val="21"/>
              </w:rPr>
              <w:t>)</w:t>
            </w:r>
          </w:p>
        </w:tc>
        <w:tc>
          <w:tcPr>
            <w:tcW w:w="1164" w:type="dxa"/>
            <w:tcBorders>
              <w:top w:val="single" w:sz="4" w:space="0" w:color="auto"/>
              <w:bottom w:val="single" w:sz="4" w:space="0" w:color="auto"/>
            </w:tcBorders>
          </w:tcPr>
          <w:p w14:paraId="77BA2C92" w14:textId="77777777" w:rsidR="006D73A6" w:rsidRPr="006D73A6" w:rsidRDefault="006D73A6" w:rsidP="0029096E">
            <w:pPr>
              <w:rPr>
                <w:sz w:val="21"/>
                <w:szCs w:val="21"/>
              </w:rPr>
            </w:pPr>
            <w:r w:rsidRPr="006D73A6">
              <w:rPr>
                <w:rFonts w:hint="eastAsia"/>
                <w:sz w:val="21"/>
                <w:szCs w:val="21"/>
              </w:rPr>
              <w:t>P</w:t>
            </w:r>
            <w:r w:rsidRPr="006D73A6">
              <w:rPr>
                <w:rFonts w:hint="eastAsia"/>
                <w:sz w:val="21"/>
                <w:szCs w:val="21"/>
              </w:rPr>
              <w:t>值</w:t>
            </w:r>
          </w:p>
        </w:tc>
      </w:tr>
      <w:tr w:rsidR="006D73A6" w:rsidRPr="006D73A6" w14:paraId="4070B498" w14:textId="77777777" w:rsidTr="006D73A6">
        <w:tc>
          <w:tcPr>
            <w:tcW w:w="1558" w:type="dxa"/>
            <w:tcBorders>
              <w:top w:val="single" w:sz="4" w:space="0" w:color="auto"/>
              <w:bottom w:val="single" w:sz="4" w:space="0" w:color="auto"/>
            </w:tcBorders>
          </w:tcPr>
          <w:p w14:paraId="6D616344" w14:textId="77777777" w:rsidR="006D73A6" w:rsidRPr="006D73A6" w:rsidRDefault="006D73A6" w:rsidP="0029096E">
            <w:pPr>
              <w:rPr>
                <w:sz w:val="21"/>
                <w:szCs w:val="21"/>
              </w:rPr>
            </w:pPr>
            <w:r w:rsidRPr="006D73A6">
              <w:rPr>
                <w:sz w:val="21"/>
                <w:szCs w:val="21"/>
              </w:rPr>
              <w:t>const</w:t>
            </w:r>
          </w:p>
        </w:tc>
        <w:tc>
          <w:tcPr>
            <w:tcW w:w="1952" w:type="dxa"/>
            <w:tcBorders>
              <w:top w:val="single" w:sz="4" w:space="0" w:color="auto"/>
              <w:bottom w:val="single" w:sz="4" w:space="0" w:color="auto"/>
            </w:tcBorders>
          </w:tcPr>
          <w:p w14:paraId="4C2A0C1B" w14:textId="77777777" w:rsidR="006D73A6" w:rsidRPr="006D73A6" w:rsidRDefault="006D73A6" w:rsidP="0029096E">
            <w:pPr>
              <w:rPr>
                <w:sz w:val="21"/>
                <w:szCs w:val="21"/>
              </w:rPr>
            </w:pPr>
            <w:r w:rsidRPr="006D73A6">
              <w:rPr>
                <w:sz w:val="21"/>
                <w:szCs w:val="21"/>
              </w:rPr>
              <w:t>-0.0058 (0.2360)</w:t>
            </w:r>
          </w:p>
        </w:tc>
        <w:tc>
          <w:tcPr>
            <w:tcW w:w="1164" w:type="dxa"/>
            <w:tcBorders>
              <w:top w:val="single" w:sz="4" w:space="0" w:color="auto"/>
              <w:bottom w:val="single" w:sz="4" w:space="0" w:color="auto"/>
            </w:tcBorders>
          </w:tcPr>
          <w:p w14:paraId="041F50F0" w14:textId="77777777" w:rsidR="006D73A6" w:rsidRPr="006D73A6" w:rsidRDefault="006D73A6" w:rsidP="0029096E">
            <w:pPr>
              <w:rPr>
                <w:sz w:val="21"/>
                <w:szCs w:val="21"/>
              </w:rPr>
            </w:pPr>
            <w:r w:rsidRPr="006D73A6">
              <w:rPr>
                <w:sz w:val="21"/>
                <w:szCs w:val="21"/>
              </w:rPr>
              <w:t>0.9803</w:t>
            </w:r>
          </w:p>
        </w:tc>
      </w:tr>
      <w:tr w:rsidR="006D73A6" w:rsidRPr="006D73A6" w14:paraId="55247914" w14:textId="77777777" w:rsidTr="006D73A6">
        <w:tc>
          <w:tcPr>
            <w:tcW w:w="1558" w:type="dxa"/>
            <w:tcBorders>
              <w:top w:val="single" w:sz="4" w:space="0" w:color="auto"/>
              <w:bottom w:val="single" w:sz="4" w:space="0" w:color="auto"/>
            </w:tcBorders>
          </w:tcPr>
          <w:p w14:paraId="1274DA00" w14:textId="77777777" w:rsidR="006D73A6" w:rsidRPr="006D73A6" w:rsidRDefault="006D73A6" w:rsidP="0029096E">
            <w:pPr>
              <w:rPr>
                <w:sz w:val="21"/>
                <w:szCs w:val="21"/>
              </w:rPr>
            </w:pPr>
          </w:p>
        </w:tc>
        <w:tc>
          <w:tcPr>
            <w:tcW w:w="1952" w:type="dxa"/>
            <w:tcBorders>
              <w:top w:val="single" w:sz="4" w:space="0" w:color="auto"/>
              <w:bottom w:val="single" w:sz="4" w:space="0" w:color="auto"/>
            </w:tcBorders>
          </w:tcPr>
          <w:p w14:paraId="27DBDAEA" w14:textId="22260E5B" w:rsidR="006D73A6" w:rsidRPr="006D73A6" w:rsidRDefault="006D73A6" w:rsidP="0029096E">
            <w:pPr>
              <w:rPr>
                <w:sz w:val="21"/>
                <w:szCs w:val="21"/>
              </w:rPr>
            </w:pPr>
            <w:r>
              <w:rPr>
                <w:rFonts w:hint="eastAsia"/>
                <w:sz w:val="21"/>
                <w:szCs w:val="21"/>
              </w:rPr>
              <w:t>表</w:t>
            </w:r>
            <w:r>
              <w:rPr>
                <w:rFonts w:hint="eastAsia"/>
                <w:sz w:val="21"/>
                <w:szCs w:val="21"/>
              </w:rPr>
              <w:t>5</w:t>
            </w:r>
            <w:r>
              <w:rPr>
                <w:rFonts w:hint="eastAsia"/>
                <w:sz w:val="21"/>
                <w:szCs w:val="21"/>
              </w:rPr>
              <w:t>（续）</w:t>
            </w:r>
          </w:p>
        </w:tc>
        <w:tc>
          <w:tcPr>
            <w:tcW w:w="1164" w:type="dxa"/>
            <w:tcBorders>
              <w:top w:val="single" w:sz="4" w:space="0" w:color="auto"/>
              <w:bottom w:val="single" w:sz="4" w:space="0" w:color="auto"/>
            </w:tcBorders>
          </w:tcPr>
          <w:p w14:paraId="3869FD3A" w14:textId="77777777" w:rsidR="006D73A6" w:rsidRPr="006D73A6" w:rsidRDefault="006D73A6" w:rsidP="0029096E">
            <w:pPr>
              <w:rPr>
                <w:sz w:val="21"/>
                <w:szCs w:val="21"/>
              </w:rPr>
            </w:pPr>
          </w:p>
        </w:tc>
      </w:tr>
      <w:tr w:rsidR="006D73A6" w:rsidRPr="006D73A6" w14:paraId="18D2F49A" w14:textId="77777777" w:rsidTr="006D73A6">
        <w:tc>
          <w:tcPr>
            <w:tcW w:w="1558" w:type="dxa"/>
            <w:tcBorders>
              <w:top w:val="single" w:sz="4" w:space="0" w:color="auto"/>
            </w:tcBorders>
          </w:tcPr>
          <w:p w14:paraId="3ECD07E8" w14:textId="77777777" w:rsidR="006D73A6" w:rsidRPr="006D73A6" w:rsidRDefault="006D73A6" w:rsidP="0029096E">
            <w:pPr>
              <w:rPr>
                <w:sz w:val="21"/>
                <w:szCs w:val="21"/>
              </w:rPr>
            </w:pPr>
            <w:r w:rsidRPr="006D73A6">
              <w:rPr>
                <w:sz w:val="21"/>
                <w:szCs w:val="21"/>
              </w:rPr>
              <w:t>sentiment</w:t>
            </w:r>
          </w:p>
        </w:tc>
        <w:tc>
          <w:tcPr>
            <w:tcW w:w="1952" w:type="dxa"/>
            <w:tcBorders>
              <w:top w:val="single" w:sz="4" w:space="0" w:color="auto"/>
            </w:tcBorders>
          </w:tcPr>
          <w:p w14:paraId="5AB51D35" w14:textId="77777777" w:rsidR="006D73A6" w:rsidRPr="006D73A6" w:rsidRDefault="006D73A6" w:rsidP="0029096E">
            <w:pPr>
              <w:rPr>
                <w:sz w:val="21"/>
                <w:szCs w:val="21"/>
              </w:rPr>
            </w:pPr>
            <w:r w:rsidRPr="006D73A6">
              <w:rPr>
                <w:sz w:val="21"/>
                <w:szCs w:val="21"/>
              </w:rPr>
              <w:t>0.0365 (0.0093)</w:t>
            </w:r>
          </w:p>
        </w:tc>
        <w:tc>
          <w:tcPr>
            <w:tcW w:w="1164" w:type="dxa"/>
            <w:tcBorders>
              <w:top w:val="single" w:sz="4" w:space="0" w:color="auto"/>
            </w:tcBorders>
          </w:tcPr>
          <w:p w14:paraId="712E507E" w14:textId="77777777" w:rsidR="006D73A6" w:rsidRPr="006D73A6" w:rsidRDefault="006D73A6" w:rsidP="0029096E">
            <w:pPr>
              <w:rPr>
                <w:sz w:val="21"/>
                <w:szCs w:val="21"/>
              </w:rPr>
            </w:pPr>
            <w:r w:rsidRPr="006D73A6">
              <w:rPr>
                <w:sz w:val="21"/>
                <w:szCs w:val="21"/>
              </w:rPr>
              <w:t>0.0001***</w:t>
            </w:r>
          </w:p>
        </w:tc>
      </w:tr>
      <w:tr w:rsidR="006D73A6" w:rsidRPr="006D73A6" w14:paraId="5EC343DC" w14:textId="77777777" w:rsidTr="006D73A6">
        <w:tc>
          <w:tcPr>
            <w:tcW w:w="1558" w:type="dxa"/>
          </w:tcPr>
          <w:p w14:paraId="6FFE711D" w14:textId="77777777" w:rsidR="006D73A6" w:rsidRPr="006D73A6" w:rsidRDefault="006D73A6" w:rsidP="0029096E">
            <w:pPr>
              <w:rPr>
                <w:sz w:val="21"/>
                <w:szCs w:val="21"/>
              </w:rPr>
            </w:pPr>
            <w:r w:rsidRPr="006D73A6">
              <w:rPr>
                <w:sz w:val="21"/>
                <w:szCs w:val="21"/>
              </w:rPr>
              <w:t>ARE</w:t>
            </w:r>
          </w:p>
        </w:tc>
        <w:tc>
          <w:tcPr>
            <w:tcW w:w="1952" w:type="dxa"/>
          </w:tcPr>
          <w:p w14:paraId="0F465615" w14:textId="77777777" w:rsidR="006D73A6" w:rsidRPr="006D73A6" w:rsidRDefault="006D73A6" w:rsidP="0029096E">
            <w:pPr>
              <w:rPr>
                <w:sz w:val="21"/>
                <w:szCs w:val="21"/>
              </w:rPr>
            </w:pPr>
            <w:r w:rsidRPr="006D73A6">
              <w:rPr>
                <w:sz w:val="21"/>
                <w:szCs w:val="21"/>
              </w:rPr>
              <w:t>0.0005 (0.0005)</w:t>
            </w:r>
          </w:p>
        </w:tc>
        <w:tc>
          <w:tcPr>
            <w:tcW w:w="1164" w:type="dxa"/>
          </w:tcPr>
          <w:p w14:paraId="18611084" w14:textId="77777777" w:rsidR="006D73A6" w:rsidRPr="006D73A6" w:rsidRDefault="006D73A6" w:rsidP="0029096E">
            <w:pPr>
              <w:rPr>
                <w:sz w:val="21"/>
                <w:szCs w:val="21"/>
              </w:rPr>
            </w:pPr>
            <w:r w:rsidRPr="006D73A6">
              <w:rPr>
                <w:sz w:val="21"/>
                <w:szCs w:val="21"/>
              </w:rPr>
              <w:t>0.3040</w:t>
            </w:r>
          </w:p>
        </w:tc>
      </w:tr>
      <w:tr w:rsidR="006D73A6" w:rsidRPr="006D73A6" w14:paraId="68692D3B" w14:textId="77777777" w:rsidTr="006D73A6">
        <w:tc>
          <w:tcPr>
            <w:tcW w:w="1558" w:type="dxa"/>
          </w:tcPr>
          <w:p w14:paraId="040F39B3" w14:textId="77777777" w:rsidR="006D73A6" w:rsidRPr="006D73A6" w:rsidRDefault="006D73A6" w:rsidP="0029096E">
            <w:pPr>
              <w:rPr>
                <w:sz w:val="21"/>
                <w:szCs w:val="21"/>
              </w:rPr>
            </w:pPr>
            <w:r w:rsidRPr="006D73A6">
              <w:rPr>
                <w:sz w:val="21"/>
                <w:szCs w:val="21"/>
              </w:rPr>
              <w:t>OPM</w:t>
            </w:r>
          </w:p>
        </w:tc>
        <w:tc>
          <w:tcPr>
            <w:tcW w:w="1952" w:type="dxa"/>
          </w:tcPr>
          <w:p w14:paraId="57253548" w14:textId="77777777" w:rsidR="006D73A6" w:rsidRPr="006D73A6" w:rsidRDefault="006D73A6" w:rsidP="0029096E">
            <w:pPr>
              <w:rPr>
                <w:sz w:val="21"/>
                <w:szCs w:val="21"/>
              </w:rPr>
            </w:pPr>
            <w:r w:rsidRPr="006D73A6">
              <w:rPr>
                <w:sz w:val="21"/>
                <w:szCs w:val="21"/>
              </w:rPr>
              <w:t>-0.0000 (0.0000)</w:t>
            </w:r>
          </w:p>
        </w:tc>
        <w:tc>
          <w:tcPr>
            <w:tcW w:w="1164" w:type="dxa"/>
          </w:tcPr>
          <w:p w14:paraId="497A0045" w14:textId="77777777" w:rsidR="006D73A6" w:rsidRPr="006D73A6" w:rsidRDefault="006D73A6" w:rsidP="0029096E">
            <w:pPr>
              <w:rPr>
                <w:sz w:val="21"/>
                <w:szCs w:val="21"/>
              </w:rPr>
            </w:pPr>
            <w:r w:rsidRPr="006D73A6">
              <w:rPr>
                <w:sz w:val="21"/>
                <w:szCs w:val="21"/>
              </w:rPr>
              <w:t>0.0927*</w:t>
            </w:r>
          </w:p>
        </w:tc>
      </w:tr>
      <w:tr w:rsidR="006D73A6" w:rsidRPr="006D73A6" w14:paraId="3D195B06" w14:textId="77777777" w:rsidTr="006D73A6">
        <w:tc>
          <w:tcPr>
            <w:tcW w:w="1558" w:type="dxa"/>
          </w:tcPr>
          <w:p w14:paraId="25F92C4B" w14:textId="77777777" w:rsidR="006D73A6" w:rsidRPr="006D73A6" w:rsidRDefault="006D73A6" w:rsidP="0029096E">
            <w:pPr>
              <w:rPr>
                <w:sz w:val="21"/>
                <w:szCs w:val="21"/>
              </w:rPr>
            </w:pPr>
            <w:r w:rsidRPr="006D73A6">
              <w:rPr>
                <w:sz w:val="21"/>
                <w:szCs w:val="21"/>
              </w:rPr>
              <w:t>CR</w:t>
            </w:r>
          </w:p>
        </w:tc>
        <w:tc>
          <w:tcPr>
            <w:tcW w:w="1952" w:type="dxa"/>
          </w:tcPr>
          <w:p w14:paraId="6324F663" w14:textId="77777777" w:rsidR="006D73A6" w:rsidRPr="006D73A6" w:rsidRDefault="006D73A6" w:rsidP="0029096E">
            <w:pPr>
              <w:rPr>
                <w:sz w:val="21"/>
                <w:szCs w:val="21"/>
              </w:rPr>
            </w:pPr>
            <w:r w:rsidRPr="006D73A6">
              <w:rPr>
                <w:sz w:val="21"/>
                <w:szCs w:val="21"/>
              </w:rPr>
              <w:t>0.0031 (0.0022)</w:t>
            </w:r>
          </w:p>
        </w:tc>
        <w:tc>
          <w:tcPr>
            <w:tcW w:w="1164" w:type="dxa"/>
          </w:tcPr>
          <w:p w14:paraId="1C0D1633" w14:textId="77777777" w:rsidR="006D73A6" w:rsidRPr="006D73A6" w:rsidRDefault="006D73A6" w:rsidP="0029096E">
            <w:pPr>
              <w:rPr>
                <w:sz w:val="21"/>
                <w:szCs w:val="21"/>
              </w:rPr>
            </w:pPr>
            <w:r w:rsidRPr="006D73A6">
              <w:rPr>
                <w:sz w:val="21"/>
                <w:szCs w:val="21"/>
              </w:rPr>
              <w:t>0.1475</w:t>
            </w:r>
          </w:p>
        </w:tc>
      </w:tr>
      <w:tr w:rsidR="006D73A6" w:rsidRPr="006D73A6" w14:paraId="48564A3D" w14:textId="77777777" w:rsidTr="006D73A6">
        <w:tc>
          <w:tcPr>
            <w:tcW w:w="1558" w:type="dxa"/>
          </w:tcPr>
          <w:p w14:paraId="10C5CD60" w14:textId="77777777" w:rsidR="006D73A6" w:rsidRPr="006D73A6" w:rsidRDefault="006D73A6" w:rsidP="0029096E">
            <w:pPr>
              <w:rPr>
                <w:sz w:val="21"/>
                <w:szCs w:val="21"/>
              </w:rPr>
            </w:pPr>
            <w:r w:rsidRPr="006D73A6">
              <w:rPr>
                <w:sz w:val="21"/>
                <w:szCs w:val="21"/>
              </w:rPr>
              <w:t>QR</w:t>
            </w:r>
          </w:p>
        </w:tc>
        <w:tc>
          <w:tcPr>
            <w:tcW w:w="1952" w:type="dxa"/>
          </w:tcPr>
          <w:p w14:paraId="0F648756" w14:textId="77777777" w:rsidR="006D73A6" w:rsidRPr="006D73A6" w:rsidRDefault="006D73A6" w:rsidP="0029096E">
            <w:pPr>
              <w:rPr>
                <w:sz w:val="21"/>
                <w:szCs w:val="21"/>
              </w:rPr>
            </w:pPr>
            <w:r w:rsidRPr="006D73A6">
              <w:rPr>
                <w:sz w:val="21"/>
                <w:szCs w:val="21"/>
              </w:rPr>
              <w:t>-0.0073 (0.0040)</w:t>
            </w:r>
          </w:p>
        </w:tc>
        <w:tc>
          <w:tcPr>
            <w:tcW w:w="1164" w:type="dxa"/>
          </w:tcPr>
          <w:p w14:paraId="1EA8AF35" w14:textId="77777777" w:rsidR="006D73A6" w:rsidRPr="006D73A6" w:rsidRDefault="006D73A6" w:rsidP="0029096E">
            <w:pPr>
              <w:rPr>
                <w:sz w:val="21"/>
                <w:szCs w:val="21"/>
              </w:rPr>
            </w:pPr>
            <w:r w:rsidRPr="006D73A6">
              <w:rPr>
                <w:sz w:val="21"/>
                <w:szCs w:val="21"/>
              </w:rPr>
              <w:t>0.0711*</w:t>
            </w:r>
          </w:p>
        </w:tc>
      </w:tr>
      <w:tr w:rsidR="006D73A6" w:rsidRPr="006D73A6" w14:paraId="2133D783" w14:textId="77777777" w:rsidTr="006D73A6">
        <w:tc>
          <w:tcPr>
            <w:tcW w:w="1558" w:type="dxa"/>
          </w:tcPr>
          <w:p w14:paraId="316AD2AA" w14:textId="77777777" w:rsidR="006D73A6" w:rsidRPr="006D73A6" w:rsidRDefault="006D73A6" w:rsidP="0029096E">
            <w:pPr>
              <w:rPr>
                <w:sz w:val="21"/>
                <w:szCs w:val="21"/>
              </w:rPr>
            </w:pPr>
            <w:r w:rsidRPr="006D73A6">
              <w:rPr>
                <w:sz w:val="21"/>
                <w:szCs w:val="21"/>
              </w:rPr>
              <w:t>ND</w:t>
            </w:r>
          </w:p>
        </w:tc>
        <w:tc>
          <w:tcPr>
            <w:tcW w:w="1952" w:type="dxa"/>
          </w:tcPr>
          <w:p w14:paraId="6A2088B1" w14:textId="77777777" w:rsidR="006D73A6" w:rsidRPr="006D73A6" w:rsidRDefault="006D73A6" w:rsidP="0029096E">
            <w:pPr>
              <w:rPr>
                <w:sz w:val="21"/>
                <w:szCs w:val="21"/>
              </w:rPr>
            </w:pPr>
            <w:r w:rsidRPr="006D73A6">
              <w:rPr>
                <w:sz w:val="21"/>
                <w:szCs w:val="21"/>
              </w:rPr>
              <w:t>-0.0006 (0.0022)</w:t>
            </w:r>
          </w:p>
        </w:tc>
        <w:tc>
          <w:tcPr>
            <w:tcW w:w="1164" w:type="dxa"/>
          </w:tcPr>
          <w:p w14:paraId="7D28CC55" w14:textId="77777777" w:rsidR="006D73A6" w:rsidRPr="006D73A6" w:rsidRDefault="006D73A6" w:rsidP="0029096E">
            <w:pPr>
              <w:rPr>
                <w:sz w:val="21"/>
                <w:szCs w:val="21"/>
              </w:rPr>
            </w:pPr>
            <w:r w:rsidRPr="006D73A6">
              <w:rPr>
                <w:sz w:val="21"/>
                <w:szCs w:val="21"/>
              </w:rPr>
              <w:t>0.7852</w:t>
            </w:r>
          </w:p>
        </w:tc>
      </w:tr>
      <w:tr w:rsidR="006D73A6" w:rsidRPr="006D73A6" w14:paraId="3886F181" w14:textId="77777777" w:rsidTr="006D73A6">
        <w:tc>
          <w:tcPr>
            <w:tcW w:w="1558" w:type="dxa"/>
          </w:tcPr>
          <w:p w14:paraId="5CDF6F2A" w14:textId="77777777" w:rsidR="006D73A6" w:rsidRPr="006D73A6" w:rsidRDefault="006D73A6" w:rsidP="0029096E">
            <w:pPr>
              <w:rPr>
                <w:sz w:val="21"/>
                <w:szCs w:val="21"/>
              </w:rPr>
            </w:pPr>
            <w:r w:rsidRPr="006D73A6">
              <w:rPr>
                <w:sz w:val="21"/>
                <w:szCs w:val="21"/>
              </w:rPr>
              <w:t>AT</w:t>
            </w:r>
          </w:p>
        </w:tc>
        <w:tc>
          <w:tcPr>
            <w:tcW w:w="1952" w:type="dxa"/>
          </w:tcPr>
          <w:p w14:paraId="02B88F67" w14:textId="77777777" w:rsidR="006D73A6" w:rsidRPr="006D73A6" w:rsidRDefault="006D73A6" w:rsidP="0029096E">
            <w:pPr>
              <w:rPr>
                <w:sz w:val="21"/>
                <w:szCs w:val="21"/>
              </w:rPr>
            </w:pPr>
            <w:r w:rsidRPr="006D73A6">
              <w:rPr>
                <w:sz w:val="21"/>
                <w:szCs w:val="21"/>
              </w:rPr>
              <w:t>0.0088 (0.0090)</w:t>
            </w:r>
          </w:p>
        </w:tc>
        <w:tc>
          <w:tcPr>
            <w:tcW w:w="1164" w:type="dxa"/>
          </w:tcPr>
          <w:p w14:paraId="7D622088" w14:textId="77777777" w:rsidR="006D73A6" w:rsidRPr="006D73A6" w:rsidRDefault="006D73A6" w:rsidP="0029096E">
            <w:pPr>
              <w:rPr>
                <w:sz w:val="21"/>
                <w:szCs w:val="21"/>
              </w:rPr>
            </w:pPr>
            <w:r w:rsidRPr="006D73A6">
              <w:rPr>
                <w:sz w:val="21"/>
                <w:szCs w:val="21"/>
              </w:rPr>
              <w:t>0.3300</w:t>
            </w:r>
          </w:p>
        </w:tc>
      </w:tr>
      <w:tr w:rsidR="006D73A6" w:rsidRPr="006D73A6" w14:paraId="206E012D" w14:textId="77777777" w:rsidTr="006D73A6">
        <w:tc>
          <w:tcPr>
            <w:tcW w:w="1558" w:type="dxa"/>
          </w:tcPr>
          <w:p w14:paraId="2BEBA23A" w14:textId="77777777" w:rsidR="006D73A6" w:rsidRPr="006D73A6" w:rsidRDefault="006D73A6" w:rsidP="0029096E">
            <w:pPr>
              <w:rPr>
                <w:sz w:val="21"/>
                <w:szCs w:val="21"/>
              </w:rPr>
            </w:pPr>
            <w:r w:rsidRPr="006D73A6">
              <w:rPr>
                <w:sz w:val="21"/>
                <w:szCs w:val="21"/>
              </w:rPr>
              <w:t>Soe</w:t>
            </w:r>
          </w:p>
        </w:tc>
        <w:tc>
          <w:tcPr>
            <w:tcW w:w="1952" w:type="dxa"/>
          </w:tcPr>
          <w:p w14:paraId="09BB6609" w14:textId="77777777" w:rsidR="006D73A6" w:rsidRPr="006D73A6" w:rsidRDefault="006D73A6" w:rsidP="0029096E">
            <w:pPr>
              <w:rPr>
                <w:sz w:val="21"/>
                <w:szCs w:val="21"/>
              </w:rPr>
            </w:pPr>
            <w:r w:rsidRPr="006D73A6">
              <w:rPr>
                <w:sz w:val="21"/>
                <w:szCs w:val="21"/>
              </w:rPr>
              <w:t>0.0018 (0.0117)</w:t>
            </w:r>
          </w:p>
        </w:tc>
        <w:tc>
          <w:tcPr>
            <w:tcW w:w="1164" w:type="dxa"/>
          </w:tcPr>
          <w:p w14:paraId="75462E60" w14:textId="77777777" w:rsidR="006D73A6" w:rsidRPr="006D73A6" w:rsidRDefault="006D73A6" w:rsidP="0029096E">
            <w:pPr>
              <w:rPr>
                <w:sz w:val="21"/>
                <w:szCs w:val="21"/>
              </w:rPr>
            </w:pPr>
            <w:r w:rsidRPr="006D73A6">
              <w:rPr>
                <w:sz w:val="21"/>
                <w:szCs w:val="21"/>
              </w:rPr>
              <w:t>0.8792</w:t>
            </w:r>
          </w:p>
        </w:tc>
      </w:tr>
      <w:tr w:rsidR="006D73A6" w:rsidRPr="006D73A6" w14:paraId="30617551" w14:textId="77777777" w:rsidTr="006D73A6">
        <w:tc>
          <w:tcPr>
            <w:tcW w:w="1558" w:type="dxa"/>
          </w:tcPr>
          <w:p w14:paraId="372FEF31" w14:textId="77777777" w:rsidR="006D73A6" w:rsidRPr="006D73A6" w:rsidRDefault="006D73A6" w:rsidP="0029096E">
            <w:pPr>
              <w:rPr>
                <w:sz w:val="21"/>
                <w:szCs w:val="21"/>
              </w:rPr>
            </w:pPr>
            <w:r w:rsidRPr="006D73A6">
              <w:rPr>
                <w:sz w:val="21"/>
                <w:szCs w:val="21"/>
              </w:rPr>
              <w:t>Dual</w:t>
            </w:r>
          </w:p>
        </w:tc>
        <w:tc>
          <w:tcPr>
            <w:tcW w:w="1952" w:type="dxa"/>
          </w:tcPr>
          <w:p w14:paraId="44F80E75" w14:textId="77777777" w:rsidR="006D73A6" w:rsidRPr="006D73A6" w:rsidRDefault="006D73A6" w:rsidP="0029096E">
            <w:pPr>
              <w:rPr>
                <w:sz w:val="21"/>
                <w:szCs w:val="21"/>
              </w:rPr>
            </w:pPr>
            <w:r w:rsidRPr="006D73A6">
              <w:rPr>
                <w:sz w:val="21"/>
                <w:szCs w:val="21"/>
              </w:rPr>
              <w:t>-0.0291 (0.0101)</w:t>
            </w:r>
          </w:p>
        </w:tc>
        <w:tc>
          <w:tcPr>
            <w:tcW w:w="1164" w:type="dxa"/>
          </w:tcPr>
          <w:p w14:paraId="7B4F684E" w14:textId="77777777" w:rsidR="006D73A6" w:rsidRPr="006D73A6" w:rsidRDefault="006D73A6" w:rsidP="0029096E">
            <w:pPr>
              <w:rPr>
                <w:sz w:val="21"/>
                <w:szCs w:val="21"/>
              </w:rPr>
            </w:pPr>
            <w:r w:rsidRPr="006D73A6">
              <w:rPr>
                <w:sz w:val="21"/>
                <w:szCs w:val="21"/>
              </w:rPr>
              <w:t>0.0040***</w:t>
            </w:r>
          </w:p>
        </w:tc>
      </w:tr>
      <w:tr w:rsidR="006D73A6" w:rsidRPr="006D73A6" w14:paraId="00A31080" w14:textId="77777777" w:rsidTr="006D73A6">
        <w:tc>
          <w:tcPr>
            <w:tcW w:w="1558" w:type="dxa"/>
          </w:tcPr>
          <w:p w14:paraId="25DE7D5E" w14:textId="77777777" w:rsidR="006D73A6" w:rsidRPr="006D73A6" w:rsidRDefault="006D73A6" w:rsidP="0029096E">
            <w:pPr>
              <w:rPr>
                <w:sz w:val="21"/>
                <w:szCs w:val="21"/>
              </w:rPr>
            </w:pPr>
            <w:proofErr w:type="spellStart"/>
            <w:r w:rsidRPr="006D73A6">
              <w:rPr>
                <w:sz w:val="21"/>
                <w:szCs w:val="21"/>
              </w:rPr>
              <w:t>Indep</w:t>
            </w:r>
            <w:proofErr w:type="spellEnd"/>
          </w:p>
        </w:tc>
        <w:tc>
          <w:tcPr>
            <w:tcW w:w="1952" w:type="dxa"/>
          </w:tcPr>
          <w:p w14:paraId="637C49ED" w14:textId="77777777" w:rsidR="006D73A6" w:rsidRPr="006D73A6" w:rsidRDefault="006D73A6" w:rsidP="0029096E">
            <w:pPr>
              <w:rPr>
                <w:sz w:val="21"/>
                <w:szCs w:val="21"/>
              </w:rPr>
            </w:pPr>
            <w:r w:rsidRPr="006D73A6">
              <w:rPr>
                <w:sz w:val="21"/>
                <w:szCs w:val="21"/>
              </w:rPr>
              <w:t>-0.0523 (0.0771)</w:t>
            </w:r>
          </w:p>
        </w:tc>
        <w:tc>
          <w:tcPr>
            <w:tcW w:w="1164" w:type="dxa"/>
          </w:tcPr>
          <w:p w14:paraId="322CED94" w14:textId="77777777" w:rsidR="006D73A6" w:rsidRPr="006D73A6" w:rsidRDefault="006D73A6" w:rsidP="0029096E">
            <w:pPr>
              <w:rPr>
                <w:sz w:val="21"/>
                <w:szCs w:val="21"/>
              </w:rPr>
            </w:pPr>
            <w:r w:rsidRPr="006D73A6">
              <w:rPr>
                <w:sz w:val="21"/>
                <w:szCs w:val="21"/>
              </w:rPr>
              <w:t>0.4979</w:t>
            </w:r>
          </w:p>
        </w:tc>
      </w:tr>
      <w:tr w:rsidR="006D73A6" w:rsidRPr="006D73A6" w14:paraId="2124A60F" w14:textId="77777777" w:rsidTr="006D73A6">
        <w:tc>
          <w:tcPr>
            <w:tcW w:w="1558" w:type="dxa"/>
          </w:tcPr>
          <w:p w14:paraId="0ABCA7CA" w14:textId="77777777" w:rsidR="006D73A6" w:rsidRPr="006D73A6" w:rsidRDefault="006D73A6" w:rsidP="0029096E">
            <w:pPr>
              <w:rPr>
                <w:sz w:val="21"/>
                <w:szCs w:val="21"/>
              </w:rPr>
            </w:pPr>
            <w:r w:rsidRPr="006D73A6">
              <w:rPr>
                <w:sz w:val="21"/>
                <w:szCs w:val="21"/>
              </w:rPr>
              <w:t>Lev</w:t>
            </w:r>
          </w:p>
        </w:tc>
        <w:tc>
          <w:tcPr>
            <w:tcW w:w="1952" w:type="dxa"/>
          </w:tcPr>
          <w:p w14:paraId="027DA716" w14:textId="77777777" w:rsidR="006D73A6" w:rsidRPr="006D73A6" w:rsidRDefault="006D73A6" w:rsidP="0029096E">
            <w:pPr>
              <w:rPr>
                <w:sz w:val="21"/>
                <w:szCs w:val="21"/>
              </w:rPr>
            </w:pPr>
            <w:r w:rsidRPr="006D73A6">
              <w:rPr>
                <w:sz w:val="21"/>
                <w:szCs w:val="21"/>
              </w:rPr>
              <w:t>-0.0411 (0.2191)</w:t>
            </w:r>
          </w:p>
        </w:tc>
        <w:tc>
          <w:tcPr>
            <w:tcW w:w="1164" w:type="dxa"/>
          </w:tcPr>
          <w:p w14:paraId="297FA689" w14:textId="77777777" w:rsidR="006D73A6" w:rsidRPr="006D73A6" w:rsidRDefault="006D73A6" w:rsidP="0029096E">
            <w:pPr>
              <w:rPr>
                <w:sz w:val="21"/>
                <w:szCs w:val="21"/>
              </w:rPr>
            </w:pPr>
            <w:r w:rsidRPr="006D73A6">
              <w:rPr>
                <w:sz w:val="21"/>
                <w:szCs w:val="21"/>
              </w:rPr>
              <w:t>0.8511</w:t>
            </w:r>
          </w:p>
        </w:tc>
      </w:tr>
      <w:tr w:rsidR="006D73A6" w:rsidRPr="006D73A6" w14:paraId="7AD85BC2" w14:textId="77777777" w:rsidTr="006D73A6">
        <w:tc>
          <w:tcPr>
            <w:tcW w:w="1558" w:type="dxa"/>
          </w:tcPr>
          <w:p w14:paraId="16035CD7" w14:textId="77777777" w:rsidR="006D73A6" w:rsidRPr="006D73A6" w:rsidRDefault="006D73A6" w:rsidP="0029096E">
            <w:pPr>
              <w:rPr>
                <w:sz w:val="21"/>
                <w:szCs w:val="21"/>
              </w:rPr>
            </w:pPr>
            <w:r w:rsidRPr="006D73A6">
              <w:rPr>
                <w:sz w:val="21"/>
                <w:szCs w:val="21"/>
              </w:rPr>
              <w:t>Size</w:t>
            </w:r>
          </w:p>
        </w:tc>
        <w:tc>
          <w:tcPr>
            <w:tcW w:w="1952" w:type="dxa"/>
          </w:tcPr>
          <w:p w14:paraId="1A0D5599" w14:textId="77777777" w:rsidR="006D73A6" w:rsidRPr="006D73A6" w:rsidRDefault="006D73A6" w:rsidP="0029096E">
            <w:pPr>
              <w:rPr>
                <w:sz w:val="21"/>
                <w:szCs w:val="21"/>
              </w:rPr>
            </w:pPr>
            <w:r w:rsidRPr="006D73A6">
              <w:rPr>
                <w:sz w:val="21"/>
                <w:szCs w:val="21"/>
              </w:rPr>
              <w:t>0.0069 (0.0090)</w:t>
            </w:r>
          </w:p>
        </w:tc>
        <w:tc>
          <w:tcPr>
            <w:tcW w:w="1164" w:type="dxa"/>
          </w:tcPr>
          <w:p w14:paraId="0C99943B" w14:textId="77777777" w:rsidR="006D73A6" w:rsidRPr="006D73A6" w:rsidRDefault="006D73A6" w:rsidP="0029096E">
            <w:pPr>
              <w:rPr>
                <w:sz w:val="21"/>
                <w:szCs w:val="21"/>
              </w:rPr>
            </w:pPr>
            <w:r w:rsidRPr="006D73A6">
              <w:rPr>
                <w:sz w:val="21"/>
                <w:szCs w:val="21"/>
              </w:rPr>
              <w:t>0.4433</w:t>
            </w:r>
          </w:p>
        </w:tc>
      </w:tr>
      <w:tr w:rsidR="006D73A6" w:rsidRPr="006D73A6" w14:paraId="442FF6A6" w14:textId="77777777" w:rsidTr="006D73A6">
        <w:tc>
          <w:tcPr>
            <w:tcW w:w="1558" w:type="dxa"/>
          </w:tcPr>
          <w:p w14:paraId="59450C23" w14:textId="77777777" w:rsidR="006D73A6" w:rsidRPr="006D73A6" w:rsidRDefault="006D73A6" w:rsidP="0029096E">
            <w:pPr>
              <w:rPr>
                <w:sz w:val="21"/>
                <w:szCs w:val="21"/>
              </w:rPr>
            </w:pPr>
            <w:r w:rsidRPr="006D73A6">
              <w:rPr>
                <w:sz w:val="21"/>
                <w:szCs w:val="21"/>
              </w:rPr>
              <w:t>Big4</w:t>
            </w:r>
          </w:p>
        </w:tc>
        <w:tc>
          <w:tcPr>
            <w:tcW w:w="1952" w:type="dxa"/>
          </w:tcPr>
          <w:p w14:paraId="48EF771A" w14:textId="77777777" w:rsidR="006D73A6" w:rsidRPr="006D73A6" w:rsidRDefault="006D73A6" w:rsidP="0029096E">
            <w:pPr>
              <w:rPr>
                <w:sz w:val="21"/>
                <w:szCs w:val="21"/>
              </w:rPr>
            </w:pPr>
            <w:r w:rsidRPr="006D73A6">
              <w:rPr>
                <w:sz w:val="21"/>
                <w:szCs w:val="21"/>
              </w:rPr>
              <w:t>-0.0059 (0.0187)</w:t>
            </w:r>
          </w:p>
        </w:tc>
        <w:tc>
          <w:tcPr>
            <w:tcW w:w="1164" w:type="dxa"/>
          </w:tcPr>
          <w:p w14:paraId="25B8F8DD" w14:textId="77777777" w:rsidR="006D73A6" w:rsidRPr="006D73A6" w:rsidRDefault="006D73A6" w:rsidP="0029096E">
            <w:pPr>
              <w:rPr>
                <w:sz w:val="21"/>
                <w:szCs w:val="21"/>
              </w:rPr>
            </w:pPr>
            <w:r w:rsidRPr="006D73A6">
              <w:rPr>
                <w:sz w:val="21"/>
                <w:szCs w:val="21"/>
              </w:rPr>
              <w:t>0.7534</w:t>
            </w:r>
          </w:p>
        </w:tc>
      </w:tr>
    </w:tbl>
    <w:p w14:paraId="6C2ECD59" w14:textId="77777777" w:rsidR="00CF1744" w:rsidRDefault="00067D79" w:rsidP="00EA4CA3">
      <w:pPr>
        <w:pStyle w:val="2"/>
        <w:numPr>
          <w:ilvl w:val="0"/>
          <w:numId w:val="0"/>
        </w:numPr>
        <w:spacing w:before="78" w:after="78"/>
        <w:rPr>
          <w:b/>
          <w:szCs w:val="21"/>
        </w:rPr>
      </w:pPr>
      <w:r>
        <w:rPr>
          <w:rFonts w:hint="eastAsia"/>
          <w:b/>
          <w:szCs w:val="21"/>
        </w:rPr>
        <w:t>4.5</w:t>
      </w:r>
      <w:r>
        <w:rPr>
          <w:b/>
          <w:szCs w:val="21"/>
        </w:rPr>
        <w:t xml:space="preserve">  </w:t>
      </w:r>
      <w:r>
        <w:rPr>
          <w:rFonts w:hint="eastAsia"/>
          <w:b/>
          <w:szCs w:val="21"/>
        </w:rPr>
        <w:t>动态效应分析</w:t>
      </w:r>
    </w:p>
    <w:p w14:paraId="5A88B888" w14:textId="77777777" w:rsidR="00CF1744" w:rsidRDefault="00067D79">
      <w:pPr>
        <w:pStyle w:val="a0"/>
        <w:ind w:firstLine="420"/>
        <w:rPr>
          <w:sz w:val="21"/>
          <w:szCs w:val="21"/>
        </w:rPr>
      </w:pPr>
      <w:r>
        <w:rPr>
          <w:rFonts w:hint="eastAsia"/>
          <w:sz w:val="21"/>
          <w:szCs w:val="21"/>
        </w:rPr>
        <w:t>处理组和对照</w:t>
      </w:r>
      <w:proofErr w:type="gramStart"/>
      <w:r>
        <w:rPr>
          <w:rFonts w:hint="eastAsia"/>
          <w:sz w:val="21"/>
          <w:szCs w:val="21"/>
        </w:rPr>
        <w:t>组满足</w:t>
      </w:r>
      <w:proofErr w:type="gramEnd"/>
      <w:r>
        <w:rPr>
          <w:rFonts w:hint="eastAsia"/>
          <w:sz w:val="21"/>
          <w:szCs w:val="21"/>
        </w:rPr>
        <w:t>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w:t>
      </w:r>
      <w:r>
        <w:rPr>
          <w:rFonts w:hint="eastAsia"/>
          <w:sz w:val="21"/>
          <w:szCs w:val="21"/>
        </w:rPr>
        <w:t>Jacobson</w:t>
      </w:r>
      <w:r>
        <w:rPr>
          <w:rFonts w:hint="eastAsia"/>
          <w:sz w:val="21"/>
          <w:szCs w:val="21"/>
        </w:rPr>
        <w:t>提出的事件研究法对新闻发布的动态效应进行实证研究，构建出如下模型：</w:t>
      </w:r>
    </w:p>
    <w:p w14:paraId="4A1C1425" w14:textId="48A95365" w:rsidR="00CF1744" w:rsidRDefault="00000000">
      <w:pPr>
        <w:pStyle w:val="a0"/>
        <w:ind w:firstLine="420"/>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nary>
                <m:naryPr>
                  <m:chr m:val="∑"/>
                  <m:limLoc m:val="undOvr"/>
                  <m:supHide m:val="1"/>
                  <m:ctrlPr>
                    <w:rPr>
                      <w:rFonts w:ascii="Cambria Math" w:hAnsi="Cambria Math"/>
                      <w:i/>
                      <w:sz w:val="21"/>
                      <w:szCs w:val="21"/>
                    </w:rPr>
                  </m:ctrlPr>
                </m:naryPr>
                <m:sub>
                  <m:r>
                    <w:rPr>
                      <w:rFonts w:ascii="Cambria Math" w:hAnsi="Cambria Math"/>
                      <w:sz w:val="21"/>
                      <w:szCs w:val="21"/>
                    </w:rPr>
                    <m:t>k≠-1</m:t>
                  </m:r>
                </m:sub>
                <m:sup/>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sSub>
                    <m:sSubPr>
                      <m:ctrlPr>
                        <w:rPr>
                          <w:rFonts w:ascii="Cambria Math" w:hAnsi="Cambria Math"/>
                          <w:i/>
                          <w:sz w:val="21"/>
                          <w:szCs w:val="21"/>
                        </w:rPr>
                      </m:ctrlPr>
                    </m:sSubPr>
                    <m:e>
                      <m:r>
                        <w:rPr>
                          <w:rFonts w:ascii="Cambria Math" w:hAnsi="Cambria Math"/>
                          <w:sz w:val="21"/>
                          <w:szCs w:val="21"/>
                        </w:rPr>
                        <m:t>false</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δ</m:t>
                      </m:r>
                    </m:e>
                    <m:sub>
                      <m:r>
                        <w:rPr>
                          <w:rFonts w:ascii="Cambria Math" w:hAnsi="Cambria Math"/>
                          <w:sz w:val="21"/>
                          <w:szCs w:val="21"/>
                        </w:rPr>
                        <m:t>k</m:t>
                      </m:r>
                    </m:sub>
                  </m:sSub>
                </m:e>
              </m:nary>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λ</m:t>
                  </m:r>
                </m:e>
                <m:sup>
                  <m:r>
                    <w:rPr>
                      <w:rFonts w:ascii="Cambria Math" w:hAnsi="Cambria Math"/>
                      <w:sz w:val="21"/>
                      <w:szCs w:val="21"/>
                    </w:rPr>
                    <m:t>T</m:t>
                  </m:r>
                </m:sup>
              </m:sSup>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it</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6</m:t>
                  </m:r>
                </m:e>
              </m:d>
            </m:e>
          </m:eqArr>
        </m:oMath>
      </m:oMathPara>
    </w:p>
    <w:p w14:paraId="323DA802" w14:textId="77777777" w:rsidR="00CF1744" w:rsidRDefault="00CF1744">
      <w:pPr>
        <w:pStyle w:val="a0"/>
        <w:ind w:firstLineChars="0" w:firstLine="0"/>
        <w:rPr>
          <w:sz w:val="21"/>
          <w:szCs w:val="21"/>
        </w:rPr>
      </w:pPr>
    </w:p>
    <w:p w14:paraId="02632308" w14:textId="77777777" w:rsidR="00CF1744" w:rsidRDefault="00067D79">
      <w:pPr>
        <w:ind w:firstLineChars="200" w:firstLine="420"/>
        <w:jc w:val="left"/>
        <w:rPr>
          <w:sz w:val="21"/>
          <w:szCs w:val="21"/>
        </w:rPr>
      </w:pPr>
      <w:r>
        <w:rPr>
          <w:rFonts w:hint="eastAsia"/>
          <w:sz w:val="21"/>
          <w:szCs w:val="21"/>
        </w:rPr>
        <w:t>其中，以新闻发布前</w:t>
      </w:r>
      <w:r>
        <w:rPr>
          <w:rFonts w:hint="eastAsia"/>
          <w:sz w:val="21"/>
          <w:szCs w:val="21"/>
        </w:rPr>
        <w:t>1</w:t>
      </w:r>
      <w:r>
        <w:rPr>
          <w:rFonts w:hint="eastAsia"/>
          <w:sz w:val="21"/>
          <w:szCs w:val="21"/>
        </w:rPr>
        <w:t>天为基准日，</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oMath>
      <w:r>
        <w:rPr>
          <w:rFonts w:hint="eastAsia"/>
          <w:sz w:val="21"/>
          <w:szCs w:val="21"/>
        </w:rPr>
        <w:t>表示时间窗的一系列估计值，其他变量定义与上文相同。图</w:t>
      </w:r>
      <w:r>
        <w:rPr>
          <w:rFonts w:hint="eastAsia"/>
          <w:sz w:val="21"/>
          <w:szCs w:val="21"/>
        </w:rPr>
        <w:t>2</w:t>
      </w:r>
      <w:r>
        <w:rPr>
          <w:rFonts w:hint="eastAsia"/>
          <w:sz w:val="21"/>
          <w:szCs w:val="21"/>
        </w:rPr>
        <w:t>绘制了</w:t>
      </w:r>
      <w:r>
        <w:rPr>
          <w:rFonts w:hint="eastAsia"/>
          <w:sz w:val="21"/>
          <w:szCs w:val="21"/>
        </w:rPr>
        <w:t>95%</w:t>
      </w:r>
      <w:r>
        <w:rPr>
          <w:rFonts w:hint="eastAsia"/>
          <w:sz w:val="21"/>
          <w:szCs w:val="21"/>
        </w:rPr>
        <w:t>置信区间下的</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oMath>
      <w:r>
        <w:rPr>
          <w:rFonts w:hint="eastAsia"/>
          <w:sz w:val="21"/>
          <w:szCs w:val="21"/>
        </w:rPr>
        <w:t>估计结构，可以发现在时间窗内均不显著，说明处理组和对照组在新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w:t>
      </w:r>
      <w:proofErr w:type="gramStart"/>
      <w:r>
        <w:rPr>
          <w:rFonts w:hint="eastAsia"/>
          <w:sz w:val="21"/>
          <w:szCs w:val="21"/>
        </w:rPr>
        <w:t>冲击日</w:t>
      </w:r>
      <w:proofErr w:type="gramEnd"/>
      <w:r>
        <w:rPr>
          <w:rFonts w:hint="eastAsia"/>
          <w:sz w:val="21"/>
          <w:szCs w:val="21"/>
        </w:rPr>
        <w:t>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前新闻的影响，而</w:t>
      </w:r>
      <w:proofErr w:type="gramStart"/>
      <w:r>
        <w:rPr>
          <w:rFonts w:hint="eastAsia"/>
          <w:sz w:val="21"/>
          <w:szCs w:val="21"/>
        </w:rPr>
        <w:t>非之前</w:t>
      </w:r>
      <w:proofErr w:type="gramEnd"/>
      <w:r>
        <w:rPr>
          <w:rFonts w:hint="eastAsia"/>
          <w:sz w:val="21"/>
          <w:szCs w:val="21"/>
        </w:rPr>
        <w:t>的</w:t>
      </w:r>
      <w:r>
        <w:rPr>
          <w:noProof/>
        </w:rPr>
        <mc:AlternateContent>
          <mc:Choice Requires="wps">
            <w:drawing>
              <wp:anchor distT="0" distB="0" distL="114300" distR="114300" simplePos="0" relativeHeight="251658752" behindDoc="0" locked="0" layoutInCell="1" allowOverlap="1" wp14:anchorId="320F3102" wp14:editId="2D44A962">
                <wp:simplePos x="0" y="0"/>
                <wp:positionH relativeFrom="column">
                  <wp:posOffset>-1270</wp:posOffset>
                </wp:positionH>
                <wp:positionV relativeFrom="paragraph">
                  <wp:posOffset>2720975</wp:posOffset>
                </wp:positionV>
                <wp:extent cx="2890520" cy="635"/>
                <wp:effectExtent l="0" t="0" r="0" b="0"/>
                <wp:wrapTopAndBottom/>
                <wp:docPr id="1442920501" name="文本框 1"/>
                <wp:cNvGraphicFramePr/>
                <a:graphic xmlns:a="http://schemas.openxmlformats.org/drawingml/2006/main">
                  <a:graphicData uri="http://schemas.microsoft.com/office/word/2010/wordprocessingShape">
                    <wps:wsp>
                      <wps:cNvSpPr txBox="1"/>
                      <wps:spPr>
                        <a:xfrm>
                          <a:off x="0" y="0"/>
                          <a:ext cx="2890520" cy="635"/>
                        </a:xfrm>
                        <a:prstGeom prst="rect">
                          <a:avLst/>
                        </a:prstGeom>
                        <a:solidFill>
                          <a:prstClr val="white"/>
                        </a:solidFill>
                        <a:ln>
                          <a:noFill/>
                        </a:ln>
                      </wps:spPr>
                      <wps:txbx>
                        <w:txbxContent>
                          <w:p w14:paraId="3FF0E0D5" w14:textId="492D8F01" w:rsidR="00CF1744" w:rsidRDefault="00067D79">
                            <w:pPr>
                              <w:pStyle w:val="a5"/>
                              <w:jc w:val="center"/>
                              <w:rPr>
                                <w:rFonts w:ascii="Times New Roman" w:eastAsia="宋体" w:hAnsi="Times New Roman"/>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2</w:t>
                            </w:r>
                            <w:r>
                              <w:fldChar w:fldCharType="end"/>
                            </w:r>
                            <w:r>
                              <w:rPr>
                                <w:rFonts w:hint="eastAsia"/>
                              </w:rPr>
                              <w:t>双重差分动态效应</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320F3102" id="_x0000_s1027" type="#_x0000_t202" style="position:absolute;left:0;text-align:left;margin-left:-.1pt;margin-top:214.25pt;width:227.6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" stroked="f">
                <v:textbox style="mso-fit-shape-to-text:t" inset="0,0,0,0">
                  <w:txbxContent>
                    <w:p w14:paraId="3FF0E0D5" w14:textId="492D8F01" w:rsidR="00CF1744" w:rsidRDefault="00067D79">
                      <w:pPr>
                        <w:pStyle w:val="a5"/>
                        <w:jc w:val="center"/>
                        <w:rPr>
                          <w:rFonts w:ascii="Times New Roman" w:eastAsia="宋体" w:hAnsi="Times New Roman"/>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2</w:t>
                      </w:r>
                      <w:r>
                        <w:fldChar w:fldCharType="end"/>
                      </w:r>
                      <w:r>
                        <w:rPr>
                          <w:rFonts w:hint="eastAsia"/>
                        </w:rPr>
                        <w:t>双重差分动态效应</w:t>
                      </w:r>
                    </w:p>
                  </w:txbxContent>
                </v:textbox>
                <w10:wrap type="topAndBottom"/>
              </v:shape>
            </w:pict>
          </mc:Fallback>
        </mc:AlternateContent>
      </w:r>
      <w:r>
        <w:rPr>
          <w:noProof/>
          <w:sz w:val="20"/>
        </w:rPr>
        <w:drawing>
          <wp:anchor distT="0" distB="0" distL="0" distR="0" simplePos="0" relativeHeight="251658240" behindDoc="1" locked="0" layoutInCell="1" allowOverlap="1" wp14:anchorId="76295909" wp14:editId="1F12BF61">
            <wp:simplePos x="0" y="0"/>
            <wp:positionH relativeFrom="margin">
              <wp:posOffset>-1270</wp:posOffset>
            </wp:positionH>
            <wp:positionV relativeFrom="paragraph">
              <wp:posOffset>592455</wp:posOffset>
            </wp:positionV>
            <wp:extent cx="2890520" cy="2071370"/>
            <wp:effectExtent l="0" t="0" r="5080" b="508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890520" cy="2071370"/>
                    </a:xfrm>
                    <a:prstGeom prst="rect">
                      <a:avLst/>
                    </a:prstGeom>
                  </pic:spPr>
                </pic:pic>
              </a:graphicData>
            </a:graphic>
          </wp:anchor>
        </w:drawing>
      </w:r>
      <w:r>
        <w:rPr>
          <w:rFonts w:hint="eastAsia"/>
          <w:sz w:val="21"/>
          <w:szCs w:val="21"/>
        </w:rPr>
        <w:t>新闻的残留影响。</w:t>
      </w:r>
    </w:p>
    <w:p w14:paraId="06FC59CB" w14:textId="7909BC06" w:rsidR="00F47A3A" w:rsidRPr="00F47A3A" w:rsidRDefault="003F748E" w:rsidP="00EA4CA3">
      <w:pPr>
        <w:pStyle w:val="2"/>
        <w:numPr>
          <w:ilvl w:val="0"/>
          <w:numId w:val="0"/>
        </w:numPr>
        <w:spacing w:before="78" w:after="78"/>
        <w:rPr>
          <w:b/>
          <w:szCs w:val="21"/>
        </w:rPr>
      </w:pPr>
      <w:r>
        <w:rPr>
          <w:rFonts w:hint="eastAsia"/>
          <w:b/>
          <w:szCs w:val="21"/>
        </w:rPr>
        <w:t>4</w:t>
      </w:r>
      <w:r w:rsidR="00F47A3A">
        <w:rPr>
          <w:rFonts w:hint="eastAsia"/>
          <w:b/>
          <w:szCs w:val="21"/>
        </w:rPr>
        <w:t>.</w:t>
      </w:r>
      <w:r>
        <w:rPr>
          <w:rFonts w:hint="eastAsia"/>
          <w:b/>
          <w:szCs w:val="21"/>
        </w:rPr>
        <w:t>6</w:t>
      </w:r>
      <w:r w:rsidR="00F47A3A">
        <w:rPr>
          <w:b/>
          <w:szCs w:val="21"/>
        </w:rPr>
        <w:t xml:space="preserve">  </w:t>
      </w:r>
      <w:r w:rsidR="00677633">
        <w:rPr>
          <w:rFonts w:hint="eastAsia"/>
          <w:b/>
          <w:szCs w:val="21"/>
        </w:rPr>
        <w:t>作为渠道变量的社交媒体情绪</w:t>
      </w:r>
    </w:p>
    <w:p w14:paraId="421EE3F1" w14:textId="10A98524" w:rsidR="00267E46" w:rsidRDefault="00067D79" w:rsidP="00267E46">
      <w:pPr>
        <w:ind w:firstLineChars="200" w:firstLine="420"/>
        <w:rPr>
          <w:sz w:val="21"/>
          <w:szCs w:val="21"/>
        </w:rPr>
      </w:pPr>
      <w:r>
        <w:rPr>
          <w:rFonts w:hint="eastAsia"/>
          <w:sz w:val="21"/>
          <w:szCs w:val="21"/>
        </w:rPr>
        <w:t>上文的研究结果显示，新闻的情绪与股票累计异常收益率呈正相关</w:t>
      </w:r>
      <w:r w:rsidR="00F91816">
        <w:rPr>
          <w:rFonts w:hint="eastAsia"/>
          <w:sz w:val="21"/>
          <w:szCs w:val="21"/>
        </w:rPr>
        <w:t>，接下来本文探讨财经新闻情绪影响股价的渠道。</w:t>
      </w:r>
      <w:r w:rsidR="00544DFF">
        <w:rPr>
          <w:rFonts w:hint="eastAsia"/>
          <w:sz w:val="21"/>
          <w:szCs w:val="21"/>
        </w:rPr>
        <w:t>而现有的研究结果表明，社交媒体情绪对股票价格造成直接影响。</w:t>
      </w:r>
      <w:proofErr w:type="gramStart"/>
      <w:r w:rsidR="00544DFF">
        <w:rPr>
          <w:rFonts w:hint="eastAsia"/>
          <w:sz w:val="21"/>
          <w:szCs w:val="21"/>
        </w:rPr>
        <w:t>段江娇</w:t>
      </w:r>
      <w:proofErr w:type="gramEnd"/>
      <w:r w:rsidR="00544DFF">
        <w:rPr>
          <w:rFonts w:hint="eastAsia"/>
          <w:sz w:val="21"/>
          <w:szCs w:val="21"/>
        </w:rPr>
        <w:t>等（</w:t>
      </w:r>
      <w:r w:rsidR="00544DFF">
        <w:rPr>
          <w:rFonts w:hint="eastAsia"/>
          <w:sz w:val="21"/>
          <w:szCs w:val="21"/>
        </w:rPr>
        <w:t>2017</w:t>
      </w:r>
      <w:r w:rsidR="00544DFF">
        <w:rPr>
          <w:rFonts w:hint="eastAsia"/>
          <w:sz w:val="21"/>
          <w:szCs w:val="21"/>
        </w:rPr>
        <w:t>）</w:t>
      </w:r>
      <w:r w:rsidR="00544DFF">
        <w:rPr>
          <w:rStyle w:val="af9"/>
          <w:sz w:val="21"/>
          <w:szCs w:val="21"/>
        </w:rPr>
        <w:endnoteReference w:id="34"/>
      </w:r>
      <w:r w:rsidR="00544DFF">
        <w:rPr>
          <w:rFonts w:hint="eastAsia"/>
          <w:sz w:val="21"/>
          <w:szCs w:val="21"/>
        </w:rPr>
        <w:t>的研究得出，股票收益率会受到论坛情绪的影响，且与当日情绪呈正相关。</w:t>
      </w:r>
      <w:r w:rsidR="00D151D8">
        <w:rPr>
          <w:rFonts w:hint="eastAsia"/>
          <w:sz w:val="21"/>
          <w:szCs w:val="21"/>
        </w:rPr>
        <w:t>而张宁等（</w:t>
      </w:r>
      <w:r w:rsidR="00D151D8">
        <w:rPr>
          <w:rFonts w:hint="eastAsia"/>
          <w:sz w:val="21"/>
          <w:szCs w:val="21"/>
        </w:rPr>
        <w:t>2018</w:t>
      </w:r>
      <w:r w:rsidR="00D151D8">
        <w:rPr>
          <w:rFonts w:hint="eastAsia"/>
          <w:sz w:val="21"/>
          <w:szCs w:val="21"/>
        </w:rPr>
        <w:t>）</w:t>
      </w:r>
      <w:r w:rsidR="00D151D8">
        <w:rPr>
          <w:rStyle w:val="af9"/>
          <w:sz w:val="21"/>
          <w:szCs w:val="21"/>
        </w:rPr>
        <w:endnoteReference w:id="35"/>
      </w:r>
      <w:r w:rsidR="00D151D8">
        <w:rPr>
          <w:rFonts w:hint="eastAsia"/>
          <w:sz w:val="21"/>
          <w:szCs w:val="21"/>
        </w:rPr>
        <w:t>则在数据网络股评“发布者</w:t>
      </w:r>
      <w:r w:rsidR="00D151D8">
        <w:rPr>
          <w:rFonts w:hint="eastAsia"/>
          <w:sz w:val="21"/>
          <w:szCs w:val="21"/>
        </w:rPr>
        <w:t>-</w:t>
      </w:r>
      <w:r w:rsidR="00D151D8">
        <w:rPr>
          <w:rFonts w:hint="eastAsia"/>
          <w:sz w:val="21"/>
          <w:szCs w:val="21"/>
        </w:rPr>
        <w:t>关注者”的基础上</w:t>
      </w:r>
      <w:r w:rsidR="005C2AEB">
        <w:rPr>
          <w:rFonts w:hint="eastAsia"/>
          <w:sz w:val="21"/>
          <w:szCs w:val="21"/>
        </w:rPr>
        <w:t>得出投资者情绪倾向指标于上证综合指数的收益率的呈现显著的正相关。</w:t>
      </w:r>
      <w:r w:rsidR="00F91816">
        <w:rPr>
          <w:rFonts w:hint="eastAsia"/>
          <w:sz w:val="21"/>
          <w:szCs w:val="21"/>
        </w:rPr>
        <w:t>根据江艇（</w:t>
      </w:r>
      <w:r w:rsidR="00F91816">
        <w:rPr>
          <w:rFonts w:hint="eastAsia"/>
          <w:sz w:val="21"/>
          <w:szCs w:val="21"/>
        </w:rPr>
        <w:t>2022</w:t>
      </w:r>
      <w:r w:rsidR="00F91816">
        <w:rPr>
          <w:rFonts w:hint="eastAsia"/>
          <w:sz w:val="21"/>
          <w:szCs w:val="21"/>
        </w:rPr>
        <w:t>）</w:t>
      </w:r>
      <w:r w:rsidR="00F91816">
        <w:rPr>
          <w:rStyle w:val="af9"/>
          <w:rFonts w:hint="eastAsia"/>
          <w:sz w:val="21"/>
          <w:szCs w:val="21"/>
        </w:rPr>
        <w:endnoteReference w:id="36"/>
      </w:r>
      <w:r w:rsidR="00F91816">
        <w:rPr>
          <w:rFonts w:hint="eastAsia"/>
          <w:sz w:val="21"/>
          <w:szCs w:val="21"/>
        </w:rPr>
        <w:t>，经济学文献在分析渠道时，关键是验证解释变量对渠道（中介变量）的影响</w:t>
      </w:r>
      <w:r w:rsidR="005C2AEB">
        <w:rPr>
          <w:rFonts w:hint="eastAsia"/>
          <w:sz w:val="21"/>
          <w:szCs w:val="21"/>
        </w:rPr>
        <w:t>。由上述文献可知，</w:t>
      </w:r>
      <w:r w:rsidR="00F91816">
        <w:rPr>
          <w:rFonts w:hint="eastAsia"/>
          <w:sz w:val="21"/>
          <w:szCs w:val="21"/>
        </w:rPr>
        <w:t>渠道变量</w:t>
      </w:r>
      <w:r w:rsidR="005C2AEB">
        <w:rPr>
          <w:rFonts w:hint="eastAsia"/>
          <w:sz w:val="21"/>
          <w:szCs w:val="21"/>
        </w:rPr>
        <w:t>社交媒体情绪对</w:t>
      </w:r>
      <w:r w:rsidR="00F91816">
        <w:rPr>
          <w:rFonts w:hint="eastAsia"/>
          <w:sz w:val="21"/>
          <w:szCs w:val="21"/>
        </w:rPr>
        <w:t>因变量</w:t>
      </w:r>
      <w:r w:rsidR="005C2AEB">
        <w:rPr>
          <w:rFonts w:hint="eastAsia"/>
          <w:sz w:val="21"/>
          <w:szCs w:val="21"/>
        </w:rPr>
        <w:t>股价异常收益率</w:t>
      </w:r>
      <w:r w:rsidR="00F91816">
        <w:rPr>
          <w:rFonts w:hint="eastAsia"/>
          <w:sz w:val="21"/>
          <w:szCs w:val="21"/>
        </w:rPr>
        <w:t>的影响是不言自明的</w:t>
      </w:r>
      <w:r w:rsidR="005C2AEB">
        <w:rPr>
          <w:rFonts w:hint="eastAsia"/>
          <w:sz w:val="21"/>
          <w:szCs w:val="21"/>
        </w:rPr>
        <w:t>，故其回归结果在文中没有呈现</w:t>
      </w:r>
      <w:r w:rsidR="00267E46">
        <w:rPr>
          <w:rFonts w:hint="eastAsia"/>
          <w:sz w:val="21"/>
          <w:szCs w:val="21"/>
        </w:rPr>
        <w:t>。</w:t>
      </w:r>
    </w:p>
    <w:p w14:paraId="345A938D" w14:textId="67DC00BD" w:rsidR="00CF1744" w:rsidRDefault="00267E46" w:rsidP="00267E46">
      <w:pPr>
        <w:ind w:firstLineChars="200" w:firstLine="420"/>
        <w:rPr>
          <w:sz w:val="21"/>
          <w:szCs w:val="21"/>
        </w:rPr>
      </w:pPr>
      <w:r>
        <w:rPr>
          <w:rFonts w:hint="eastAsia"/>
          <w:sz w:val="21"/>
          <w:szCs w:val="21"/>
        </w:rPr>
        <w:t>本文的社交媒体情绪主要来自于东方财富股吧评论。东方财富股吧是东方</w:t>
      </w:r>
      <w:proofErr w:type="gramStart"/>
      <w:r>
        <w:rPr>
          <w:rFonts w:hint="eastAsia"/>
          <w:sz w:val="21"/>
          <w:szCs w:val="21"/>
        </w:rPr>
        <w:t>财富网</w:t>
      </w:r>
      <w:proofErr w:type="gramEnd"/>
      <w:r>
        <w:rPr>
          <w:rFonts w:hint="eastAsia"/>
          <w:sz w:val="21"/>
          <w:szCs w:val="21"/>
        </w:rPr>
        <w:t>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w:t>
      </w:r>
      <w:proofErr w:type="gramStart"/>
      <w:r>
        <w:rPr>
          <w:rFonts w:hint="eastAsia"/>
          <w:sz w:val="21"/>
          <w:szCs w:val="21"/>
        </w:rPr>
        <w:t>作出</w:t>
      </w:r>
      <w:proofErr w:type="gramEnd"/>
      <w:r>
        <w:rPr>
          <w:rFonts w:hint="eastAsia"/>
          <w:sz w:val="21"/>
          <w:szCs w:val="21"/>
        </w:rPr>
        <w:t>反应，并在股吧评论中得以体现。本文首先测度了传闻事件窗口期内的每条评论的情绪分数，并按照不同的计算方式得出财经新闻情绪所对应的社交媒体情绪。主要的计算方式为</w:t>
      </w:r>
      <w:r>
        <w:rPr>
          <w:rFonts w:hint="eastAsia"/>
          <w:sz w:val="21"/>
          <w:szCs w:val="21"/>
        </w:rPr>
        <w:t>L1</w:t>
      </w:r>
      <w:r>
        <w:rPr>
          <w:rFonts w:hint="eastAsia"/>
          <w:sz w:val="21"/>
          <w:szCs w:val="21"/>
        </w:rPr>
        <w:t>范数，平均值，</w:t>
      </w:r>
      <w:commentRangeStart w:id="146"/>
      <w:r>
        <w:rPr>
          <w:rFonts w:hint="eastAsia"/>
          <w:sz w:val="21"/>
          <w:szCs w:val="21"/>
        </w:rPr>
        <w:t>方程</w:t>
      </w:r>
      <w:commentRangeEnd w:id="146"/>
      <w:r w:rsidR="00975F1D">
        <w:rPr>
          <w:rStyle w:val="afd"/>
        </w:rPr>
        <w:commentReference w:id="146"/>
      </w:r>
      <w:r>
        <w:rPr>
          <w:rFonts w:hint="eastAsia"/>
          <w:sz w:val="21"/>
          <w:szCs w:val="21"/>
        </w:rPr>
        <w:t>。</w:t>
      </w:r>
    </w:p>
    <w:p w14:paraId="11DB4A16" w14:textId="6C7E3046" w:rsidR="00CF1744" w:rsidRDefault="00000000">
      <w:pPr>
        <w:pStyle w:val="a0"/>
        <w:ind w:firstLine="420"/>
        <w:rPr>
          <w:rFonts w:hAnsi="Cambria Math"/>
          <w:sz w:val="21"/>
          <w:szCs w:val="21"/>
        </w:rPr>
      </w:pPr>
      <m:oMathPara>
        <m:oMath>
          <m:eqArr>
            <m:eqArrPr>
              <m:maxDist m:val="1"/>
              <m:ctrlPr>
                <w:rPr>
                  <w:rFonts w:ascii="Cambria Math" w:hAnsi="Cambria Math"/>
                  <w:i/>
                  <w:sz w:val="21"/>
                  <w:szCs w:val="21"/>
                </w:rPr>
              </m:ctrlPr>
            </m:eqArrPr>
            <m:e>
              <m:sSub>
                <m:sSubPr>
                  <m:ctrlPr>
                    <w:rPr>
                      <w:rFonts w:ascii="Cambria Math" w:hAnsi="Cambria Math"/>
                      <w:i/>
                      <w:sz w:val="21"/>
                      <w:szCs w:val="21"/>
                    </w:rPr>
                  </m:ctrlPr>
                </m:sSubPr>
                <m:e>
                  <m:d>
                    <m:dPr>
                      <m:begChr m:val="|"/>
                      <m:endChr m:val="|"/>
                      <m:ctrlPr>
                        <w:rPr>
                          <w:rFonts w:ascii="Cambria Math" w:hAnsi="Cambria Math"/>
                          <w:i/>
                          <w:sz w:val="21"/>
                          <w:szCs w:val="21"/>
                        </w:rPr>
                      </m:ctrlPr>
                    </m:dPr>
                    <m:e>
                      <m:d>
                        <m:dPr>
                          <m:begChr m:val="|"/>
                          <m:endChr m:val="|"/>
                          <m:ctrlPr>
                            <w:rPr>
                              <w:rFonts w:ascii="Cambria Math" w:hAnsi="Cambria Math"/>
                              <w:i/>
                              <w:sz w:val="21"/>
                              <w:szCs w:val="21"/>
                            </w:rPr>
                          </m:ctrlPr>
                        </m:dPr>
                        <m:e>
                          <m:r>
                            <w:rPr>
                              <w:rFonts w:ascii="Cambria Math" w:hAnsi="Cambria Math"/>
                              <w:sz w:val="21"/>
                              <w:szCs w:val="21"/>
                            </w:rPr>
                            <m:t>sentiment</m:t>
                          </m:r>
                        </m:e>
                      </m:d>
                    </m:e>
                  </m:d>
                </m:e>
                <m:sub>
                  <m:r>
                    <w:rPr>
                      <w:rFonts w:ascii="Cambria Math" w:hAnsi="Cambria Math"/>
                      <w:sz w:val="21"/>
                      <w:szCs w:val="21"/>
                    </w:rPr>
                    <m:t>1</m:t>
                  </m:r>
                </m:sub>
              </m:sSub>
              <m:r>
                <w:rPr>
                  <w:rFonts w:ascii="Cambria Math" w:hAnsi="Cambria Math"/>
                  <w:sz w:val="21"/>
                  <w:szCs w:val="21"/>
                </w:rPr>
                <m:t>=</m:t>
              </m:r>
              <m:nary>
                <m:naryPr>
                  <m:chr m:val="∑"/>
                  <m:limLoc m:val="subSup"/>
                  <m:ctrlPr>
                    <w:rPr>
                      <w:rFonts w:ascii="Cambria Math" w:hAnsi="Cambria Math"/>
                      <w:i/>
                      <w:sz w:val="21"/>
                      <w:szCs w:val="21"/>
                    </w:rPr>
                  </m:ctrlPr>
                </m:naryPr>
                <m:sub>
                  <m:r>
                    <w:rPr>
                      <w:rFonts w:ascii="Cambria Math" w:hAnsi="Cambria Math"/>
                      <w:sz w:val="21"/>
                      <w:szCs w:val="21"/>
                    </w:rPr>
                    <m:t>i=1</m:t>
                  </m:r>
                </m:sub>
                <m:sup>
                  <m:r>
                    <w:rPr>
                      <w:rFonts w:ascii="Cambria Math" w:hAnsi="Cambria Math"/>
                      <w:sz w:val="21"/>
                      <w:szCs w:val="21"/>
                    </w:rPr>
                    <m:t>n</m:t>
                  </m:r>
                </m:sup>
                <m:e>
                  <m:sSub>
                    <m:sSubPr>
                      <m:ctrlPr>
                        <w:rPr>
                          <w:rFonts w:ascii="Cambria Math" w:hAnsi="Cambria Math"/>
                          <w:i/>
                          <w:sz w:val="21"/>
                          <w:szCs w:val="21"/>
                        </w:rPr>
                      </m:ctrlPr>
                    </m:sSubPr>
                    <m:e>
                      <m:r>
                        <w:rPr>
                          <w:rFonts w:ascii="Cambria Math" w:hAnsi="Cambria Math"/>
                          <w:sz w:val="21"/>
                          <w:szCs w:val="21"/>
                        </w:rPr>
                        <m:t>commen</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e>
                    <m:sub/>
                  </m:sSub>
                </m:e>
              </m:nary>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7</m:t>
                  </m:r>
                </m:e>
              </m:d>
            </m:e>
          </m:eqArr>
        </m:oMath>
      </m:oMathPara>
    </w:p>
    <w:p w14:paraId="24B5FADF" w14:textId="0FB5D130" w:rsidR="00CF1744" w:rsidRDefault="00267E46">
      <w:pPr>
        <w:ind w:firstLineChars="200" w:firstLine="420"/>
        <w:rPr>
          <w:sz w:val="21"/>
          <w:szCs w:val="21"/>
        </w:rPr>
      </w:pPr>
      <w:r>
        <w:rPr>
          <w:rFonts w:hint="eastAsia"/>
          <w:sz w:val="21"/>
          <w:szCs w:val="21"/>
        </w:rPr>
        <w:t>如公式</w:t>
      </w:r>
      <w:r>
        <w:rPr>
          <w:rFonts w:hint="eastAsia"/>
          <w:sz w:val="21"/>
          <w:szCs w:val="21"/>
        </w:rPr>
        <w:t>7</w:t>
      </w:r>
      <w:r>
        <w:rPr>
          <w:rFonts w:hint="eastAsia"/>
          <w:sz w:val="21"/>
          <w:szCs w:val="21"/>
        </w:rPr>
        <w:t>所示，</w:t>
      </w:r>
      <w:r>
        <w:rPr>
          <w:rFonts w:hint="eastAsia"/>
          <w:sz w:val="21"/>
          <w:szCs w:val="21"/>
        </w:rPr>
        <w:t>L1</w:t>
      </w:r>
      <w:r>
        <w:rPr>
          <w:rFonts w:hint="eastAsia"/>
          <w:sz w:val="21"/>
          <w:szCs w:val="21"/>
        </w:rPr>
        <w:t>范数受到情绪分数的值与股吧评论数量的影响。情绪分数绝对值越大（即情绪越激烈），股吧评论数目越多，</w:t>
      </w:r>
      <w:r>
        <w:rPr>
          <w:rFonts w:hint="eastAsia"/>
          <w:sz w:val="21"/>
          <w:szCs w:val="21"/>
        </w:rPr>
        <w:t>L1</w:t>
      </w:r>
      <w:r>
        <w:rPr>
          <w:rFonts w:hint="eastAsia"/>
          <w:sz w:val="21"/>
          <w:szCs w:val="21"/>
        </w:rPr>
        <w:t>范数</w:t>
      </w:r>
      <w:r w:rsidR="002A0C24">
        <w:rPr>
          <w:rFonts w:hint="eastAsia"/>
          <w:sz w:val="21"/>
          <w:szCs w:val="21"/>
        </w:rPr>
        <w:t>越大</w:t>
      </w:r>
      <w:r>
        <w:rPr>
          <w:rFonts w:hint="eastAsia"/>
          <w:sz w:val="21"/>
          <w:szCs w:val="21"/>
        </w:rPr>
        <w:t>，一定程度上反映了股吧整体的</w:t>
      </w:r>
      <w:r w:rsidR="003D5AE7">
        <w:rPr>
          <w:rFonts w:hint="eastAsia"/>
          <w:sz w:val="21"/>
          <w:szCs w:val="21"/>
        </w:rPr>
        <w:t>社交媒体</w:t>
      </w:r>
      <w:r>
        <w:rPr>
          <w:rFonts w:hint="eastAsia"/>
          <w:sz w:val="21"/>
          <w:szCs w:val="21"/>
        </w:rPr>
        <w:t>情绪。股吧评论的</w:t>
      </w:r>
      <w:r w:rsidR="003D5AE7">
        <w:rPr>
          <w:rFonts w:hint="eastAsia"/>
          <w:sz w:val="21"/>
          <w:szCs w:val="21"/>
        </w:rPr>
        <w:t>社交媒体</w:t>
      </w:r>
      <w:r>
        <w:rPr>
          <w:rFonts w:hint="eastAsia"/>
          <w:sz w:val="21"/>
          <w:szCs w:val="21"/>
        </w:rPr>
        <w:t>情绪的</w:t>
      </w:r>
      <w:r>
        <w:rPr>
          <w:rFonts w:hint="eastAsia"/>
          <w:sz w:val="21"/>
          <w:szCs w:val="21"/>
        </w:rPr>
        <w:t>L1</w:t>
      </w:r>
      <w:r>
        <w:rPr>
          <w:rFonts w:hint="eastAsia"/>
          <w:sz w:val="21"/>
          <w:szCs w:val="21"/>
        </w:rPr>
        <w:t>范数不能识别负面情绪与正面情绪，而其均值能反映哪种类型的情绪占比更多。积极的股吧评论多与看涨有关，而消极的股吧评论多与看跌有关，如果股吧评论能正确反映投资行为，那么积极的股吧评论和消极的股吧评论一定程度上会造成价格异动的相互抵消</w:t>
      </w:r>
      <w:r w:rsidR="002A0C24">
        <w:rPr>
          <w:rFonts w:hint="eastAsia"/>
          <w:sz w:val="21"/>
          <w:szCs w:val="21"/>
        </w:rPr>
        <w:t>，因此可能导致识别偏误。而</w:t>
      </w:r>
      <w:r>
        <w:rPr>
          <w:rFonts w:hint="eastAsia"/>
          <w:sz w:val="21"/>
          <w:szCs w:val="21"/>
        </w:rPr>
        <w:t>股吧评论的方差在某种程度上可以</w:t>
      </w:r>
      <w:r w:rsidR="002A0C24">
        <w:rPr>
          <w:rFonts w:hint="eastAsia"/>
          <w:sz w:val="21"/>
          <w:szCs w:val="21"/>
        </w:rPr>
        <w:t>刻画</w:t>
      </w:r>
      <w:r w:rsidR="003D5AE7">
        <w:rPr>
          <w:rFonts w:hint="eastAsia"/>
          <w:sz w:val="21"/>
          <w:szCs w:val="21"/>
        </w:rPr>
        <w:t>社交媒体</w:t>
      </w:r>
      <w:r>
        <w:rPr>
          <w:rFonts w:hint="eastAsia"/>
          <w:sz w:val="21"/>
          <w:szCs w:val="21"/>
        </w:rPr>
        <w:t>情绪的激烈程度。在均值相近，方差有别的情形下，</w:t>
      </w:r>
      <w:proofErr w:type="gramStart"/>
      <w:r>
        <w:rPr>
          <w:rFonts w:hint="eastAsia"/>
          <w:sz w:val="21"/>
          <w:szCs w:val="21"/>
        </w:rPr>
        <w:t>方差越</w:t>
      </w:r>
      <w:proofErr w:type="gramEnd"/>
      <w:r>
        <w:rPr>
          <w:rFonts w:hint="eastAsia"/>
          <w:sz w:val="21"/>
          <w:szCs w:val="21"/>
        </w:rPr>
        <w:t>大，越能反映</w:t>
      </w:r>
      <w:r w:rsidR="002A0C24">
        <w:rPr>
          <w:rFonts w:hint="eastAsia"/>
          <w:sz w:val="21"/>
          <w:szCs w:val="21"/>
        </w:rPr>
        <w:t>社交媒体</w:t>
      </w:r>
      <w:r>
        <w:rPr>
          <w:rFonts w:hint="eastAsia"/>
          <w:sz w:val="21"/>
          <w:szCs w:val="21"/>
        </w:rPr>
        <w:t>情绪的波动程度。因此本文选择</w:t>
      </w:r>
      <w:r w:rsidR="002A0C24">
        <w:rPr>
          <w:rFonts w:hint="eastAsia"/>
          <w:sz w:val="21"/>
          <w:szCs w:val="21"/>
        </w:rPr>
        <w:t>上述三种计算方式下的</w:t>
      </w:r>
      <w:r>
        <w:rPr>
          <w:rFonts w:hint="eastAsia"/>
          <w:sz w:val="21"/>
          <w:szCs w:val="21"/>
        </w:rPr>
        <w:t>投资者情绪作为</w:t>
      </w:r>
      <w:r w:rsidR="002A0C24">
        <w:rPr>
          <w:rFonts w:hint="eastAsia"/>
          <w:sz w:val="21"/>
          <w:szCs w:val="21"/>
        </w:rPr>
        <w:t>渠道变量</w:t>
      </w:r>
      <w:r w:rsidR="002A0C24">
        <w:rPr>
          <w:rFonts w:hint="eastAsia"/>
          <w:sz w:val="21"/>
          <w:szCs w:val="21"/>
        </w:rPr>
        <w:t>Medi</w:t>
      </w:r>
      <w:r w:rsidR="003D5AE7">
        <w:rPr>
          <w:rFonts w:hint="eastAsia"/>
          <w:sz w:val="21"/>
          <w:szCs w:val="21"/>
        </w:rPr>
        <w:t>a</w:t>
      </w:r>
      <w:r>
        <w:rPr>
          <w:rFonts w:hint="eastAsia"/>
          <w:sz w:val="21"/>
          <w:szCs w:val="21"/>
        </w:rPr>
        <w:t>，并构建如下回归方程：</w:t>
      </w:r>
    </w:p>
    <w:p w14:paraId="7465FE6C" w14:textId="15E1C19E" w:rsidR="00CF1744" w:rsidRDefault="00000000">
      <w:pPr>
        <w:ind w:firstLineChars="200" w:firstLine="420"/>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Media=</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1</m:t>
                  </m:r>
                </m:sub>
              </m:sSub>
              <w:commentRangeStart w:id="147"/>
              <m:r>
                <w:rPr>
                  <w:rFonts w:ascii="Cambria Math" w:hAnsi="Cambria Math"/>
                  <w:sz w:val="21"/>
                  <w:szCs w:val="21"/>
                </w:rPr>
                <m:t>NewsSentiment</m:t>
              </m:r>
              <w:commentRangeEnd w:id="147"/>
              <m:r>
                <m:rPr>
                  <m:sty m:val="p"/>
                </m:rPr>
                <w:rPr>
                  <w:rStyle w:val="afd"/>
                </w:rPr>
                <w:commentReference w:id="147"/>
              </m:r>
              <m:r>
                <w:rPr>
                  <w:rFonts w:ascii="Cambria Math" w:hAnsi="Cambria Math"/>
                  <w:sz w:val="21"/>
                  <w:szCs w:val="21"/>
                </w:rPr>
                <m: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2</m:t>
                      </m:r>
                    </m:sub>
                  </m:sSub>
                  <m:r>
                    <w:rPr>
                      <w:rFonts w:ascii="Cambria Math" w:hAnsi="Cambria Math"/>
                      <w:sz w:val="21"/>
                      <w:szCs w:val="21"/>
                    </w:rPr>
                    <m:t>X+ϵ</m:t>
                  </m:r>
                </m:e>
                <m:sub>
                  <m:r>
                    <w:rPr>
                      <w:rFonts w:ascii="Cambria Math" w:hAnsi="Cambria Math"/>
                      <w:sz w:val="21"/>
                      <w:szCs w:val="21"/>
                    </w:rPr>
                    <m:t>M</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8</m:t>
                  </m:r>
                </m:e>
              </m:d>
            </m:e>
          </m:eqArr>
        </m:oMath>
      </m:oMathPara>
    </w:p>
    <w:p w14:paraId="07DE6508" w14:textId="7C1ED01C" w:rsidR="00CF1744" w:rsidRDefault="00067D79" w:rsidP="00520373">
      <w:pPr>
        <w:tabs>
          <w:tab w:val="left" w:pos="861"/>
        </w:tabs>
        <w:autoSpaceDE w:val="0"/>
        <w:autoSpaceDN w:val="0"/>
        <w:spacing w:before="1"/>
        <w:ind w:left="-1" w:right="65" w:firstLineChars="200" w:firstLine="420"/>
        <w:jc w:val="left"/>
        <w:rPr>
          <w:sz w:val="21"/>
          <w:szCs w:val="21"/>
        </w:rPr>
      </w:pPr>
      <w:r>
        <w:rPr>
          <w:rFonts w:hint="eastAsia"/>
          <w:sz w:val="21"/>
          <w:szCs w:val="21"/>
        </w:rPr>
        <w:t>此式子表明了处理变量财经新闻情绪对</w:t>
      </w:r>
      <w:r w:rsidR="003D5AE7">
        <w:rPr>
          <w:rFonts w:hint="eastAsia"/>
          <w:sz w:val="21"/>
          <w:szCs w:val="21"/>
        </w:rPr>
        <w:t>社交媒体</w:t>
      </w:r>
      <w:r>
        <w:rPr>
          <w:rFonts w:hint="eastAsia"/>
          <w:sz w:val="21"/>
          <w:szCs w:val="21"/>
        </w:rPr>
        <w:t>情绪的影响。选择不同的指标得出的估计系数如表</w:t>
      </w:r>
      <w:r>
        <w:rPr>
          <w:rFonts w:hint="eastAsia"/>
          <w:sz w:val="21"/>
          <w:szCs w:val="21"/>
        </w:rPr>
        <w:t>6</w:t>
      </w:r>
      <w:r>
        <w:rPr>
          <w:rFonts w:hint="eastAsia"/>
          <w:sz w:val="21"/>
          <w:szCs w:val="21"/>
        </w:rPr>
        <w:t>所示。</w:t>
      </w:r>
    </w:p>
    <w:tbl>
      <w:tblPr>
        <w:tblStyle w:val="af7"/>
        <w:tblW w:w="4787"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5"/>
        <w:gridCol w:w="1134"/>
        <w:gridCol w:w="1134"/>
        <w:gridCol w:w="1134"/>
      </w:tblGrid>
      <w:tr w:rsidR="006D73A6" w14:paraId="603E228A" w14:textId="77777777" w:rsidTr="006D73A6">
        <w:tc>
          <w:tcPr>
            <w:tcW w:w="4787" w:type="dxa"/>
            <w:gridSpan w:val="4"/>
            <w:tcBorders>
              <w:top w:val="single" w:sz="4" w:space="0" w:color="auto"/>
              <w:bottom w:val="single" w:sz="4" w:space="0" w:color="auto"/>
            </w:tcBorders>
          </w:tcPr>
          <w:p w14:paraId="7C7644E6" w14:textId="70307BA2" w:rsidR="006D73A6" w:rsidRPr="006D73A6" w:rsidRDefault="006D73A6" w:rsidP="006D73A6">
            <w:pPr>
              <w:tabs>
                <w:tab w:val="left" w:pos="861"/>
              </w:tabs>
              <w:autoSpaceDE w:val="0"/>
              <w:autoSpaceDN w:val="0"/>
              <w:spacing w:before="1"/>
              <w:ind w:right="65"/>
              <w:jc w:val="center"/>
              <w:rPr>
                <w:szCs w:val="18"/>
              </w:rPr>
            </w:pPr>
            <w:commentRangeStart w:id="148"/>
            <w:r>
              <w:rPr>
                <w:rFonts w:hint="eastAsia"/>
                <w:szCs w:val="18"/>
              </w:rPr>
              <w:t>表</w:t>
            </w:r>
            <w:r>
              <w:rPr>
                <w:rFonts w:hint="eastAsia"/>
                <w:szCs w:val="18"/>
              </w:rPr>
              <w:t xml:space="preserve">6 </w:t>
            </w:r>
            <w:r>
              <w:rPr>
                <w:rFonts w:hint="eastAsia"/>
                <w:szCs w:val="18"/>
              </w:rPr>
              <w:t>渠道分析</w:t>
            </w:r>
          </w:p>
        </w:tc>
      </w:tr>
      <w:tr w:rsidR="00520373" w14:paraId="7FE24EE3" w14:textId="77777777" w:rsidTr="006D73A6">
        <w:tc>
          <w:tcPr>
            <w:tcW w:w="1385" w:type="dxa"/>
            <w:tcBorders>
              <w:top w:val="single" w:sz="4" w:space="0" w:color="auto"/>
            </w:tcBorders>
          </w:tcPr>
          <w:p w14:paraId="7B8ED584" w14:textId="19FA8DDF" w:rsidR="00520373" w:rsidRPr="006D73A6" w:rsidRDefault="00520373" w:rsidP="00520373">
            <w:pPr>
              <w:tabs>
                <w:tab w:val="left" w:pos="861"/>
              </w:tabs>
              <w:autoSpaceDE w:val="0"/>
              <w:autoSpaceDN w:val="0"/>
              <w:spacing w:before="1"/>
              <w:ind w:right="65"/>
              <w:jc w:val="left"/>
              <w:rPr>
                <w:szCs w:val="18"/>
              </w:rPr>
            </w:pPr>
          </w:p>
        </w:tc>
        <w:tc>
          <w:tcPr>
            <w:tcW w:w="1134" w:type="dxa"/>
            <w:tcBorders>
              <w:top w:val="single" w:sz="4" w:space="0" w:color="auto"/>
            </w:tcBorders>
          </w:tcPr>
          <w:p w14:paraId="31A232AC" w14:textId="1F19ECBB"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均值</w:t>
            </w:r>
          </w:p>
        </w:tc>
        <w:tc>
          <w:tcPr>
            <w:tcW w:w="1134" w:type="dxa"/>
            <w:tcBorders>
              <w:top w:val="single" w:sz="4" w:space="0" w:color="auto"/>
            </w:tcBorders>
          </w:tcPr>
          <w:p w14:paraId="367EC4EE" w14:textId="393A3009"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L1</w:t>
            </w:r>
            <w:r w:rsidRPr="006D73A6">
              <w:rPr>
                <w:rFonts w:hint="eastAsia"/>
                <w:szCs w:val="18"/>
              </w:rPr>
              <w:t>范数</w:t>
            </w:r>
          </w:p>
        </w:tc>
        <w:tc>
          <w:tcPr>
            <w:tcW w:w="1134" w:type="dxa"/>
            <w:tcBorders>
              <w:top w:val="single" w:sz="4" w:space="0" w:color="auto"/>
            </w:tcBorders>
          </w:tcPr>
          <w:p w14:paraId="3855AD23" w14:textId="2DF77EBD" w:rsidR="00520373" w:rsidRPr="006D73A6" w:rsidRDefault="00520373" w:rsidP="00520373">
            <w:pPr>
              <w:tabs>
                <w:tab w:val="left" w:pos="861"/>
              </w:tabs>
              <w:autoSpaceDE w:val="0"/>
              <w:autoSpaceDN w:val="0"/>
              <w:spacing w:before="1"/>
              <w:ind w:right="65"/>
              <w:jc w:val="left"/>
              <w:rPr>
                <w:szCs w:val="18"/>
              </w:rPr>
            </w:pPr>
            <w:r w:rsidRPr="006D73A6">
              <w:rPr>
                <w:rFonts w:hint="eastAsia"/>
                <w:szCs w:val="18"/>
              </w:rPr>
              <w:t>方差</w:t>
            </w:r>
          </w:p>
        </w:tc>
      </w:tr>
      <w:tr w:rsidR="00520373" w14:paraId="0E5EB165" w14:textId="77777777" w:rsidTr="006D73A6">
        <w:tc>
          <w:tcPr>
            <w:tcW w:w="1385" w:type="dxa"/>
          </w:tcPr>
          <w:p w14:paraId="27F96695" w14:textId="195EEDB9" w:rsidR="00520373" w:rsidRPr="006D73A6" w:rsidRDefault="00520373" w:rsidP="00520373">
            <w:pPr>
              <w:tabs>
                <w:tab w:val="left" w:pos="861"/>
              </w:tabs>
              <w:autoSpaceDE w:val="0"/>
              <w:autoSpaceDN w:val="0"/>
              <w:spacing w:before="1"/>
              <w:ind w:right="65"/>
              <w:jc w:val="left"/>
              <w:rPr>
                <w:szCs w:val="18"/>
              </w:rPr>
            </w:pPr>
            <w:r w:rsidRPr="006D73A6">
              <w:rPr>
                <w:rFonts w:hint="eastAsia"/>
                <w:szCs w:val="18"/>
              </w:rPr>
              <w:t>Sentiment</w:t>
            </w:r>
          </w:p>
        </w:tc>
        <w:tc>
          <w:tcPr>
            <w:tcW w:w="1134" w:type="dxa"/>
          </w:tcPr>
          <w:p w14:paraId="25E12F62" w14:textId="6932E363"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0.0890***</w:t>
            </w:r>
          </w:p>
        </w:tc>
        <w:tc>
          <w:tcPr>
            <w:tcW w:w="1134" w:type="dxa"/>
          </w:tcPr>
          <w:p w14:paraId="4AE3807E" w14:textId="6F6E5EF0"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-3.6512*</w:t>
            </w:r>
          </w:p>
        </w:tc>
        <w:tc>
          <w:tcPr>
            <w:tcW w:w="1134" w:type="dxa"/>
          </w:tcPr>
          <w:p w14:paraId="14C53CF7" w14:textId="25BFA7F4" w:rsidR="00520373" w:rsidRPr="006D73A6" w:rsidRDefault="00D61F62" w:rsidP="00520373">
            <w:pPr>
              <w:tabs>
                <w:tab w:val="left" w:pos="861"/>
              </w:tabs>
              <w:autoSpaceDE w:val="0"/>
              <w:autoSpaceDN w:val="0"/>
              <w:spacing w:before="1"/>
              <w:ind w:right="65"/>
              <w:jc w:val="left"/>
              <w:rPr>
                <w:szCs w:val="18"/>
              </w:rPr>
            </w:pPr>
            <w:r w:rsidRPr="006D73A6">
              <w:rPr>
                <w:rFonts w:hint="eastAsia"/>
                <w:szCs w:val="18"/>
              </w:rPr>
              <w:t>-0.0121*</w:t>
            </w:r>
          </w:p>
        </w:tc>
      </w:tr>
      <w:tr w:rsidR="00520373" w14:paraId="4602B444" w14:textId="77777777" w:rsidTr="006D73A6">
        <w:tc>
          <w:tcPr>
            <w:tcW w:w="1385" w:type="dxa"/>
          </w:tcPr>
          <w:p w14:paraId="61C82962" w14:textId="0C4F4471"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ARE</w:t>
            </w:r>
          </w:p>
        </w:tc>
        <w:tc>
          <w:tcPr>
            <w:tcW w:w="1134" w:type="dxa"/>
          </w:tcPr>
          <w:p w14:paraId="56E88F8F" w14:textId="3D1F2E95"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0.0017</w:t>
            </w:r>
            <w:r w:rsidR="007C0FB3" w:rsidRPr="006D73A6">
              <w:rPr>
                <w:rFonts w:hint="eastAsia"/>
                <w:szCs w:val="18"/>
              </w:rPr>
              <w:t>**</w:t>
            </w:r>
          </w:p>
        </w:tc>
        <w:tc>
          <w:tcPr>
            <w:tcW w:w="1134" w:type="dxa"/>
          </w:tcPr>
          <w:p w14:paraId="32D83D90" w14:textId="4AE4F407"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0.0161</w:t>
            </w:r>
          </w:p>
        </w:tc>
        <w:tc>
          <w:tcPr>
            <w:tcW w:w="1134" w:type="dxa"/>
          </w:tcPr>
          <w:p w14:paraId="2CBE8445" w14:textId="77B6203F" w:rsidR="00520373" w:rsidRPr="006D73A6" w:rsidRDefault="00D61F62" w:rsidP="00520373">
            <w:pPr>
              <w:tabs>
                <w:tab w:val="left" w:pos="861"/>
              </w:tabs>
              <w:autoSpaceDE w:val="0"/>
              <w:autoSpaceDN w:val="0"/>
              <w:spacing w:before="1"/>
              <w:ind w:right="65"/>
              <w:jc w:val="left"/>
              <w:rPr>
                <w:szCs w:val="18"/>
              </w:rPr>
            </w:pPr>
            <w:r w:rsidRPr="006D73A6">
              <w:rPr>
                <w:rFonts w:hint="eastAsia"/>
                <w:szCs w:val="18"/>
              </w:rPr>
              <w:t>0.0002</w:t>
            </w:r>
          </w:p>
        </w:tc>
      </w:tr>
      <w:tr w:rsidR="00520373" w14:paraId="37276006" w14:textId="77777777" w:rsidTr="006D73A6">
        <w:tc>
          <w:tcPr>
            <w:tcW w:w="1385" w:type="dxa"/>
          </w:tcPr>
          <w:p w14:paraId="70CA658C" w14:textId="6509EE94" w:rsidR="00520373" w:rsidRPr="006D73A6" w:rsidRDefault="00070747" w:rsidP="00520373">
            <w:pPr>
              <w:tabs>
                <w:tab w:val="left" w:pos="861"/>
              </w:tabs>
              <w:autoSpaceDE w:val="0"/>
              <w:autoSpaceDN w:val="0"/>
              <w:spacing w:before="1"/>
              <w:ind w:right="65"/>
              <w:jc w:val="left"/>
              <w:rPr>
                <w:szCs w:val="18"/>
              </w:rPr>
            </w:pPr>
            <w:r w:rsidRPr="006D73A6">
              <w:rPr>
                <w:rFonts w:hint="eastAsia"/>
                <w:szCs w:val="18"/>
              </w:rPr>
              <w:t>OPM</w:t>
            </w:r>
          </w:p>
        </w:tc>
        <w:tc>
          <w:tcPr>
            <w:tcW w:w="1134" w:type="dxa"/>
          </w:tcPr>
          <w:p w14:paraId="1FA6ABB0" w14:textId="78E5F876" w:rsidR="00520373" w:rsidRPr="006D73A6" w:rsidRDefault="007C0FB3" w:rsidP="00520373">
            <w:pPr>
              <w:tabs>
                <w:tab w:val="left" w:pos="861"/>
              </w:tabs>
              <w:autoSpaceDE w:val="0"/>
              <w:autoSpaceDN w:val="0"/>
              <w:spacing w:before="1"/>
              <w:ind w:right="65"/>
              <w:jc w:val="left"/>
              <w:rPr>
                <w:szCs w:val="18"/>
              </w:rPr>
            </w:pPr>
            <w:r w:rsidRPr="006D73A6">
              <w:rPr>
                <w:szCs w:val="18"/>
              </w:rPr>
              <w:t>5.436e-07</w:t>
            </w:r>
          </w:p>
        </w:tc>
        <w:tc>
          <w:tcPr>
            <w:tcW w:w="1134" w:type="dxa"/>
          </w:tcPr>
          <w:p w14:paraId="58155448" w14:textId="4E17CD90" w:rsidR="00520373" w:rsidRPr="006D73A6" w:rsidRDefault="007C0FB3" w:rsidP="00520373">
            <w:pPr>
              <w:tabs>
                <w:tab w:val="left" w:pos="861"/>
              </w:tabs>
              <w:autoSpaceDE w:val="0"/>
              <w:autoSpaceDN w:val="0"/>
              <w:spacing w:before="1"/>
              <w:ind w:right="65"/>
              <w:jc w:val="left"/>
              <w:rPr>
                <w:szCs w:val="18"/>
              </w:rPr>
            </w:pPr>
            <w:r w:rsidRPr="006D73A6">
              <w:rPr>
                <w:rFonts w:hint="eastAsia"/>
                <w:szCs w:val="18"/>
              </w:rPr>
              <w:t>-0.0151**</w:t>
            </w:r>
          </w:p>
        </w:tc>
        <w:tc>
          <w:tcPr>
            <w:tcW w:w="1134" w:type="dxa"/>
          </w:tcPr>
          <w:p w14:paraId="454F23B9" w14:textId="69055775" w:rsidR="00520373" w:rsidRPr="006D73A6" w:rsidRDefault="00D61F62" w:rsidP="00520373">
            <w:pPr>
              <w:tabs>
                <w:tab w:val="left" w:pos="861"/>
              </w:tabs>
              <w:autoSpaceDE w:val="0"/>
              <w:autoSpaceDN w:val="0"/>
              <w:spacing w:before="1"/>
              <w:ind w:right="65"/>
              <w:jc w:val="left"/>
              <w:rPr>
                <w:szCs w:val="18"/>
              </w:rPr>
            </w:pPr>
            <w:r w:rsidRPr="006D73A6">
              <w:rPr>
                <w:szCs w:val="18"/>
              </w:rPr>
              <w:t>-1.591e-05</w:t>
            </w:r>
          </w:p>
        </w:tc>
      </w:tr>
      <w:tr w:rsidR="00070747" w14:paraId="683DE7E6" w14:textId="77777777" w:rsidTr="006D73A6">
        <w:tc>
          <w:tcPr>
            <w:tcW w:w="1385" w:type="dxa"/>
          </w:tcPr>
          <w:p w14:paraId="00228DFA" w14:textId="58C1D747"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CR</w:t>
            </w:r>
          </w:p>
        </w:tc>
        <w:tc>
          <w:tcPr>
            <w:tcW w:w="1134" w:type="dxa"/>
          </w:tcPr>
          <w:p w14:paraId="48AD5F1A" w14:textId="70B96FF6"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-0.0039</w:t>
            </w:r>
          </w:p>
        </w:tc>
        <w:tc>
          <w:tcPr>
            <w:tcW w:w="1134" w:type="dxa"/>
          </w:tcPr>
          <w:p w14:paraId="3E263386" w14:textId="0A070393"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-0.5331</w:t>
            </w:r>
          </w:p>
        </w:tc>
        <w:tc>
          <w:tcPr>
            <w:tcW w:w="1134" w:type="dxa"/>
          </w:tcPr>
          <w:p w14:paraId="5A93840E" w14:textId="30623607"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0.0009</w:t>
            </w:r>
          </w:p>
        </w:tc>
      </w:tr>
      <w:tr w:rsidR="00070747" w14:paraId="5B6149F6" w14:textId="77777777" w:rsidTr="006D73A6">
        <w:tc>
          <w:tcPr>
            <w:tcW w:w="1385" w:type="dxa"/>
          </w:tcPr>
          <w:p w14:paraId="041C681A" w14:textId="289A9D50"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QR</w:t>
            </w:r>
          </w:p>
        </w:tc>
        <w:tc>
          <w:tcPr>
            <w:tcW w:w="1134" w:type="dxa"/>
          </w:tcPr>
          <w:p w14:paraId="50D26A70" w14:textId="640490EE"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0.0033</w:t>
            </w:r>
          </w:p>
        </w:tc>
        <w:tc>
          <w:tcPr>
            <w:tcW w:w="1134" w:type="dxa"/>
          </w:tcPr>
          <w:p w14:paraId="334A1EFC" w14:textId="62B838E0"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1.1207</w:t>
            </w:r>
          </w:p>
        </w:tc>
        <w:tc>
          <w:tcPr>
            <w:tcW w:w="1134" w:type="dxa"/>
          </w:tcPr>
          <w:p w14:paraId="3D936A49" w14:textId="2D09DF71"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0.0013</w:t>
            </w:r>
          </w:p>
        </w:tc>
      </w:tr>
      <w:tr w:rsidR="00070747" w14:paraId="261285C1" w14:textId="77777777" w:rsidTr="006D73A6">
        <w:tc>
          <w:tcPr>
            <w:tcW w:w="1385" w:type="dxa"/>
          </w:tcPr>
          <w:p w14:paraId="2042D93F" w14:textId="4A1CD70F"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ND</w:t>
            </w:r>
          </w:p>
        </w:tc>
        <w:tc>
          <w:tcPr>
            <w:tcW w:w="1134" w:type="dxa"/>
          </w:tcPr>
          <w:p w14:paraId="3F951829" w14:textId="202C226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0.0015</w:t>
            </w:r>
          </w:p>
        </w:tc>
        <w:tc>
          <w:tcPr>
            <w:tcW w:w="1134" w:type="dxa"/>
          </w:tcPr>
          <w:p w14:paraId="55CCA14E" w14:textId="18D84D5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-0.1438</w:t>
            </w:r>
          </w:p>
        </w:tc>
        <w:tc>
          <w:tcPr>
            <w:tcW w:w="1134" w:type="dxa"/>
          </w:tcPr>
          <w:p w14:paraId="265500F5" w14:textId="0B44396E"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0.0006</w:t>
            </w:r>
          </w:p>
        </w:tc>
      </w:tr>
      <w:tr w:rsidR="00070747" w14:paraId="036517CA" w14:textId="77777777" w:rsidTr="006D73A6">
        <w:tc>
          <w:tcPr>
            <w:tcW w:w="1385" w:type="dxa"/>
          </w:tcPr>
          <w:p w14:paraId="2E9BFED2" w14:textId="1347B9EF"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AT</w:t>
            </w:r>
          </w:p>
        </w:tc>
        <w:tc>
          <w:tcPr>
            <w:tcW w:w="1134" w:type="dxa"/>
          </w:tcPr>
          <w:p w14:paraId="318B967B" w14:textId="5776B7B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0.0044</w:t>
            </w:r>
          </w:p>
        </w:tc>
        <w:tc>
          <w:tcPr>
            <w:tcW w:w="1134" w:type="dxa"/>
          </w:tcPr>
          <w:p w14:paraId="5318BE81" w14:textId="4843A34C"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2.1898</w:t>
            </w:r>
          </w:p>
        </w:tc>
        <w:tc>
          <w:tcPr>
            <w:tcW w:w="1134" w:type="dxa"/>
          </w:tcPr>
          <w:p w14:paraId="77514230" w14:textId="35DD44A6"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-0.0096</w:t>
            </w:r>
          </w:p>
        </w:tc>
      </w:tr>
      <w:tr w:rsidR="00070747" w14:paraId="1CF97592" w14:textId="77777777" w:rsidTr="006D73A6">
        <w:tc>
          <w:tcPr>
            <w:tcW w:w="1385" w:type="dxa"/>
          </w:tcPr>
          <w:p w14:paraId="36F0385D" w14:textId="4052D639"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Soe</w:t>
            </w:r>
          </w:p>
        </w:tc>
        <w:tc>
          <w:tcPr>
            <w:tcW w:w="1134" w:type="dxa"/>
          </w:tcPr>
          <w:p w14:paraId="38AF2838" w14:textId="37793848"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0.0294*</w:t>
            </w:r>
          </w:p>
        </w:tc>
        <w:tc>
          <w:tcPr>
            <w:tcW w:w="1134" w:type="dxa"/>
          </w:tcPr>
          <w:p w14:paraId="32A6BD6B" w14:textId="307DFD2A"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-0.2340</w:t>
            </w:r>
          </w:p>
        </w:tc>
        <w:tc>
          <w:tcPr>
            <w:tcW w:w="1134" w:type="dxa"/>
          </w:tcPr>
          <w:p w14:paraId="41BD79E1" w14:textId="7D313579"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-0.0038</w:t>
            </w:r>
          </w:p>
        </w:tc>
      </w:tr>
      <w:tr w:rsidR="00070747" w14:paraId="5B557AE5" w14:textId="77777777" w:rsidTr="006D73A6">
        <w:tc>
          <w:tcPr>
            <w:tcW w:w="1385" w:type="dxa"/>
          </w:tcPr>
          <w:p w14:paraId="491CE842" w14:textId="59B6EFE8"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Dual</w:t>
            </w:r>
          </w:p>
        </w:tc>
        <w:tc>
          <w:tcPr>
            <w:tcW w:w="1134" w:type="dxa"/>
          </w:tcPr>
          <w:p w14:paraId="750709A2" w14:textId="549CA1EC"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0.0108</w:t>
            </w:r>
          </w:p>
        </w:tc>
        <w:tc>
          <w:tcPr>
            <w:tcW w:w="1134" w:type="dxa"/>
          </w:tcPr>
          <w:p w14:paraId="2A098E01" w14:textId="28BDEB5D"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1.0496</w:t>
            </w:r>
          </w:p>
        </w:tc>
        <w:tc>
          <w:tcPr>
            <w:tcW w:w="1134" w:type="dxa"/>
          </w:tcPr>
          <w:p w14:paraId="4B998378" w14:textId="4BDA927C"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-0.0108</w:t>
            </w:r>
          </w:p>
        </w:tc>
      </w:tr>
      <w:tr w:rsidR="00070747" w14:paraId="0A8D3095" w14:textId="77777777" w:rsidTr="006D73A6">
        <w:tc>
          <w:tcPr>
            <w:tcW w:w="1385" w:type="dxa"/>
          </w:tcPr>
          <w:p w14:paraId="23883033" w14:textId="4CCF4424" w:rsidR="00070747" w:rsidRPr="006D73A6" w:rsidRDefault="007C0FB3" w:rsidP="00520373">
            <w:pPr>
              <w:tabs>
                <w:tab w:val="left" w:pos="861"/>
              </w:tabs>
              <w:autoSpaceDE w:val="0"/>
              <w:autoSpaceDN w:val="0"/>
              <w:spacing w:before="1"/>
              <w:ind w:right="65"/>
              <w:jc w:val="left"/>
              <w:rPr>
                <w:szCs w:val="18"/>
              </w:rPr>
            </w:pPr>
            <w:proofErr w:type="spellStart"/>
            <w:r w:rsidRPr="006D73A6">
              <w:rPr>
                <w:rFonts w:hint="eastAsia"/>
                <w:szCs w:val="18"/>
              </w:rPr>
              <w:t>Indep</w:t>
            </w:r>
            <w:proofErr w:type="spellEnd"/>
          </w:p>
        </w:tc>
        <w:tc>
          <w:tcPr>
            <w:tcW w:w="1134" w:type="dxa"/>
          </w:tcPr>
          <w:p w14:paraId="3AADE766" w14:textId="0E6AEFAB"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0.058</w:t>
            </w:r>
          </w:p>
        </w:tc>
        <w:tc>
          <w:tcPr>
            <w:tcW w:w="1134" w:type="dxa"/>
          </w:tcPr>
          <w:p w14:paraId="3C9309D9" w14:textId="7A0BB011" w:rsidR="00070747" w:rsidRPr="006D73A6" w:rsidRDefault="007C0FB3" w:rsidP="00520373">
            <w:pPr>
              <w:tabs>
                <w:tab w:val="left" w:pos="861"/>
              </w:tabs>
              <w:autoSpaceDE w:val="0"/>
              <w:autoSpaceDN w:val="0"/>
              <w:spacing w:before="1"/>
              <w:ind w:right="65"/>
              <w:jc w:val="left"/>
              <w:rPr>
                <w:szCs w:val="18"/>
              </w:rPr>
            </w:pPr>
            <w:r w:rsidRPr="006D73A6">
              <w:rPr>
                <w:rFonts w:hint="eastAsia"/>
                <w:szCs w:val="18"/>
              </w:rPr>
              <w:t>1.9941</w:t>
            </w:r>
          </w:p>
        </w:tc>
        <w:tc>
          <w:tcPr>
            <w:tcW w:w="1134" w:type="dxa"/>
          </w:tcPr>
          <w:p w14:paraId="6FEDA2D8" w14:textId="595412DC" w:rsidR="00070747" w:rsidRPr="006D73A6" w:rsidRDefault="00D61F62" w:rsidP="00520373">
            <w:pPr>
              <w:tabs>
                <w:tab w:val="left" w:pos="861"/>
              </w:tabs>
              <w:autoSpaceDE w:val="0"/>
              <w:autoSpaceDN w:val="0"/>
              <w:spacing w:before="1"/>
              <w:ind w:right="65"/>
              <w:jc w:val="left"/>
              <w:rPr>
                <w:szCs w:val="18"/>
              </w:rPr>
            </w:pPr>
            <w:r w:rsidRPr="006D73A6">
              <w:rPr>
                <w:rFonts w:hint="eastAsia"/>
                <w:szCs w:val="18"/>
              </w:rPr>
              <w:t>0.0599</w:t>
            </w:r>
          </w:p>
        </w:tc>
      </w:tr>
      <w:tr w:rsidR="007C0FB3" w14:paraId="7E385CEF" w14:textId="77777777" w:rsidTr="006D73A6">
        <w:tc>
          <w:tcPr>
            <w:tcW w:w="1385" w:type="dxa"/>
          </w:tcPr>
          <w:p w14:paraId="0F9705CF" w14:textId="3D08887A"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Lev</w:t>
            </w:r>
          </w:p>
        </w:tc>
        <w:tc>
          <w:tcPr>
            <w:tcW w:w="1134" w:type="dxa"/>
          </w:tcPr>
          <w:p w14:paraId="2FC68122" w14:textId="76A241A3"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0.2547</w:t>
            </w:r>
          </w:p>
        </w:tc>
        <w:tc>
          <w:tcPr>
            <w:tcW w:w="1134" w:type="dxa"/>
          </w:tcPr>
          <w:p w14:paraId="6D54D243" w14:textId="44D6EFAF"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-12.4225</w:t>
            </w:r>
          </w:p>
        </w:tc>
        <w:tc>
          <w:tcPr>
            <w:tcW w:w="1134" w:type="dxa"/>
          </w:tcPr>
          <w:p w14:paraId="6A13372B" w14:textId="2BC64DE2"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0.0633</w:t>
            </w:r>
          </w:p>
        </w:tc>
      </w:tr>
      <w:tr w:rsidR="007C0FB3" w14:paraId="737A8E14" w14:textId="77777777" w:rsidTr="006D73A6">
        <w:tc>
          <w:tcPr>
            <w:tcW w:w="1385" w:type="dxa"/>
          </w:tcPr>
          <w:p w14:paraId="3C2A1984" w14:textId="3A7789D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Size</w:t>
            </w:r>
          </w:p>
        </w:tc>
        <w:tc>
          <w:tcPr>
            <w:tcW w:w="1134" w:type="dxa"/>
          </w:tcPr>
          <w:p w14:paraId="3621B9F1" w14:textId="5740026A"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-0.0285*</w:t>
            </w:r>
          </w:p>
        </w:tc>
        <w:tc>
          <w:tcPr>
            <w:tcW w:w="1134" w:type="dxa"/>
          </w:tcPr>
          <w:p w14:paraId="46E715FC" w14:textId="49B3854D"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5.9639</w:t>
            </w:r>
          </w:p>
        </w:tc>
        <w:tc>
          <w:tcPr>
            <w:tcW w:w="1134" w:type="dxa"/>
          </w:tcPr>
          <w:p w14:paraId="2A4350AC" w14:textId="30B2D330"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0.0089</w:t>
            </w:r>
          </w:p>
        </w:tc>
      </w:tr>
      <w:tr w:rsidR="007C0FB3" w14:paraId="522D4B52" w14:textId="77777777" w:rsidTr="006D73A6">
        <w:tc>
          <w:tcPr>
            <w:tcW w:w="1385" w:type="dxa"/>
          </w:tcPr>
          <w:p w14:paraId="446608C3" w14:textId="03DA489E"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Big4</w:t>
            </w:r>
          </w:p>
        </w:tc>
        <w:tc>
          <w:tcPr>
            <w:tcW w:w="1134" w:type="dxa"/>
          </w:tcPr>
          <w:p w14:paraId="196AF895" w14:textId="18335C26"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-0.026</w:t>
            </w:r>
          </w:p>
        </w:tc>
        <w:tc>
          <w:tcPr>
            <w:tcW w:w="1134" w:type="dxa"/>
          </w:tcPr>
          <w:p w14:paraId="37CF3A81" w14:textId="47E80E8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-0.9849</w:t>
            </w:r>
          </w:p>
        </w:tc>
        <w:tc>
          <w:tcPr>
            <w:tcW w:w="1134" w:type="dxa"/>
          </w:tcPr>
          <w:p w14:paraId="2404408E" w14:textId="6CA5B752"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0.00051</w:t>
            </w:r>
          </w:p>
        </w:tc>
      </w:tr>
      <w:tr w:rsidR="007C0FB3" w14:paraId="6D1F0F2B" w14:textId="77777777" w:rsidTr="006D73A6">
        <w:tc>
          <w:tcPr>
            <w:tcW w:w="1385" w:type="dxa"/>
          </w:tcPr>
          <w:p w14:paraId="279F9E81" w14:textId="7113211B"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行业固定效应</w:t>
            </w:r>
          </w:p>
        </w:tc>
        <w:tc>
          <w:tcPr>
            <w:tcW w:w="1134" w:type="dxa"/>
          </w:tcPr>
          <w:p w14:paraId="319075AF" w14:textId="3243EC0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0DFF849B" w14:textId="22456935"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1E8EF378" w14:textId="2E760513"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是</w:t>
            </w:r>
          </w:p>
        </w:tc>
      </w:tr>
      <w:tr w:rsidR="007C0FB3" w14:paraId="6B418975" w14:textId="77777777" w:rsidTr="006D73A6">
        <w:tc>
          <w:tcPr>
            <w:tcW w:w="1385" w:type="dxa"/>
          </w:tcPr>
          <w:p w14:paraId="7E0B721B" w14:textId="6B40904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时间固定效应</w:t>
            </w:r>
          </w:p>
        </w:tc>
        <w:tc>
          <w:tcPr>
            <w:tcW w:w="1134" w:type="dxa"/>
          </w:tcPr>
          <w:p w14:paraId="1825671A" w14:textId="084E7D98"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6DF11C7F" w14:textId="279545C4" w:rsidR="007C0FB3" w:rsidRPr="006D73A6" w:rsidRDefault="007C0FB3" w:rsidP="00520373">
            <w:pPr>
              <w:tabs>
                <w:tab w:val="left" w:pos="861"/>
              </w:tabs>
              <w:autoSpaceDE w:val="0"/>
              <w:autoSpaceDN w:val="0"/>
              <w:spacing w:before="1"/>
              <w:ind w:right="65"/>
              <w:jc w:val="left"/>
              <w:rPr>
                <w:szCs w:val="18"/>
              </w:rPr>
            </w:pPr>
            <w:r w:rsidRPr="006D73A6">
              <w:rPr>
                <w:rFonts w:hint="eastAsia"/>
                <w:szCs w:val="18"/>
              </w:rPr>
              <w:t>是</w:t>
            </w:r>
          </w:p>
        </w:tc>
        <w:tc>
          <w:tcPr>
            <w:tcW w:w="1134" w:type="dxa"/>
          </w:tcPr>
          <w:p w14:paraId="55DF1BFD" w14:textId="3C280D54" w:rsidR="007C0FB3" w:rsidRPr="006D73A6" w:rsidRDefault="00D61F62" w:rsidP="00520373">
            <w:pPr>
              <w:tabs>
                <w:tab w:val="left" w:pos="861"/>
              </w:tabs>
              <w:autoSpaceDE w:val="0"/>
              <w:autoSpaceDN w:val="0"/>
              <w:spacing w:before="1"/>
              <w:ind w:right="65"/>
              <w:jc w:val="left"/>
              <w:rPr>
                <w:szCs w:val="18"/>
              </w:rPr>
            </w:pPr>
            <w:r w:rsidRPr="006D73A6">
              <w:rPr>
                <w:rFonts w:hint="eastAsia"/>
                <w:szCs w:val="18"/>
              </w:rPr>
              <w:t>是</w:t>
            </w:r>
            <w:commentRangeEnd w:id="148"/>
            <w:r w:rsidR="00DE0186">
              <w:rPr>
                <w:rStyle w:val="afd"/>
              </w:rPr>
              <w:commentReference w:id="148"/>
            </w:r>
          </w:p>
        </w:tc>
      </w:tr>
    </w:tbl>
    <w:p w14:paraId="5F6E26BB" w14:textId="77777777" w:rsidR="00520373" w:rsidRPr="00520373" w:rsidRDefault="00520373" w:rsidP="00452712">
      <w:pPr>
        <w:tabs>
          <w:tab w:val="left" w:pos="861"/>
        </w:tabs>
        <w:autoSpaceDE w:val="0"/>
        <w:autoSpaceDN w:val="0"/>
        <w:spacing w:before="1"/>
        <w:ind w:right="65"/>
        <w:jc w:val="left"/>
        <w:rPr>
          <w:sz w:val="21"/>
          <w:szCs w:val="21"/>
        </w:rPr>
      </w:pPr>
    </w:p>
    <w:p w14:paraId="79D697AE" w14:textId="7DAAA7CA" w:rsidR="00CF1744" w:rsidRDefault="00067D79">
      <w:pPr>
        <w:ind w:firstLineChars="200" w:firstLine="420"/>
        <w:rPr>
          <w:rFonts w:ascii="宋体" w:hAnsi="宋体" w:hint="eastAsia"/>
          <w:sz w:val="21"/>
          <w:szCs w:val="21"/>
        </w:rPr>
      </w:pPr>
      <w:r>
        <w:rPr>
          <w:rFonts w:ascii="宋体" w:hAnsi="宋体" w:hint="eastAsia"/>
          <w:sz w:val="21"/>
          <w:szCs w:val="21"/>
        </w:rPr>
        <w:t>回归结果显示，无论采用均值、L1范数还是方差作为中介变量，其系数均在统计上显著，表明财经新闻的情绪倾向能够显著影响</w:t>
      </w:r>
      <w:r w:rsidR="009F5C96">
        <w:rPr>
          <w:rFonts w:ascii="宋体" w:hAnsi="宋体" w:hint="eastAsia"/>
          <w:sz w:val="21"/>
          <w:szCs w:val="21"/>
        </w:rPr>
        <w:t>社交媒体</w:t>
      </w:r>
      <w:r>
        <w:rPr>
          <w:rFonts w:ascii="宋体" w:hAnsi="宋体" w:hint="eastAsia"/>
          <w:sz w:val="21"/>
          <w:szCs w:val="21"/>
        </w:rPr>
        <w:t>情绪</w:t>
      </w:r>
      <w:r w:rsidR="0082772C">
        <w:rPr>
          <w:rFonts w:ascii="宋体" w:hAnsi="宋体" w:hint="eastAsia"/>
          <w:sz w:val="21"/>
          <w:szCs w:val="21"/>
        </w:rPr>
        <w:t>，证实了研究假设H3。</w:t>
      </w:r>
    </w:p>
    <w:p w14:paraId="6B8B6B79" w14:textId="53EEA8FE" w:rsidR="003F748E" w:rsidRDefault="003F748E" w:rsidP="003F748E">
      <w:pPr>
        <w:pStyle w:val="1"/>
        <w:numPr>
          <w:ilvl w:val="0"/>
          <w:numId w:val="0"/>
        </w:numPr>
        <w:rPr>
          <w:sz w:val="28"/>
          <w:szCs w:val="28"/>
        </w:rPr>
      </w:pPr>
      <w:r>
        <w:rPr>
          <w:rFonts w:hint="eastAsia"/>
          <w:sz w:val="28"/>
          <w:szCs w:val="28"/>
        </w:rPr>
        <w:t xml:space="preserve">5 </w:t>
      </w:r>
      <w:r>
        <w:rPr>
          <w:rFonts w:hint="eastAsia"/>
          <w:sz w:val="28"/>
          <w:szCs w:val="28"/>
        </w:rPr>
        <w:t>异质性分析</w:t>
      </w:r>
    </w:p>
    <w:p w14:paraId="3879D6A1" w14:textId="188889F0" w:rsidR="006744B8" w:rsidRDefault="006744B8" w:rsidP="00EA4CA3">
      <w:pPr>
        <w:pStyle w:val="2"/>
        <w:numPr>
          <w:ilvl w:val="0"/>
          <w:numId w:val="0"/>
        </w:numPr>
        <w:spacing w:before="78" w:after="78"/>
        <w:rPr>
          <w:b/>
          <w:szCs w:val="21"/>
        </w:rPr>
      </w:pPr>
      <w:r>
        <w:rPr>
          <w:rFonts w:hint="eastAsia"/>
          <w:b/>
          <w:szCs w:val="21"/>
        </w:rPr>
        <w:t>5.1</w:t>
      </w:r>
      <w:r>
        <w:rPr>
          <w:b/>
          <w:szCs w:val="21"/>
        </w:rPr>
        <w:t xml:space="preserve">  </w:t>
      </w:r>
      <w:r>
        <w:rPr>
          <w:rFonts w:hint="eastAsia"/>
          <w:b/>
          <w:szCs w:val="21"/>
        </w:rPr>
        <w:t>真假财经新闻文本情绪在影响上的差异</w:t>
      </w:r>
    </w:p>
    <w:p w14:paraId="352BBC99" w14:textId="77777777" w:rsidR="006744B8" w:rsidRDefault="006744B8" w:rsidP="006744B8">
      <w:pPr>
        <w:pStyle w:val="a0"/>
        <w:ind w:firstLineChars="0" w:firstLine="0"/>
        <w:rPr>
          <w:rFonts w:ascii="宋体" w:hAnsi="宋体" w:hint="eastAsia"/>
          <w:sz w:val="21"/>
          <w:szCs w:val="21"/>
        </w:rPr>
      </w:pPr>
      <w:r>
        <w:rPr>
          <w:rFonts w:ascii="宋体" w:hAnsi="宋体"/>
          <w:sz w:val="21"/>
          <w:szCs w:val="21"/>
        </w:rPr>
        <w:tab/>
      </w:r>
      <w:r>
        <w:rPr>
          <w:rFonts w:ascii="宋体" w:hAnsi="宋体" w:hint="eastAsia"/>
          <w:sz w:val="21"/>
          <w:szCs w:val="21"/>
        </w:rPr>
        <w:t>上面的研究已经表明，虚假财经新闻较之于真实财经新闻对股价异常收益率的影响更为显著。由于上文的估计是由双重差分得出的，并不包含新闻文本情形，因此本文基于基准回归，加入真假性作为调节变量。由于调节变量为虚拟变量，根据江艇（2022），构建如下模型：</w:t>
      </w:r>
    </w:p>
    <w:p w14:paraId="69EF18D0" w14:textId="5F6ADD15" w:rsidR="006744B8" w:rsidRPr="00283BAF" w:rsidRDefault="00000000" w:rsidP="006744B8">
      <w:pPr>
        <w:pStyle w:val="a0"/>
        <w:ind w:firstLineChars="0" w:firstLine="0"/>
        <w:rPr>
          <w:rFonts w:ascii="宋体" w:hAnsi="宋体" w:hint="eastAsia"/>
        </w:rPr>
      </w:pPr>
      <m:oMathPara>
        <m:oMath>
          <m:eqArr>
            <m:eqArrPr>
              <m:maxDist m:val="1"/>
              <m:ctrlPr>
                <w:rPr>
                  <w:rFonts w:ascii="Cambria Math" w:hAnsi="Cambria Math"/>
                  <w:iCs/>
                </w:rPr>
              </m:ctrlPr>
            </m:eqArrPr>
            <m:e>
              <m:r>
                <w:rPr>
                  <w:rFonts w:ascii="Cambria Math" w:hAnsi="Cambria Math"/>
                </w:rPr>
                <m:t>CAR=</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M×D+</m:t>
              </m:r>
              <m:sSub>
                <m:sSubPr>
                  <m:ctrlPr>
                    <w:rPr>
                      <w:rFonts w:ascii="Cambria Math" w:hAnsi="Cambria Math"/>
                      <w:i/>
                    </w:rPr>
                  </m:ctrlPr>
                </m:sSubPr>
                <m:e>
                  <m:r>
                    <w:rPr>
                      <w:rFonts w:ascii="Cambria Math" w:hAnsi="Cambria Math"/>
                    </w:rPr>
                    <m:t>γ</m:t>
                  </m:r>
                </m:e>
                <m:sub>
                  <m:r>
                    <w:rPr>
                      <w:rFonts w:ascii="Cambria Math" w:hAnsi="Cambria Math"/>
                    </w:rPr>
                    <m:t>3</m:t>
                  </m:r>
                </m:sub>
              </m:sSub>
              <m:d>
                <m:dPr>
                  <m:ctrlPr>
                    <w:rPr>
                      <w:rFonts w:ascii="Cambria Math" w:hAnsi="Cambria Math"/>
                      <w:i/>
                    </w:rPr>
                  </m:ctrlPr>
                </m:dPr>
                <m:e>
                  <m:r>
                    <w:rPr>
                      <w:rFonts w:ascii="Cambria Math" w:hAnsi="Cambria Math"/>
                    </w:rPr>
                    <m:t>1-M</m:t>
                  </m:r>
                </m:e>
              </m:d>
              <m:r>
                <w:rPr>
                  <w:rFonts w:ascii="Cambria Math" w:hAnsi="Cambria Math"/>
                </w:rPr>
                <m:t>×D+ϵ#</m:t>
              </m:r>
              <m:d>
                <m:dPr>
                  <m:ctrlPr>
                    <w:rPr>
                      <w:rFonts w:ascii="Cambria Math" w:hAnsi="Cambria Math"/>
                      <w:iCs/>
                    </w:rPr>
                  </m:ctrlPr>
                </m:dPr>
                <m:e>
                  <m:r>
                    <m:rPr>
                      <m:sty m:val="p"/>
                    </m:rPr>
                    <w:rPr>
                      <w:rFonts w:ascii="Cambria Math" w:hAnsi="Cambria Math"/>
                    </w:rPr>
                    <m:t>9</m:t>
                  </m:r>
                </m:e>
              </m:d>
              <m:ctrlPr>
                <w:rPr>
                  <w:rFonts w:ascii="Cambria Math" w:hAnsi="Cambria Math"/>
                  <w:i/>
                </w:rPr>
              </m:ctrlPr>
            </m:e>
          </m:eqArr>
        </m:oMath>
      </m:oMathPara>
    </w:p>
    <w:p w14:paraId="12E93F67" w14:textId="77777777" w:rsidR="00283BAF" w:rsidRPr="00283BAF" w:rsidRDefault="00283BAF" w:rsidP="006744B8">
      <w:pPr>
        <w:pStyle w:val="a0"/>
        <w:ind w:firstLineChars="0" w:firstLine="0"/>
        <w:rPr>
          <w:rFonts w:ascii="宋体" w:hAnsi="宋体" w:hint="eastAsia"/>
          <w:iCs/>
        </w:rPr>
      </w:pPr>
    </w:p>
    <w:p w14:paraId="1497DE99" w14:textId="7505F41C" w:rsidR="006744B8" w:rsidRDefault="006744B8" w:rsidP="006744B8">
      <w:pPr>
        <w:pStyle w:val="a0"/>
        <w:ind w:firstLineChars="0" w:firstLine="0"/>
        <w:rPr>
          <w:rFonts w:ascii="宋体" w:hAnsi="宋体" w:hint="eastAsia"/>
          <w:sz w:val="21"/>
          <w:szCs w:val="21"/>
        </w:rPr>
      </w:pPr>
      <w:r>
        <w:rPr>
          <w:rFonts w:ascii="宋体" w:hAnsi="宋体" w:hint="eastAsia"/>
          <w:sz w:val="21"/>
          <w:szCs w:val="21"/>
        </w:rPr>
        <w:t>其中，M表示新闻文本情绪，D表示真假性，</w:t>
      </w:r>
      <m:oMath>
        <m:sSub>
          <m:sSubPr>
            <m:ctrlPr>
              <w:rPr>
                <w:rFonts w:ascii="Cambria Math" w:hAnsi="Cambria Math"/>
                <w:i/>
                <w:sz w:val="21"/>
                <w:szCs w:val="21"/>
              </w:rPr>
            </m:ctrlPr>
          </m:sSubPr>
          <m:e>
            <m:r>
              <w:rPr>
                <w:rFonts w:ascii="Cambria Math" w:hAnsi="Cambria Math"/>
                <w:sz w:val="21"/>
                <w:szCs w:val="21"/>
              </w:rPr>
              <m:t>γ</m:t>
            </m:r>
          </m:e>
          <m:sub>
            <m:r>
              <w:rPr>
                <w:rFonts w:ascii="Cambria Math" w:hAnsi="Cambria Math"/>
                <w:sz w:val="21"/>
                <w:szCs w:val="21"/>
              </w:rPr>
              <m:t>2</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γ</m:t>
            </m:r>
          </m:e>
          <m:sub>
            <m:r>
              <w:rPr>
                <w:rFonts w:ascii="Cambria Math" w:hAnsi="Cambria Math"/>
                <w:sz w:val="21"/>
                <w:szCs w:val="21"/>
              </w:rPr>
              <m:t>3</m:t>
            </m:r>
          </m:sub>
        </m:sSub>
      </m:oMath>
      <w:r>
        <w:rPr>
          <w:rFonts w:ascii="宋体" w:hAnsi="宋体" w:hint="eastAsia"/>
          <w:sz w:val="21"/>
          <w:szCs w:val="21"/>
        </w:rPr>
        <w:t>显示了两个组的因果效应。同样地，为验证财经新闻的真伪性是否存在对社交媒体情绪在影响上差异，也构建类似的方程。上述回归所得结果如表</w:t>
      </w:r>
      <w:r w:rsidR="00452712">
        <w:rPr>
          <w:rFonts w:ascii="宋体" w:hAnsi="宋体" w:hint="eastAsia"/>
          <w:sz w:val="21"/>
          <w:szCs w:val="21"/>
        </w:rPr>
        <w:t>7</w:t>
      </w:r>
      <w:r>
        <w:rPr>
          <w:rFonts w:ascii="宋体" w:hAnsi="宋体" w:hint="eastAsia"/>
          <w:sz w:val="21"/>
          <w:szCs w:val="21"/>
        </w:rPr>
        <w:t>：</w:t>
      </w:r>
    </w:p>
    <w:tbl>
      <w:tblPr>
        <w:tblStyle w:val="af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1276"/>
        <w:gridCol w:w="1275"/>
      </w:tblGrid>
      <w:tr w:rsidR="00452712" w14:paraId="1A71C27E" w14:textId="77777777" w:rsidTr="007D784A">
        <w:tc>
          <w:tcPr>
            <w:tcW w:w="4077" w:type="dxa"/>
            <w:gridSpan w:val="3"/>
            <w:tcBorders>
              <w:top w:val="single" w:sz="4" w:space="0" w:color="auto"/>
              <w:bottom w:val="single" w:sz="4" w:space="0" w:color="auto"/>
            </w:tcBorders>
          </w:tcPr>
          <w:p w14:paraId="406C6BD6" w14:textId="712F9B35" w:rsidR="00452712" w:rsidRDefault="00452712" w:rsidP="00452712">
            <w:pPr>
              <w:pStyle w:val="a0"/>
              <w:ind w:firstLineChars="0" w:firstLine="0"/>
              <w:jc w:val="center"/>
              <w:rPr>
                <w:rFonts w:ascii="宋体" w:hAnsi="宋体" w:hint="eastAsia"/>
                <w:iCs/>
                <w:sz w:val="21"/>
                <w:szCs w:val="21"/>
              </w:rPr>
            </w:pPr>
            <w:r>
              <w:rPr>
                <w:rFonts w:ascii="宋体" w:hAnsi="宋体" w:hint="eastAsia"/>
                <w:iCs/>
                <w:sz w:val="21"/>
                <w:szCs w:val="21"/>
              </w:rPr>
              <w:t>表7 真假财经新闻与情绪</w:t>
            </w:r>
          </w:p>
        </w:tc>
      </w:tr>
      <w:tr w:rsidR="006744B8" w14:paraId="7E1F1140" w14:textId="77777777" w:rsidTr="00452712">
        <w:tc>
          <w:tcPr>
            <w:tcW w:w="1526" w:type="dxa"/>
            <w:tcBorders>
              <w:top w:val="single" w:sz="4" w:space="0" w:color="auto"/>
              <w:bottom w:val="single" w:sz="4" w:space="0" w:color="auto"/>
            </w:tcBorders>
          </w:tcPr>
          <w:p w14:paraId="214350CD" w14:textId="77777777" w:rsidR="006744B8" w:rsidRPr="005E1642" w:rsidRDefault="006744B8" w:rsidP="00846762">
            <w:pPr>
              <w:pStyle w:val="a0"/>
              <w:ind w:firstLineChars="0" w:firstLine="0"/>
              <w:jc w:val="center"/>
              <w:rPr>
                <w:rFonts w:ascii="宋体" w:hAnsi="宋体" w:hint="eastAsia"/>
                <w:iCs/>
                <w:sz w:val="21"/>
                <w:szCs w:val="21"/>
              </w:rPr>
            </w:pPr>
            <w:r w:rsidRPr="005E1642">
              <w:rPr>
                <w:rFonts w:ascii="宋体" w:hAnsi="宋体" w:hint="eastAsia"/>
                <w:iCs/>
                <w:sz w:val="21"/>
                <w:szCs w:val="21"/>
              </w:rPr>
              <w:t>变量</w:t>
            </w:r>
          </w:p>
        </w:tc>
        <w:tc>
          <w:tcPr>
            <w:tcW w:w="1276" w:type="dxa"/>
            <w:tcBorders>
              <w:top w:val="single" w:sz="4" w:space="0" w:color="auto"/>
              <w:bottom w:val="single" w:sz="4" w:space="0" w:color="auto"/>
            </w:tcBorders>
          </w:tcPr>
          <w:p w14:paraId="2E7F8B4F"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CAR</w:t>
            </w:r>
          </w:p>
        </w:tc>
        <w:tc>
          <w:tcPr>
            <w:tcW w:w="1275" w:type="dxa"/>
            <w:tcBorders>
              <w:top w:val="single" w:sz="4" w:space="0" w:color="auto"/>
              <w:bottom w:val="single" w:sz="4" w:space="0" w:color="auto"/>
            </w:tcBorders>
          </w:tcPr>
          <w:p w14:paraId="6E10306F"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Mean</w:t>
            </w:r>
          </w:p>
        </w:tc>
      </w:tr>
      <w:tr w:rsidR="006744B8" w14:paraId="58B77D16" w14:textId="77777777" w:rsidTr="00452712">
        <w:tc>
          <w:tcPr>
            <w:tcW w:w="1526" w:type="dxa"/>
            <w:tcBorders>
              <w:top w:val="single" w:sz="4" w:space="0" w:color="auto"/>
            </w:tcBorders>
          </w:tcPr>
          <w:p w14:paraId="08E5B911" w14:textId="77777777" w:rsidR="006744B8" w:rsidRPr="005E1642" w:rsidRDefault="006744B8" w:rsidP="00846762">
            <w:pPr>
              <w:pStyle w:val="a0"/>
              <w:ind w:firstLineChars="0" w:firstLine="0"/>
              <w:jc w:val="center"/>
              <w:rPr>
                <w:rFonts w:ascii="宋体" w:hAnsi="宋体" w:hint="eastAsia"/>
                <w:iCs/>
                <w:sz w:val="21"/>
                <w:szCs w:val="21"/>
              </w:rPr>
            </w:pPr>
            <w:r w:rsidRPr="005E1642">
              <w:rPr>
                <w:rFonts w:ascii="宋体" w:hAnsi="宋体" w:hint="eastAsia"/>
                <w:iCs/>
                <w:sz w:val="21"/>
                <w:szCs w:val="21"/>
              </w:rPr>
              <w:t>M</w:t>
            </w:r>
          </w:p>
        </w:tc>
        <w:tc>
          <w:tcPr>
            <w:tcW w:w="1276" w:type="dxa"/>
            <w:tcBorders>
              <w:top w:val="single" w:sz="4" w:space="0" w:color="auto"/>
            </w:tcBorders>
          </w:tcPr>
          <w:p w14:paraId="6FF97B8B"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0.0269***</w:t>
            </w:r>
          </w:p>
        </w:tc>
        <w:tc>
          <w:tcPr>
            <w:tcW w:w="1275" w:type="dxa"/>
            <w:tcBorders>
              <w:top w:val="single" w:sz="4" w:space="0" w:color="auto"/>
            </w:tcBorders>
          </w:tcPr>
          <w:p w14:paraId="51057071"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0.0594***</w:t>
            </w:r>
          </w:p>
        </w:tc>
      </w:tr>
      <w:tr w:rsidR="006744B8" w14:paraId="4170D981" w14:textId="77777777" w:rsidTr="00452712">
        <w:tc>
          <w:tcPr>
            <w:tcW w:w="1526" w:type="dxa"/>
          </w:tcPr>
          <w:p w14:paraId="12468D43" w14:textId="77777777" w:rsidR="006744B8" w:rsidRPr="005E1642" w:rsidRDefault="006744B8" w:rsidP="00846762">
            <w:pPr>
              <w:pStyle w:val="a0"/>
              <w:ind w:firstLineChars="0" w:firstLine="0"/>
              <w:jc w:val="center"/>
              <w:rPr>
                <w:rFonts w:ascii="宋体" w:hAnsi="宋体" w:hint="eastAsia"/>
                <w:iCs/>
                <w:sz w:val="21"/>
                <w:szCs w:val="21"/>
              </w:rPr>
            </w:pPr>
            <w:r>
              <w:rPr>
                <w:rFonts w:ascii="宋体" w:hAnsi="宋体" w:hint="eastAsia"/>
                <w:iCs/>
                <w:sz w:val="21"/>
                <w:szCs w:val="21"/>
              </w:rPr>
              <w:t>M·D</w:t>
            </w:r>
          </w:p>
        </w:tc>
        <w:tc>
          <w:tcPr>
            <w:tcW w:w="1276" w:type="dxa"/>
          </w:tcPr>
          <w:p w14:paraId="37A5F5C4"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0.098</w:t>
            </w:r>
          </w:p>
        </w:tc>
        <w:tc>
          <w:tcPr>
            <w:tcW w:w="1275" w:type="dxa"/>
          </w:tcPr>
          <w:p w14:paraId="74D24368"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0.0294*</w:t>
            </w:r>
          </w:p>
        </w:tc>
      </w:tr>
      <w:tr w:rsidR="006744B8" w14:paraId="0250C0B3" w14:textId="77777777" w:rsidTr="00452712">
        <w:tc>
          <w:tcPr>
            <w:tcW w:w="1526" w:type="dxa"/>
          </w:tcPr>
          <w:p w14:paraId="2154F2EC" w14:textId="77777777" w:rsidR="006744B8" w:rsidRDefault="006744B8" w:rsidP="00846762">
            <w:pPr>
              <w:pStyle w:val="a0"/>
              <w:ind w:firstLineChars="0" w:firstLine="0"/>
              <w:jc w:val="center"/>
              <w:rPr>
                <w:rFonts w:ascii="宋体" w:hAnsi="宋体" w:hint="eastAsia"/>
                <w:iCs/>
                <w:sz w:val="21"/>
                <w:szCs w:val="21"/>
              </w:rPr>
            </w:pPr>
            <w:commentRangeStart w:id="149"/>
            <w:r>
              <w:rPr>
                <w:rFonts w:ascii="宋体" w:hAnsi="宋体" w:hint="eastAsia"/>
                <w:iCs/>
                <w:sz w:val="21"/>
                <w:szCs w:val="21"/>
              </w:rPr>
              <w:t>M·(1-D)</w:t>
            </w:r>
            <w:commentRangeEnd w:id="149"/>
            <w:r w:rsidR="00D32941">
              <w:rPr>
                <w:rStyle w:val="afd"/>
              </w:rPr>
              <w:commentReference w:id="149"/>
            </w:r>
          </w:p>
        </w:tc>
        <w:tc>
          <w:tcPr>
            <w:tcW w:w="1276" w:type="dxa"/>
          </w:tcPr>
          <w:p w14:paraId="52F7FF08"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0.0170</w:t>
            </w:r>
          </w:p>
        </w:tc>
        <w:tc>
          <w:tcPr>
            <w:tcW w:w="1275" w:type="dxa"/>
          </w:tcPr>
          <w:p w14:paraId="0EFFB1B2"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0.0301</w:t>
            </w:r>
          </w:p>
        </w:tc>
      </w:tr>
      <w:tr w:rsidR="006744B8" w14:paraId="55CC1090" w14:textId="77777777" w:rsidTr="00452712">
        <w:tc>
          <w:tcPr>
            <w:tcW w:w="1526" w:type="dxa"/>
          </w:tcPr>
          <w:p w14:paraId="6EFD4DFE"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控制变量</w:t>
            </w:r>
          </w:p>
        </w:tc>
        <w:tc>
          <w:tcPr>
            <w:tcW w:w="1276" w:type="dxa"/>
          </w:tcPr>
          <w:p w14:paraId="06A6079C"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c>
          <w:tcPr>
            <w:tcW w:w="1275" w:type="dxa"/>
          </w:tcPr>
          <w:p w14:paraId="2A7E994E"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r>
      <w:tr w:rsidR="006744B8" w14:paraId="7420D07B" w14:textId="77777777" w:rsidTr="00452712">
        <w:tc>
          <w:tcPr>
            <w:tcW w:w="1526" w:type="dxa"/>
          </w:tcPr>
          <w:p w14:paraId="10A44C3E" w14:textId="77777777" w:rsidR="006744B8" w:rsidRDefault="006744B8" w:rsidP="00846762">
            <w:pPr>
              <w:pStyle w:val="a0"/>
              <w:ind w:firstLineChars="0" w:firstLine="0"/>
              <w:rPr>
                <w:rFonts w:ascii="宋体" w:hAnsi="宋体" w:hint="eastAsia"/>
                <w:iCs/>
                <w:sz w:val="21"/>
                <w:szCs w:val="21"/>
              </w:rPr>
            </w:pPr>
            <w:r>
              <w:rPr>
                <w:rFonts w:ascii="宋体" w:hAnsi="宋体" w:hint="eastAsia"/>
                <w:iCs/>
                <w:sz w:val="21"/>
                <w:szCs w:val="21"/>
              </w:rPr>
              <w:t>行业固定效应</w:t>
            </w:r>
          </w:p>
        </w:tc>
        <w:tc>
          <w:tcPr>
            <w:tcW w:w="1276" w:type="dxa"/>
          </w:tcPr>
          <w:p w14:paraId="0A0D9788"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c>
          <w:tcPr>
            <w:tcW w:w="1275" w:type="dxa"/>
          </w:tcPr>
          <w:p w14:paraId="467AE7F1"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r>
      <w:tr w:rsidR="006744B8" w14:paraId="46E0B70A" w14:textId="77777777" w:rsidTr="00452712">
        <w:tc>
          <w:tcPr>
            <w:tcW w:w="1526" w:type="dxa"/>
          </w:tcPr>
          <w:p w14:paraId="29EAE6E9" w14:textId="77777777" w:rsidR="006744B8" w:rsidRDefault="006744B8" w:rsidP="00846762">
            <w:pPr>
              <w:pStyle w:val="a0"/>
              <w:ind w:firstLineChars="0" w:firstLine="0"/>
              <w:rPr>
                <w:rFonts w:ascii="宋体" w:hAnsi="宋体" w:hint="eastAsia"/>
                <w:iCs/>
                <w:sz w:val="21"/>
                <w:szCs w:val="21"/>
              </w:rPr>
            </w:pPr>
            <w:r>
              <w:rPr>
                <w:rFonts w:ascii="宋体" w:hAnsi="宋体" w:hint="eastAsia"/>
                <w:iCs/>
                <w:sz w:val="21"/>
                <w:szCs w:val="21"/>
              </w:rPr>
              <w:t>年份固定效应</w:t>
            </w:r>
          </w:p>
        </w:tc>
        <w:tc>
          <w:tcPr>
            <w:tcW w:w="1276" w:type="dxa"/>
          </w:tcPr>
          <w:p w14:paraId="33A94599"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c>
          <w:tcPr>
            <w:tcW w:w="1275" w:type="dxa"/>
          </w:tcPr>
          <w:p w14:paraId="7FDFC6F6" w14:textId="77777777" w:rsidR="006744B8" w:rsidRPr="005E1642" w:rsidRDefault="006744B8" w:rsidP="00846762">
            <w:pPr>
              <w:pStyle w:val="a0"/>
              <w:ind w:firstLineChars="0" w:firstLine="0"/>
              <w:rPr>
                <w:rFonts w:ascii="宋体" w:hAnsi="宋体" w:hint="eastAsia"/>
                <w:iCs/>
                <w:sz w:val="21"/>
                <w:szCs w:val="21"/>
              </w:rPr>
            </w:pPr>
            <w:r>
              <w:rPr>
                <w:rFonts w:ascii="宋体" w:hAnsi="宋体" w:hint="eastAsia"/>
                <w:iCs/>
                <w:sz w:val="21"/>
                <w:szCs w:val="21"/>
              </w:rPr>
              <w:t>是</w:t>
            </w:r>
          </w:p>
        </w:tc>
      </w:tr>
    </w:tbl>
    <w:p w14:paraId="38448A49" w14:textId="0072D5C7" w:rsidR="006744B8" w:rsidRPr="00452712" w:rsidRDefault="006744B8" w:rsidP="00452712">
      <w:pPr>
        <w:pStyle w:val="a0"/>
        <w:ind w:firstLine="420"/>
        <w:rPr>
          <w:rFonts w:ascii="宋体" w:hAnsi="宋体" w:hint="eastAsia"/>
          <w:iCs/>
          <w:sz w:val="21"/>
          <w:szCs w:val="21"/>
        </w:rPr>
      </w:pPr>
      <w:r>
        <w:rPr>
          <w:rFonts w:ascii="宋体" w:hAnsi="宋体" w:hint="eastAsia"/>
          <w:iCs/>
          <w:sz w:val="21"/>
          <w:szCs w:val="21"/>
        </w:rPr>
        <w:t>回归结果表明，对于财经新闻情绪对股价累计异常收益率的影响而言，不同真假的财经新闻不具有显著的差异，说明财经新闻文本的真假</w:t>
      </w:r>
      <w:proofErr w:type="gramStart"/>
      <w:r>
        <w:rPr>
          <w:rFonts w:ascii="宋体" w:hAnsi="宋体" w:hint="eastAsia"/>
          <w:iCs/>
          <w:sz w:val="21"/>
          <w:szCs w:val="21"/>
        </w:rPr>
        <w:t>性不会</w:t>
      </w:r>
      <w:proofErr w:type="gramEnd"/>
      <w:r>
        <w:rPr>
          <w:rFonts w:ascii="宋体" w:hAnsi="宋体" w:hint="eastAsia"/>
          <w:iCs/>
          <w:sz w:val="21"/>
          <w:szCs w:val="21"/>
        </w:rPr>
        <w:t>从财经新闻文本的情绪上反映，而是通过其他渠道影响股价。进一步检验表明，对于不</w:t>
      </w:r>
      <w:proofErr w:type="gramStart"/>
      <w:r>
        <w:rPr>
          <w:rFonts w:ascii="宋体" w:hAnsi="宋体" w:hint="eastAsia"/>
          <w:iCs/>
          <w:sz w:val="21"/>
          <w:szCs w:val="21"/>
        </w:rPr>
        <w:t>存在组</w:t>
      </w:r>
      <w:proofErr w:type="gramEnd"/>
      <w:r>
        <w:rPr>
          <w:rFonts w:ascii="宋体" w:hAnsi="宋体" w:hint="eastAsia"/>
          <w:iCs/>
          <w:sz w:val="21"/>
          <w:szCs w:val="21"/>
        </w:rPr>
        <w:t>间差异的</w:t>
      </w:r>
      <w:commentRangeStart w:id="150"/>
      <w:r>
        <w:rPr>
          <w:rFonts w:ascii="宋体" w:hAnsi="宋体" w:hint="eastAsia"/>
          <w:iCs/>
          <w:sz w:val="21"/>
          <w:szCs w:val="21"/>
        </w:rPr>
        <w:t>假设</w:t>
      </w:r>
      <m:oMath>
        <m:sSub>
          <m:sSubPr>
            <m:ctrlPr>
              <w:rPr>
                <w:rFonts w:ascii="Cambria Math" w:hAnsi="Cambria Math"/>
                <w:i/>
                <w:iCs/>
                <w:sz w:val="21"/>
                <w:szCs w:val="21"/>
              </w:rPr>
            </m:ctrlPr>
          </m:sSubPr>
          <m:e>
            <m:r>
              <w:rPr>
                <w:rFonts w:ascii="Cambria Math" w:hAnsi="Cambria Math"/>
                <w:sz w:val="21"/>
                <w:szCs w:val="21"/>
              </w:rPr>
              <m:t>H</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γ</m:t>
            </m:r>
          </m:e>
          <m:sub>
            <m:r>
              <w:rPr>
                <w:rFonts w:ascii="Cambria Math" w:hAnsi="Cambria Math"/>
                <w:sz w:val="21"/>
                <w:szCs w:val="21"/>
              </w:rPr>
              <m:t>2</m:t>
            </m:r>
          </m:sub>
        </m:sSub>
        <m:r>
          <w:rPr>
            <w:rFonts w:ascii="Cambria Math" w:hAnsi="Cambria Math"/>
            <w:sz w:val="21"/>
            <w:szCs w:val="21"/>
          </w:rPr>
          <m:t>=γ_3</m:t>
        </m:r>
      </m:oMath>
      <w:r>
        <w:rPr>
          <w:rFonts w:ascii="宋体" w:hAnsi="宋体" w:hint="eastAsia"/>
          <w:iCs/>
          <w:sz w:val="21"/>
          <w:szCs w:val="21"/>
        </w:rPr>
        <w:t>，所得的P值为0.779&gt;0.1,说明不能拒绝原假设</w:t>
      </w:r>
      <w:commentRangeEnd w:id="150"/>
      <w:r w:rsidR="00976173">
        <w:rPr>
          <w:rStyle w:val="afd"/>
        </w:rPr>
        <w:commentReference w:id="150"/>
      </w:r>
      <w:r>
        <w:rPr>
          <w:rFonts w:ascii="宋体" w:hAnsi="宋体" w:hint="eastAsia"/>
          <w:iCs/>
          <w:sz w:val="21"/>
          <w:szCs w:val="21"/>
        </w:rPr>
        <w:t>，即不能认为真假性不同的财经新闻的文本情绪在对股价异常收益率上存在差异。而对社交媒体的回归则表明，真实新闻</w:t>
      </w:r>
      <w:proofErr w:type="gramStart"/>
      <w:r>
        <w:rPr>
          <w:rFonts w:ascii="宋体" w:hAnsi="宋体" w:hint="eastAsia"/>
          <w:iCs/>
          <w:sz w:val="21"/>
          <w:szCs w:val="21"/>
        </w:rPr>
        <w:t>下估计</w:t>
      </w:r>
      <w:proofErr w:type="gramEnd"/>
      <w:r>
        <w:rPr>
          <w:rFonts w:ascii="宋体" w:hAnsi="宋体" w:hint="eastAsia"/>
          <w:iCs/>
          <w:sz w:val="21"/>
          <w:szCs w:val="21"/>
        </w:rPr>
        <w:t>系数显著为正，但虚假新闻下系数不显著。同样地，原假设不</w:t>
      </w:r>
      <w:proofErr w:type="gramStart"/>
      <w:r>
        <w:rPr>
          <w:rFonts w:ascii="宋体" w:hAnsi="宋体" w:hint="eastAsia"/>
          <w:iCs/>
          <w:sz w:val="21"/>
          <w:szCs w:val="21"/>
        </w:rPr>
        <w:t>存在组</w:t>
      </w:r>
      <w:proofErr w:type="gramEnd"/>
      <w:r>
        <w:rPr>
          <w:rFonts w:ascii="宋体" w:hAnsi="宋体" w:hint="eastAsia"/>
          <w:iCs/>
          <w:sz w:val="21"/>
          <w:szCs w:val="21"/>
        </w:rPr>
        <w:t>间差异的P值为0.98&gt;0.1，因此也不能认为</w:t>
      </w:r>
      <w:proofErr w:type="gramStart"/>
      <w:r>
        <w:rPr>
          <w:rFonts w:ascii="宋体" w:hAnsi="宋体" w:hint="eastAsia"/>
          <w:iCs/>
          <w:sz w:val="21"/>
          <w:szCs w:val="21"/>
        </w:rPr>
        <w:t>存在组</w:t>
      </w:r>
      <w:proofErr w:type="gramEnd"/>
      <w:r>
        <w:rPr>
          <w:rFonts w:ascii="宋体" w:hAnsi="宋体" w:hint="eastAsia"/>
          <w:iCs/>
          <w:sz w:val="21"/>
          <w:szCs w:val="21"/>
        </w:rPr>
        <w:t>间差异。</w:t>
      </w:r>
    </w:p>
    <w:p w14:paraId="75812A0F" w14:textId="7C76AB8A" w:rsidR="00CF1744" w:rsidRDefault="003F748E" w:rsidP="00EA4CA3">
      <w:pPr>
        <w:pStyle w:val="2"/>
        <w:numPr>
          <w:ilvl w:val="0"/>
          <w:numId w:val="0"/>
        </w:numPr>
        <w:spacing w:before="78" w:after="78"/>
        <w:rPr>
          <w:b/>
          <w:szCs w:val="21"/>
        </w:rPr>
      </w:pPr>
      <w:r>
        <w:rPr>
          <w:rFonts w:hint="eastAsia"/>
          <w:b/>
          <w:szCs w:val="21"/>
        </w:rPr>
        <w:t>5.</w:t>
      </w:r>
      <w:r w:rsidR="006744B8">
        <w:rPr>
          <w:rFonts w:hint="eastAsia"/>
          <w:b/>
          <w:szCs w:val="21"/>
        </w:rPr>
        <w:t>2</w:t>
      </w:r>
      <w:r>
        <w:rPr>
          <w:b/>
          <w:szCs w:val="21"/>
        </w:rPr>
        <w:t xml:space="preserve">  </w:t>
      </w:r>
      <w:r w:rsidR="00A36D44">
        <w:rPr>
          <w:rFonts w:hint="eastAsia"/>
          <w:b/>
          <w:szCs w:val="21"/>
        </w:rPr>
        <w:t>不同测度标准</w:t>
      </w:r>
      <w:proofErr w:type="gramStart"/>
      <w:r w:rsidR="00A36D44">
        <w:rPr>
          <w:rFonts w:hint="eastAsia"/>
          <w:b/>
          <w:szCs w:val="21"/>
        </w:rPr>
        <w:t>下情绪</w:t>
      </w:r>
      <w:proofErr w:type="gramEnd"/>
      <w:r w:rsidR="00A36D44">
        <w:rPr>
          <w:rFonts w:hint="eastAsia"/>
          <w:b/>
          <w:szCs w:val="21"/>
        </w:rPr>
        <w:t>分数的差异</w:t>
      </w:r>
    </w:p>
    <w:p w14:paraId="4357C771" w14:textId="77777777" w:rsidR="00452712" w:rsidRDefault="00067D79" w:rsidP="00165C85">
      <w:pPr>
        <w:ind w:firstLine="419"/>
        <w:rPr>
          <w:rFonts w:ascii="宋体" w:hAnsi="宋体" w:hint="eastAsia"/>
          <w:sz w:val="21"/>
          <w:szCs w:val="21"/>
        </w:rPr>
      </w:pPr>
      <w:r>
        <w:rPr>
          <w:rFonts w:ascii="宋体" w:hAnsi="宋体" w:hint="eastAsia"/>
          <w:sz w:val="21"/>
          <w:szCs w:val="21"/>
        </w:rPr>
        <w:t xml:space="preserve">本文基准回归所采用的新闻情绪变量来源于 </w:t>
      </w:r>
      <w:proofErr w:type="spellStart"/>
      <w:r>
        <w:rPr>
          <w:rFonts w:ascii="宋体" w:hAnsi="宋体" w:hint="eastAsia"/>
          <w:sz w:val="21"/>
          <w:szCs w:val="21"/>
        </w:rPr>
        <w:t>Deepseek</w:t>
      </w:r>
      <w:proofErr w:type="spellEnd"/>
      <w:r>
        <w:rPr>
          <w:rFonts w:ascii="宋体" w:hAnsi="宋体" w:hint="eastAsia"/>
          <w:sz w:val="21"/>
          <w:szCs w:val="21"/>
        </w:rPr>
        <w:t xml:space="preserve"> 测度结果。为研究</w:t>
      </w:r>
      <w:r w:rsidR="00165C85">
        <w:rPr>
          <w:rFonts w:ascii="宋体" w:hAnsi="宋体" w:hint="eastAsia"/>
          <w:sz w:val="21"/>
          <w:szCs w:val="21"/>
        </w:rPr>
        <w:t>不同的</w:t>
      </w:r>
      <w:r>
        <w:rPr>
          <w:rFonts w:ascii="宋体" w:hAnsi="宋体" w:hint="eastAsia"/>
          <w:sz w:val="21"/>
          <w:szCs w:val="21"/>
        </w:rPr>
        <w:t>情绪分数</w:t>
      </w:r>
      <w:r w:rsidR="00165C85">
        <w:rPr>
          <w:rFonts w:ascii="宋体" w:hAnsi="宋体" w:hint="eastAsia"/>
          <w:sz w:val="21"/>
          <w:szCs w:val="21"/>
        </w:rPr>
        <w:t>测度方式的区别</w:t>
      </w:r>
      <w:r>
        <w:rPr>
          <w:rFonts w:ascii="宋体" w:hAnsi="宋体" w:hint="eastAsia"/>
          <w:sz w:val="21"/>
          <w:szCs w:val="21"/>
        </w:rPr>
        <w:t>，本文选用了</w:t>
      </w:r>
      <w:proofErr w:type="spellStart"/>
      <w:r>
        <w:rPr>
          <w:rFonts w:ascii="宋体" w:hAnsi="宋体" w:hint="eastAsia"/>
          <w:sz w:val="21"/>
          <w:szCs w:val="21"/>
        </w:rPr>
        <w:t>huggingface</w:t>
      </w:r>
      <w:proofErr w:type="spellEnd"/>
      <w:r>
        <w:rPr>
          <w:rFonts w:ascii="宋体" w:hAnsi="宋体" w:hint="eastAsia"/>
          <w:sz w:val="21"/>
          <w:szCs w:val="21"/>
        </w:rPr>
        <w:t>中</w:t>
      </w:r>
      <w:proofErr w:type="gramStart"/>
      <w:r>
        <w:rPr>
          <w:rFonts w:ascii="宋体" w:hAnsi="宋体" w:hint="eastAsia"/>
          <w:sz w:val="21"/>
          <w:szCs w:val="21"/>
        </w:rPr>
        <w:t>预训练</w:t>
      </w:r>
      <w:proofErr w:type="gramEnd"/>
      <w:r>
        <w:rPr>
          <w:rFonts w:ascii="宋体" w:hAnsi="宋体" w:hint="eastAsia"/>
          <w:sz w:val="21"/>
          <w:szCs w:val="21"/>
        </w:rPr>
        <w:t>模型</w:t>
      </w:r>
      <w:proofErr w:type="spellStart"/>
      <w:r>
        <w:rPr>
          <w:rFonts w:ascii="宋体" w:hAnsi="宋体" w:hint="eastAsia"/>
          <w:sz w:val="21"/>
          <w:szCs w:val="21"/>
        </w:rPr>
        <w:t>bert-jd-chinese</w:t>
      </w:r>
      <w:proofErr w:type="spellEnd"/>
      <w:r>
        <w:rPr>
          <w:rFonts w:ascii="宋体" w:hAnsi="宋体" w:hint="eastAsia"/>
          <w:sz w:val="21"/>
          <w:szCs w:val="21"/>
        </w:rPr>
        <w:t>和姜富伟金融情绪词典法测度得出的情绪分数作为解释变量，得到的结果如表7所示。 回归结果显示，姜富伟金融情绪词典测度的情绪分数显著，使用</w:t>
      </w:r>
      <w:proofErr w:type="gramStart"/>
      <w:r>
        <w:rPr>
          <w:rFonts w:ascii="宋体" w:hAnsi="宋体" w:hint="eastAsia"/>
          <w:sz w:val="21"/>
          <w:szCs w:val="21"/>
        </w:rPr>
        <w:t>预训练</w:t>
      </w:r>
      <w:proofErr w:type="gramEnd"/>
      <w:r>
        <w:rPr>
          <w:rFonts w:ascii="宋体" w:hAnsi="宋体" w:hint="eastAsia"/>
          <w:sz w:val="21"/>
          <w:szCs w:val="21"/>
        </w:rPr>
        <w:t xml:space="preserve">模型 </w:t>
      </w:r>
      <w:proofErr w:type="spellStart"/>
      <w:r>
        <w:rPr>
          <w:rFonts w:ascii="宋体" w:hAnsi="宋体" w:hint="eastAsia"/>
          <w:sz w:val="21"/>
          <w:szCs w:val="21"/>
        </w:rPr>
        <w:t>bert-jd-chinese</w:t>
      </w:r>
      <w:proofErr w:type="spellEnd"/>
      <w:r>
        <w:rPr>
          <w:rFonts w:ascii="宋体" w:hAnsi="宋体" w:hint="eastAsia"/>
          <w:sz w:val="21"/>
          <w:szCs w:val="21"/>
        </w:rPr>
        <w:t xml:space="preserve"> 得到的情绪分数未通过显著性</w:t>
      </w:r>
    </w:p>
    <w:p w14:paraId="77377D61" w14:textId="43418352" w:rsidR="00CF1744" w:rsidRDefault="00067D79" w:rsidP="00165C85">
      <w:pPr>
        <w:ind w:firstLine="419"/>
        <w:rPr>
          <w:rFonts w:ascii="宋体" w:hAnsi="宋体" w:hint="eastAsia"/>
          <w:sz w:val="21"/>
          <w:szCs w:val="21"/>
        </w:rPr>
      </w:pPr>
      <w:r>
        <w:rPr>
          <w:rFonts w:ascii="宋体" w:hAnsi="宋体" w:hint="eastAsia"/>
          <w:sz w:val="21"/>
          <w:szCs w:val="21"/>
        </w:rPr>
        <w:t>检验，可能原因在于该模型的训练</w:t>
      </w:r>
      <w:r w:rsidR="00165C85">
        <w:rPr>
          <w:rFonts w:ascii="宋体" w:hAnsi="宋体" w:hint="eastAsia"/>
          <w:sz w:val="21"/>
          <w:szCs w:val="21"/>
        </w:rPr>
        <w:t>集</w:t>
      </w:r>
      <w:r>
        <w:rPr>
          <w:rFonts w:ascii="宋体" w:hAnsi="宋体" w:hint="eastAsia"/>
          <w:sz w:val="21"/>
          <w:szCs w:val="21"/>
        </w:rPr>
        <w:t>并非以中文金融新闻为主，导致其对财经语境的理解能力有限。</w:t>
      </w:r>
    </w:p>
    <w:p w14:paraId="26D1DCDD" w14:textId="0135DB76" w:rsidR="00CF1744" w:rsidRDefault="00067D79">
      <w:pPr>
        <w:ind w:firstLineChars="200" w:firstLine="420"/>
        <w:rPr>
          <w:rFonts w:ascii="宋体" w:hAnsi="宋体" w:hint="eastAsia"/>
          <w:sz w:val="21"/>
          <w:szCs w:val="21"/>
        </w:rPr>
      </w:pPr>
      <w:r>
        <w:rPr>
          <w:rFonts w:ascii="宋体" w:hAnsi="宋体" w:hint="eastAsia"/>
          <w:sz w:val="21"/>
          <w:szCs w:val="21"/>
        </w:rPr>
        <w:t>这表明在实际的</w:t>
      </w:r>
      <w:r w:rsidR="00165C85">
        <w:rPr>
          <w:rFonts w:ascii="宋体" w:hAnsi="宋体" w:hint="eastAsia"/>
          <w:sz w:val="21"/>
          <w:szCs w:val="21"/>
        </w:rPr>
        <w:t>金融文本情绪测度方式构建中，为追求更高的准确性，传统的情绪测度方法的训练集必须与金融文本的高相关</w:t>
      </w:r>
      <w:r>
        <w:rPr>
          <w:rFonts w:ascii="宋体" w:hAnsi="宋体" w:hint="eastAsia"/>
          <w:sz w:val="21"/>
          <w:szCs w:val="21"/>
        </w:rPr>
        <w:t>。</w:t>
      </w:r>
      <w:r w:rsidR="00165C85">
        <w:rPr>
          <w:rFonts w:ascii="宋体" w:hAnsi="宋体" w:hint="eastAsia"/>
          <w:sz w:val="21"/>
          <w:szCs w:val="21"/>
        </w:rPr>
        <w:t>这不仅为研究者收集数据提出了更高的要求，还使得得出的测度方法不具备很好的</w:t>
      </w:r>
      <w:r w:rsidR="006732AA">
        <w:rPr>
          <w:rFonts w:ascii="宋体" w:hAnsi="宋体" w:hint="eastAsia"/>
          <w:sz w:val="21"/>
          <w:szCs w:val="21"/>
        </w:rPr>
        <w:t>泛化</w:t>
      </w:r>
      <w:r w:rsidR="00165C85">
        <w:rPr>
          <w:rFonts w:ascii="宋体" w:hAnsi="宋体" w:hint="eastAsia"/>
          <w:sz w:val="21"/>
          <w:szCs w:val="21"/>
        </w:rPr>
        <w:t>性能。而大语言模型以其通用性能适应于多类别的任务中</w:t>
      </w:r>
    </w:p>
    <w:tbl>
      <w:tblPr>
        <w:tblW w:w="4837" w:type="pct"/>
        <w:jc w:val="center"/>
        <w:tblBorders>
          <w:bottom w:val="single" w:sz="8" w:space="0" w:color="000000"/>
        </w:tblBorders>
        <w:tblCellMar>
          <w:left w:w="0" w:type="dxa"/>
          <w:right w:w="0" w:type="dxa"/>
        </w:tblCellMar>
        <w:tblLook w:val="04A0" w:firstRow="1" w:lastRow="0" w:firstColumn="1" w:lastColumn="0" w:noHBand="0" w:noVBand="1"/>
      </w:tblPr>
      <w:tblGrid>
        <w:gridCol w:w="861"/>
        <w:gridCol w:w="861"/>
        <w:gridCol w:w="863"/>
        <w:gridCol w:w="861"/>
        <w:gridCol w:w="867"/>
      </w:tblGrid>
      <w:tr w:rsidR="00452712" w14:paraId="2FCA7F54" w14:textId="77777777" w:rsidTr="00846762">
        <w:trPr>
          <w:trHeight w:val="14"/>
          <w:jc w:val="center"/>
        </w:trPr>
        <w:tc>
          <w:tcPr>
            <w:tcW w:w="5000" w:type="pct"/>
            <w:gridSpan w:val="5"/>
            <w:tcBorders>
              <w:bottom w:val="single" w:sz="4" w:space="0" w:color="auto"/>
              <w:tl2br w:val="nil"/>
              <w:tr2bl w:val="nil"/>
            </w:tcBorders>
          </w:tcPr>
          <w:p w14:paraId="5B7EF003" w14:textId="359C2DB4" w:rsidR="00452712" w:rsidRDefault="00452712" w:rsidP="00846762">
            <w:pPr>
              <w:widowControl/>
              <w:overflowPunct/>
              <w:ind w:firstLineChars="200" w:firstLine="412"/>
              <w:jc w:val="center"/>
              <w:rPr>
                <w:rFonts w:ascii="宋体" w:hAnsi="宋体" w:hint="eastAsia"/>
                <w:bCs/>
                <w:sz w:val="21"/>
                <w:szCs w:val="21"/>
              </w:rPr>
            </w:pPr>
            <w:r>
              <w:rPr>
                <w:rFonts w:ascii="宋体" w:hAnsi="宋体" w:cs="宋体" w:hint="eastAsia"/>
                <w:bCs/>
                <w:spacing w:val="-2"/>
                <w:kern w:val="0"/>
                <w:sz w:val="21"/>
                <w:szCs w:val="21"/>
              </w:rPr>
              <w:t>表8 稳健性检验：解释变量的稳健性</w:t>
            </w:r>
          </w:p>
        </w:tc>
      </w:tr>
      <w:tr w:rsidR="00452712" w14:paraId="55C2FACF" w14:textId="77777777" w:rsidTr="00846762">
        <w:trPr>
          <w:trHeight w:val="14"/>
          <w:jc w:val="center"/>
        </w:trPr>
        <w:tc>
          <w:tcPr>
            <w:tcW w:w="998" w:type="pct"/>
            <w:tcBorders>
              <w:top w:val="single" w:sz="4" w:space="0" w:color="auto"/>
              <w:bottom w:val="single" w:sz="4" w:space="0" w:color="auto"/>
              <w:tl2br w:val="nil"/>
              <w:tr2bl w:val="nil"/>
            </w:tcBorders>
          </w:tcPr>
          <w:p w14:paraId="06838400" w14:textId="77777777" w:rsidR="00452712" w:rsidRDefault="00452712" w:rsidP="00846762">
            <w:pPr>
              <w:widowControl/>
              <w:overflowPunct/>
              <w:rPr>
                <w:rFonts w:eastAsia="Times New Roman"/>
                <w:bCs/>
                <w:szCs w:val="18"/>
              </w:rPr>
            </w:pPr>
          </w:p>
        </w:tc>
        <w:tc>
          <w:tcPr>
            <w:tcW w:w="1999" w:type="pct"/>
            <w:gridSpan w:val="2"/>
            <w:tcBorders>
              <w:top w:val="single" w:sz="4" w:space="0" w:color="auto"/>
              <w:bottom w:val="single" w:sz="4" w:space="0" w:color="auto"/>
              <w:tl2br w:val="nil"/>
              <w:tr2bl w:val="nil"/>
            </w:tcBorders>
          </w:tcPr>
          <w:p w14:paraId="7E6B963D" w14:textId="77777777" w:rsidR="00452712" w:rsidRDefault="00452712" w:rsidP="00846762">
            <w:pPr>
              <w:widowControl/>
              <w:overflowPunct/>
              <w:ind w:left="107"/>
              <w:jc w:val="center"/>
              <w:rPr>
                <w:rFonts w:eastAsia="Times New Roman"/>
                <w:bCs/>
                <w:szCs w:val="18"/>
              </w:rPr>
            </w:pPr>
            <w:r>
              <w:rPr>
                <w:rFonts w:ascii="宋体" w:hAnsi="宋体" w:cs="宋体" w:hint="eastAsia"/>
                <w:bCs/>
                <w:spacing w:val="-2"/>
                <w:szCs w:val="18"/>
              </w:rPr>
              <w:t>姜富伟金融情绪词典</w:t>
            </w:r>
          </w:p>
        </w:tc>
        <w:tc>
          <w:tcPr>
            <w:tcW w:w="2003" w:type="pct"/>
            <w:gridSpan w:val="2"/>
            <w:tcBorders>
              <w:top w:val="single" w:sz="4" w:space="0" w:color="auto"/>
              <w:bottom w:val="single" w:sz="4" w:space="0" w:color="auto"/>
              <w:tl2br w:val="nil"/>
              <w:tr2bl w:val="nil"/>
            </w:tcBorders>
          </w:tcPr>
          <w:p w14:paraId="006FA2BE" w14:textId="77777777" w:rsidR="00452712" w:rsidRDefault="00452712" w:rsidP="00846762">
            <w:pPr>
              <w:widowControl/>
              <w:overflowPunct/>
              <w:ind w:left="78"/>
              <w:jc w:val="center"/>
              <w:rPr>
                <w:rFonts w:eastAsia="Times New Roman"/>
                <w:bCs/>
                <w:szCs w:val="18"/>
              </w:rPr>
            </w:pPr>
            <w:proofErr w:type="spellStart"/>
            <w:r>
              <w:rPr>
                <w:rFonts w:eastAsia="等线"/>
                <w:bCs/>
                <w:spacing w:val="-2"/>
                <w:szCs w:val="18"/>
              </w:rPr>
              <w:t>RoBerta</w:t>
            </w:r>
            <w:proofErr w:type="spellEnd"/>
          </w:p>
        </w:tc>
      </w:tr>
      <w:tr w:rsidR="00452712" w14:paraId="57224A1B" w14:textId="77777777" w:rsidTr="00846762">
        <w:trPr>
          <w:trHeight w:val="14"/>
          <w:jc w:val="center"/>
        </w:trPr>
        <w:tc>
          <w:tcPr>
            <w:tcW w:w="998" w:type="pct"/>
            <w:tcBorders>
              <w:top w:val="single" w:sz="4" w:space="0" w:color="auto"/>
              <w:tl2br w:val="nil"/>
              <w:tr2bl w:val="nil"/>
            </w:tcBorders>
          </w:tcPr>
          <w:p w14:paraId="341CC259" w14:textId="77777777" w:rsidR="00452712" w:rsidRDefault="00452712" w:rsidP="00846762">
            <w:pPr>
              <w:widowControl/>
              <w:overflowPunct/>
              <w:rPr>
                <w:rFonts w:eastAsia="Times New Roman"/>
                <w:bCs/>
                <w:szCs w:val="18"/>
              </w:rPr>
            </w:pPr>
          </w:p>
        </w:tc>
        <w:tc>
          <w:tcPr>
            <w:tcW w:w="998" w:type="pct"/>
            <w:tcBorders>
              <w:top w:val="single" w:sz="4" w:space="0" w:color="auto"/>
              <w:tl2br w:val="nil"/>
              <w:tr2bl w:val="nil"/>
            </w:tcBorders>
          </w:tcPr>
          <w:p w14:paraId="4E58ABE5"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Coef.</w:t>
            </w:r>
          </w:p>
        </w:tc>
        <w:tc>
          <w:tcPr>
            <w:tcW w:w="1000" w:type="pct"/>
            <w:tcBorders>
              <w:top w:val="single" w:sz="4" w:space="0" w:color="auto"/>
              <w:right w:val="single" w:sz="4" w:space="0" w:color="auto"/>
              <w:tl2br w:val="nil"/>
              <w:tr2bl w:val="nil"/>
            </w:tcBorders>
          </w:tcPr>
          <w:p w14:paraId="3AC748AF" w14:textId="77777777" w:rsidR="00452712" w:rsidRDefault="00452712" w:rsidP="00846762">
            <w:pPr>
              <w:widowControl/>
              <w:overflowPunct/>
              <w:ind w:left="107"/>
              <w:jc w:val="center"/>
              <w:rPr>
                <w:rFonts w:eastAsia="Times New Roman"/>
                <w:bCs/>
                <w:szCs w:val="18"/>
              </w:rPr>
            </w:pPr>
            <w:r>
              <w:rPr>
                <w:rFonts w:eastAsia="Times New Roman"/>
                <w:bCs/>
                <w:szCs w:val="18"/>
              </w:rPr>
              <w:t>P-</w:t>
            </w:r>
            <w:r>
              <w:rPr>
                <w:rFonts w:eastAsia="Times New Roman"/>
                <w:bCs/>
                <w:spacing w:val="-2"/>
                <w:szCs w:val="18"/>
              </w:rPr>
              <w:t>value</w:t>
            </w:r>
          </w:p>
        </w:tc>
        <w:tc>
          <w:tcPr>
            <w:tcW w:w="998" w:type="pct"/>
            <w:tcBorders>
              <w:top w:val="single" w:sz="4" w:space="0" w:color="auto"/>
              <w:left w:val="single" w:sz="4" w:space="0" w:color="auto"/>
              <w:tl2br w:val="nil"/>
              <w:tr2bl w:val="nil"/>
            </w:tcBorders>
          </w:tcPr>
          <w:p w14:paraId="0A3C28E9" w14:textId="77777777" w:rsidR="00452712" w:rsidRDefault="00452712" w:rsidP="00846762">
            <w:pPr>
              <w:widowControl/>
              <w:overflowPunct/>
              <w:ind w:left="158"/>
              <w:rPr>
                <w:rFonts w:eastAsia="Times New Roman"/>
                <w:bCs/>
                <w:szCs w:val="18"/>
              </w:rPr>
            </w:pPr>
            <w:r>
              <w:rPr>
                <w:rFonts w:eastAsia="Times New Roman"/>
                <w:bCs/>
                <w:spacing w:val="-2"/>
                <w:szCs w:val="18"/>
              </w:rPr>
              <w:t>Coef.</w:t>
            </w:r>
          </w:p>
        </w:tc>
        <w:tc>
          <w:tcPr>
            <w:tcW w:w="1005" w:type="pct"/>
            <w:tcBorders>
              <w:top w:val="single" w:sz="4" w:space="0" w:color="auto"/>
              <w:tl2br w:val="nil"/>
              <w:tr2bl w:val="nil"/>
            </w:tcBorders>
          </w:tcPr>
          <w:p w14:paraId="40FA2320" w14:textId="77777777" w:rsidR="00452712" w:rsidRDefault="00452712" w:rsidP="00846762">
            <w:pPr>
              <w:widowControl/>
              <w:overflowPunct/>
              <w:ind w:left="78"/>
              <w:jc w:val="center"/>
              <w:rPr>
                <w:rFonts w:eastAsia="Times New Roman"/>
                <w:bCs/>
                <w:szCs w:val="18"/>
              </w:rPr>
            </w:pPr>
            <w:r>
              <w:rPr>
                <w:rFonts w:eastAsia="Times New Roman"/>
                <w:bCs/>
                <w:szCs w:val="18"/>
              </w:rPr>
              <w:t>P-</w:t>
            </w:r>
            <w:r>
              <w:rPr>
                <w:rFonts w:eastAsia="Times New Roman"/>
                <w:bCs/>
                <w:spacing w:val="-2"/>
                <w:szCs w:val="18"/>
              </w:rPr>
              <w:t>value</w:t>
            </w:r>
          </w:p>
        </w:tc>
      </w:tr>
      <w:tr w:rsidR="00452712" w14:paraId="2C45DA07" w14:textId="77777777" w:rsidTr="00846762">
        <w:trPr>
          <w:trHeight w:val="14"/>
          <w:jc w:val="center"/>
        </w:trPr>
        <w:tc>
          <w:tcPr>
            <w:tcW w:w="998" w:type="pct"/>
            <w:tcBorders>
              <w:tl2br w:val="nil"/>
              <w:tr2bl w:val="nil"/>
            </w:tcBorders>
          </w:tcPr>
          <w:p w14:paraId="5981D296" w14:textId="77777777" w:rsidR="00452712" w:rsidRDefault="00452712" w:rsidP="00846762">
            <w:pPr>
              <w:widowControl/>
              <w:overflowPunct/>
              <w:ind w:left="119"/>
              <w:rPr>
                <w:rFonts w:eastAsia="Times New Roman"/>
                <w:bCs/>
                <w:szCs w:val="18"/>
              </w:rPr>
            </w:pPr>
            <w:r>
              <w:rPr>
                <w:rFonts w:eastAsia="Times New Roman"/>
                <w:bCs/>
                <w:spacing w:val="-2"/>
                <w:szCs w:val="18"/>
              </w:rPr>
              <w:t>Intercept</w:t>
            </w:r>
          </w:p>
        </w:tc>
        <w:tc>
          <w:tcPr>
            <w:tcW w:w="998" w:type="pct"/>
            <w:tcBorders>
              <w:tl2br w:val="nil"/>
              <w:tr2bl w:val="nil"/>
            </w:tcBorders>
          </w:tcPr>
          <w:p w14:paraId="6478AA18"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0.0307</w:t>
            </w:r>
          </w:p>
        </w:tc>
        <w:tc>
          <w:tcPr>
            <w:tcW w:w="1000" w:type="pct"/>
            <w:tcBorders>
              <w:right w:val="single" w:sz="4" w:space="0" w:color="auto"/>
              <w:tl2br w:val="nil"/>
              <w:tr2bl w:val="nil"/>
            </w:tcBorders>
          </w:tcPr>
          <w:p w14:paraId="04224040"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0.900</w:t>
            </w:r>
          </w:p>
        </w:tc>
        <w:tc>
          <w:tcPr>
            <w:tcW w:w="998" w:type="pct"/>
            <w:tcBorders>
              <w:left w:val="single" w:sz="4" w:space="0" w:color="auto"/>
              <w:tl2br w:val="nil"/>
              <w:tr2bl w:val="nil"/>
            </w:tcBorders>
          </w:tcPr>
          <w:p w14:paraId="31078F73"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0.0125</w:t>
            </w:r>
          </w:p>
        </w:tc>
        <w:tc>
          <w:tcPr>
            <w:tcW w:w="1005" w:type="pct"/>
            <w:tcBorders>
              <w:tl2br w:val="nil"/>
              <w:tr2bl w:val="nil"/>
            </w:tcBorders>
          </w:tcPr>
          <w:p w14:paraId="0A16EB19"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0.959</w:t>
            </w:r>
          </w:p>
        </w:tc>
      </w:tr>
      <w:tr w:rsidR="00452712" w14:paraId="4EA2EA8E" w14:textId="77777777" w:rsidTr="00846762">
        <w:trPr>
          <w:trHeight w:val="14"/>
          <w:jc w:val="center"/>
        </w:trPr>
        <w:tc>
          <w:tcPr>
            <w:tcW w:w="998" w:type="pct"/>
            <w:tcBorders>
              <w:tl2br w:val="nil"/>
              <w:tr2bl w:val="nil"/>
            </w:tcBorders>
          </w:tcPr>
          <w:p w14:paraId="0EC9FE03" w14:textId="77777777" w:rsidR="00452712" w:rsidRDefault="00452712" w:rsidP="00846762">
            <w:pPr>
              <w:widowControl/>
              <w:overflowPunct/>
              <w:ind w:left="119"/>
              <w:rPr>
                <w:rFonts w:eastAsia="Times New Roman"/>
                <w:bCs/>
                <w:szCs w:val="18"/>
              </w:rPr>
            </w:pPr>
            <w:proofErr w:type="spellStart"/>
            <w:r>
              <w:rPr>
                <w:rFonts w:eastAsia="Times New Roman"/>
                <w:bCs/>
                <w:spacing w:val="-2"/>
                <w:szCs w:val="18"/>
              </w:rPr>
              <w:t>fuwei</w:t>
            </w:r>
            <w:proofErr w:type="spellEnd"/>
          </w:p>
        </w:tc>
        <w:tc>
          <w:tcPr>
            <w:tcW w:w="998" w:type="pct"/>
            <w:tcBorders>
              <w:tl2br w:val="nil"/>
              <w:tr2bl w:val="nil"/>
            </w:tcBorders>
          </w:tcPr>
          <w:p w14:paraId="762266CB"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0.0009</w:t>
            </w:r>
          </w:p>
        </w:tc>
        <w:tc>
          <w:tcPr>
            <w:tcW w:w="1000" w:type="pct"/>
            <w:tcBorders>
              <w:right w:val="single" w:sz="4" w:space="0" w:color="auto"/>
              <w:tl2br w:val="nil"/>
              <w:tr2bl w:val="nil"/>
            </w:tcBorders>
          </w:tcPr>
          <w:p w14:paraId="20CE724F"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0.0005</w:t>
            </w:r>
          </w:p>
        </w:tc>
        <w:tc>
          <w:tcPr>
            <w:tcW w:w="998" w:type="pct"/>
            <w:tcBorders>
              <w:left w:val="single" w:sz="4" w:space="0" w:color="auto"/>
              <w:tl2br w:val="nil"/>
              <w:tr2bl w:val="nil"/>
            </w:tcBorders>
          </w:tcPr>
          <w:p w14:paraId="2B03FE38" w14:textId="77777777" w:rsidR="00452712" w:rsidRDefault="00452712" w:rsidP="00846762">
            <w:pPr>
              <w:widowControl/>
              <w:overflowPunct/>
              <w:rPr>
                <w:rFonts w:eastAsia="Times New Roman"/>
                <w:bCs/>
                <w:szCs w:val="18"/>
              </w:rPr>
            </w:pPr>
          </w:p>
        </w:tc>
        <w:tc>
          <w:tcPr>
            <w:tcW w:w="1005" w:type="pct"/>
            <w:tcBorders>
              <w:tl2br w:val="nil"/>
              <w:tr2bl w:val="nil"/>
            </w:tcBorders>
          </w:tcPr>
          <w:p w14:paraId="533C62B0" w14:textId="77777777" w:rsidR="00452712" w:rsidRDefault="00452712" w:rsidP="00846762">
            <w:pPr>
              <w:widowControl/>
              <w:overflowPunct/>
              <w:rPr>
                <w:rFonts w:eastAsia="Times New Roman"/>
                <w:bCs/>
                <w:szCs w:val="18"/>
              </w:rPr>
            </w:pPr>
          </w:p>
        </w:tc>
      </w:tr>
      <w:tr w:rsidR="00452712" w14:paraId="68D295A2" w14:textId="77777777" w:rsidTr="00846762">
        <w:trPr>
          <w:trHeight w:val="14"/>
          <w:jc w:val="center"/>
        </w:trPr>
        <w:tc>
          <w:tcPr>
            <w:tcW w:w="998" w:type="pct"/>
            <w:tcBorders>
              <w:tl2br w:val="nil"/>
              <w:tr2bl w:val="nil"/>
            </w:tcBorders>
          </w:tcPr>
          <w:p w14:paraId="5B0D23A6" w14:textId="77777777" w:rsidR="00452712" w:rsidRDefault="00452712" w:rsidP="00846762">
            <w:pPr>
              <w:widowControl/>
              <w:overflowPunct/>
              <w:ind w:left="119"/>
              <w:rPr>
                <w:rFonts w:eastAsia="Times New Roman"/>
                <w:bCs/>
                <w:szCs w:val="18"/>
              </w:rPr>
            </w:pPr>
            <w:r>
              <w:rPr>
                <w:rFonts w:eastAsia="Times New Roman"/>
                <w:bCs/>
                <w:noProof/>
                <w:szCs w:val="18"/>
              </w:rPr>
              <mc:AlternateContent>
                <mc:Choice Requires="wpg">
                  <w:drawing>
                    <wp:anchor distT="0" distB="0" distL="0" distR="0" simplePos="0" relativeHeight="251662336" behindDoc="1" locked="0" layoutInCell="1" allowOverlap="1" wp14:anchorId="0D9439E7" wp14:editId="0A7E1143">
                      <wp:simplePos x="0" y="0"/>
                      <wp:positionH relativeFrom="column">
                        <wp:posOffset>320675</wp:posOffset>
                      </wp:positionH>
                      <wp:positionV relativeFrom="paragraph">
                        <wp:posOffset>130810</wp:posOffset>
                      </wp:positionV>
                      <wp:extent cx="40005" cy="5080"/>
                      <wp:effectExtent l="0" t="2540" r="7620" b="1905"/>
                      <wp:wrapNone/>
                      <wp:docPr id="30" name="Group 30"/>
                      <wp:cNvGraphicFramePr/>
                      <a:graphic xmlns:a="http://schemas.openxmlformats.org/drawingml/2006/main">
                        <a:graphicData uri="http://schemas.microsoft.com/office/word/2010/wordprocessingGroup">
                          <wpg:wgp>
                            <wpg:cNvGrpSpPr/>
                            <wpg:grpSpPr>
                              <a:xfrm>
                                <a:off x="0" y="0"/>
                                <a:ext cx="40005" cy="5080"/>
                                <a:chOff x="0" y="0"/>
                                <a:chExt cx="40005" cy="5080"/>
                              </a:xfrm>
                            </wpg:grpSpPr>
                            <wps:wsp>
                              <wps:cNvPr id="31" name="Graphic 31"/>
                              <wps:cNvSpPr/>
                              <wps:spPr>
                                <a:xfrm>
                                  <a:off x="0" y="2527"/>
                                  <a:ext cx="40005" cy="1270"/>
                                </a:xfrm>
                                <a:custGeom>
                                  <a:avLst/>
                                  <a:gdLst/>
                                  <a:ahLst/>
                                  <a:cxnLst/>
                                  <a:rect l="l" t="t" r="r" b="b"/>
                                  <a:pathLst>
                                    <a:path w="40005">
                                      <a:moveTo>
                                        <a:pt x="0" y="0"/>
                                      </a:moveTo>
                                      <a:lnTo>
                                        <a:pt x="40005" y="0"/>
                                      </a:lnTo>
                                    </a:path>
                                  </a:pathLst>
                                </a:custGeom>
                                <a:ln w="5054">
                                  <a:solidFill>
                                    <a:srgbClr val="000000"/>
                                  </a:solidFill>
                                  <a:prstDash val="solid"/>
                                </a:ln>
                              </wps:spPr>
                              <wps:bodyPr wrap="square" lIns="0" tIns="0" rIns="0" bIns="0" rtlCol="0">
                                <a:noAutofit/>
                              </wps:bodyPr>
                            </wps:wsp>
                          </wpg:wgp>
                        </a:graphicData>
                      </a:graphic>
                    </wp:anchor>
                  </w:drawing>
                </mc:Choice>
                <mc:Fallback>
                  <w:pict>
                    <v:group w14:anchorId="2CAE17CE" id="Group 30" o:spid="_x0000_s1026" style="position:absolute;margin-left:25.25pt;margin-top:10.3pt;width:3.15pt;height:.4pt;z-index:-251654144;mso-wrap-distance-left:0;mso-wrap-distance-right:0" coordsize="4000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">
                      <v:shape id="Graphic 31" o:spid="_x0000_s1027" style="position:absolute;top:2527;width:40005;height:1270;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" path="m,l40005,e" filled="f" strokeweight=".14039mm">
                        <v:path arrowok="t"/>
                      </v:shape>
                    </v:group>
                  </w:pict>
                </mc:Fallback>
              </mc:AlternateContent>
            </w:r>
            <w:r>
              <w:rPr>
                <w:rFonts w:eastAsia="Times New Roman"/>
                <w:bCs/>
                <w:szCs w:val="18"/>
              </w:rPr>
              <w:t>final</w:t>
            </w:r>
            <w:r>
              <w:rPr>
                <w:rFonts w:eastAsia="Times New Roman"/>
                <w:bCs/>
                <w:spacing w:val="11"/>
                <w:szCs w:val="18"/>
              </w:rPr>
              <w:t xml:space="preserve"> </w:t>
            </w:r>
            <w:r>
              <w:rPr>
                <w:rFonts w:eastAsia="Times New Roman"/>
                <w:bCs/>
                <w:spacing w:val="-4"/>
                <w:szCs w:val="18"/>
              </w:rPr>
              <w:t>score</w:t>
            </w:r>
          </w:p>
        </w:tc>
        <w:tc>
          <w:tcPr>
            <w:tcW w:w="998" w:type="pct"/>
            <w:tcBorders>
              <w:tl2br w:val="nil"/>
              <w:tr2bl w:val="nil"/>
            </w:tcBorders>
          </w:tcPr>
          <w:p w14:paraId="221D7DE2" w14:textId="77777777" w:rsidR="00452712" w:rsidRDefault="00452712" w:rsidP="00846762">
            <w:pPr>
              <w:widowControl/>
              <w:overflowPunct/>
              <w:rPr>
                <w:rFonts w:eastAsia="Times New Roman"/>
                <w:bCs/>
                <w:szCs w:val="18"/>
              </w:rPr>
            </w:pPr>
          </w:p>
        </w:tc>
        <w:tc>
          <w:tcPr>
            <w:tcW w:w="1000" w:type="pct"/>
            <w:tcBorders>
              <w:right w:val="single" w:sz="4" w:space="0" w:color="auto"/>
              <w:tl2br w:val="nil"/>
              <w:tr2bl w:val="nil"/>
            </w:tcBorders>
          </w:tcPr>
          <w:p w14:paraId="60731420" w14:textId="77777777" w:rsidR="00452712" w:rsidRDefault="00452712" w:rsidP="00846762">
            <w:pPr>
              <w:widowControl/>
              <w:overflowPunct/>
              <w:rPr>
                <w:rFonts w:eastAsia="Times New Roman"/>
                <w:bCs/>
                <w:szCs w:val="18"/>
              </w:rPr>
            </w:pPr>
          </w:p>
        </w:tc>
        <w:tc>
          <w:tcPr>
            <w:tcW w:w="998" w:type="pct"/>
            <w:tcBorders>
              <w:left w:val="single" w:sz="4" w:space="0" w:color="auto"/>
              <w:tl2br w:val="nil"/>
              <w:tr2bl w:val="nil"/>
            </w:tcBorders>
          </w:tcPr>
          <w:p w14:paraId="39D80557"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0.0101</w:t>
            </w:r>
          </w:p>
        </w:tc>
        <w:tc>
          <w:tcPr>
            <w:tcW w:w="1005" w:type="pct"/>
            <w:tcBorders>
              <w:tl2br w:val="nil"/>
              <w:tr2bl w:val="nil"/>
            </w:tcBorders>
          </w:tcPr>
          <w:p w14:paraId="2F519BCB"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0.352</w:t>
            </w:r>
          </w:p>
        </w:tc>
      </w:tr>
      <w:tr w:rsidR="00452712" w14:paraId="67C0A726" w14:textId="77777777" w:rsidTr="00846762">
        <w:trPr>
          <w:trHeight w:val="14"/>
          <w:jc w:val="center"/>
        </w:trPr>
        <w:tc>
          <w:tcPr>
            <w:tcW w:w="998" w:type="pct"/>
            <w:tcBorders>
              <w:tl2br w:val="nil"/>
              <w:tr2bl w:val="nil"/>
            </w:tcBorders>
          </w:tcPr>
          <w:p w14:paraId="71C34E5A" w14:textId="77777777" w:rsidR="00452712" w:rsidRDefault="00452712" w:rsidP="00846762">
            <w:pPr>
              <w:widowControl/>
              <w:overflowPunct/>
              <w:ind w:left="119"/>
              <w:rPr>
                <w:rFonts w:eastAsia="Times New Roman"/>
                <w:bCs/>
                <w:szCs w:val="18"/>
              </w:rPr>
            </w:pPr>
            <w:r>
              <w:rPr>
                <w:rFonts w:eastAsia="Times New Roman"/>
                <w:bCs/>
                <w:spacing w:val="-5"/>
                <w:szCs w:val="18"/>
              </w:rPr>
              <w:t>ARE</w:t>
            </w:r>
          </w:p>
        </w:tc>
        <w:tc>
          <w:tcPr>
            <w:tcW w:w="998" w:type="pct"/>
            <w:tcBorders>
              <w:tl2br w:val="nil"/>
              <w:tr2bl w:val="nil"/>
            </w:tcBorders>
          </w:tcPr>
          <w:p w14:paraId="6CA1BF1D"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0.0004</w:t>
            </w:r>
          </w:p>
        </w:tc>
        <w:tc>
          <w:tcPr>
            <w:tcW w:w="1000" w:type="pct"/>
            <w:tcBorders>
              <w:right w:val="single" w:sz="4" w:space="0" w:color="auto"/>
              <w:tl2br w:val="nil"/>
              <w:tr2bl w:val="nil"/>
            </w:tcBorders>
          </w:tcPr>
          <w:p w14:paraId="142DB57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0.365</w:t>
            </w:r>
          </w:p>
        </w:tc>
        <w:tc>
          <w:tcPr>
            <w:tcW w:w="998" w:type="pct"/>
            <w:tcBorders>
              <w:left w:val="single" w:sz="4" w:space="0" w:color="auto"/>
              <w:tl2br w:val="nil"/>
              <w:tr2bl w:val="nil"/>
            </w:tcBorders>
          </w:tcPr>
          <w:p w14:paraId="38969E45"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0.0004</w:t>
            </w:r>
          </w:p>
        </w:tc>
        <w:tc>
          <w:tcPr>
            <w:tcW w:w="1005" w:type="pct"/>
            <w:tcBorders>
              <w:tl2br w:val="nil"/>
              <w:tr2bl w:val="nil"/>
            </w:tcBorders>
          </w:tcPr>
          <w:p w14:paraId="05429E54"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0.352</w:t>
            </w:r>
          </w:p>
        </w:tc>
      </w:tr>
      <w:tr w:rsidR="00452712" w14:paraId="5494D99B" w14:textId="77777777" w:rsidTr="00846762">
        <w:trPr>
          <w:trHeight w:val="14"/>
          <w:jc w:val="center"/>
        </w:trPr>
        <w:tc>
          <w:tcPr>
            <w:tcW w:w="998" w:type="pct"/>
            <w:tcBorders>
              <w:bottom w:val="nil"/>
              <w:tl2br w:val="nil"/>
              <w:tr2bl w:val="nil"/>
            </w:tcBorders>
          </w:tcPr>
          <w:p w14:paraId="64D94434" w14:textId="77777777" w:rsidR="00452712" w:rsidRDefault="00452712" w:rsidP="00846762">
            <w:pPr>
              <w:widowControl/>
              <w:overflowPunct/>
              <w:ind w:left="119"/>
              <w:rPr>
                <w:rFonts w:eastAsia="Times New Roman"/>
                <w:bCs/>
                <w:szCs w:val="18"/>
              </w:rPr>
            </w:pPr>
            <w:r>
              <w:rPr>
                <w:rFonts w:eastAsia="Times New Roman"/>
                <w:bCs/>
                <w:spacing w:val="-5"/>
                <w:szCs w:val="18"/>
              </w:rPr>
              <w:t>OPM</w:t>
            </w:r>
          </w:p>
        </w:tc>
        <w:tc>
          <w:tcPr>
            <w:tcW w:w="998" w:type="pct"/>
            <w:tcBorders>
              <w:bottom w:val="nil"/>
              <w:tl2br w:val="nil"/>
              <w:tr2bl w:val="nil"/>
            </w:tcBorders>
          </w:tcPr>
          <w:p w14:paraId="7E1A7234"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0.00005</w:t>
            </w:r>
          </w:p>
        </w:tc>
        <w:tc>
          <w:tcPr>
            <w:tcW w:w="1000" w:type="pct"/>
            <w:tcBorders>
              <w:bottom w:val="nil"/>
              <w:right w:val="single" w:sz="4" w:space="0" w:color="auto"/>
              <w:tl2br w:val="nil"/>
              <w:tr2bl w:val="nil"/>
            </w:tcBorders>
          </w:tcPr>
          <w:p w14:paraId="579C23A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0.068</w:t>
            </w:r>
          </w:p>
        </w:tc>
        <w:tc>
          <w:tcPr>
            <w:tcW w:w="998" w:type="pct"/>
            <w:tcBorders>
              <w:left w:val="single" w:sz="4" w:space="0" w:color="auto"/>
              <w:bottom w:val="nil"/>
              <w:tl2br w:val="nil"/>
              <w:tr2bl w:val="nil"/>
            </w:tcBorders>
          </w:tcPr>
          <w:p w14:paraId="1C0FE9AD" w14:textId="77777777" w:rsidR="00452712" w:rsidRDefault="00452712" w:rsidP="00846762">
            <w:pPr>
              <w:widowControl/>
              <w:overflowPunct/>
              <w:ind w:right="147"/>
              <w:jc w:val="right"/>
              <w:rPr>
                <w:rFonts w:eastAsia="Times New Roman"/>
                <w:bCs/>
                <w:szCs w:val="18"/>
              </w:rPr>
            </w:pPr>
            <w:r>
              <w:rPr>
                <w:rFonts w:eastAsia="Times New Roman"/>
                <w:bCs/>
                <w:szCs w:val="18"/>
              </w:rPr>
              <w:t>-</w:t>
            </w:r>
            <w:r>
              <w:rPr>
                <w:rFonts w:eastAsia="Times New Roman"/>
                <w:bCs/>
                <w:spacing w:val="-2"/>
                <w:szCs w:val="18"/>
              </w:rPr>
              <w:t>0.00005</w:t>
            </w:r>
          </w:p>
        </w:tc>
        <w:tc>
          <w:tcPr>
            <w:tcW w:w="1005" w:type="pct"/>
            <w:tcBorders>
              <w:bottom w:val="nil"/>
              <w:tl2br w:val="nil"/>
              <w:tr2bl w:val="nil"/>
            </w:tcBorders>
          </w:tcPr>
          <w:p w14:paraId="298453F0"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0.079</w:t>
            </w:r>
          </w:p>
        </w:tc>
      </w:tr>
      <w:tr w:rsidR="00452712" w14:paraId="37EB826C" w14:textId="77777777" w:rsidTr="00846762">
        <w:trPr>
          <w:trHeight w:val="14"/>
          <w:jc w:val="center"/>
        </w:trPr>
        <w:tc>
          <w:tcPr>
            <w:tcW w:w="998" w:type="pct"/>
            <w:tcBorders>
              <w:bottom w:val="nil"/>
              <w:tl2br w:val="nil"/>
              <w:tr2bl w:val="nil"/>
            </w:tcBorders>
          </w:tcPr>
          <w:p w14:paraId="6D6CEAB8" w14:textId="77777777" w:rsidR="00452712" w:rsidRDefault="00452712" w:rsidP="00846762">
            <w:pPr>
              <w:widowControl/>
              <w:overflowPunct/>
              <w:ind w:left="119"/>
              <w:rPr>
                <w:rFonts w:eastAsia="Times New Roman"/>
                <w:bCs/>
                <w:szCs w:val="18"/>
              </w:rPr>
            </w:pPr>
            <w:r>
              <w:rPr>
                <w:rFonts w:eastAsia="Times New Roman"/>
                <w:bCs/>
                <w:spacing w:val="-5"/>
                <w:szCs w:val="18"/>
              </w:rPr>
              <w:t>CR</w:t>
            </w:r>
          </w:p>
        </w:tc>
        <w:tc>
          <w:tcPr>
            <w:tcW w:w="998" w:type="pct"/>
            <w:tcBorders>
              <w:bottom w:val="nil"/>
              <w:tl2br w:val="nil"/>
              <w:tr2bl w:val="nil"/>
            </w:tcBorders>
          </w:tcPr>
          <w:p w14:paraId="067585C4"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0.0031</w:t>
            </w:r>
          </w:p>
        </w:tc>
        <w:tc>
          <w:tcPr>
            <w:tcW w:w="1000" w:type="pct"/>
            <w:tcBorders>
              <w:bottom w:val="nil"/>
              <w:right w:val="single" w:sz="4" w:space="0" w:color="auto"/>
              <w:tl2br w:val="nil"/>
              <w:tr2bl w:val="nil"/>
            </w:tcBorders>
          </w:tcPr>
          <w:p w14:paraId="6599597D"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0.158</w:t>
            </w:r>
          </w:p>
        </w:tc>
        <w:tc>
          <w:tcPr>
            <w:tcW w:w="998" w:type="pct"/>
            <w:tcBorders>
              <w:left w:val="single" w:sz="4" w:space="0" w:color="auto"/>
              <w:bottom w:val="nil"/>
              <w:tl2br w:val="nil"/>
              <w:tr2bl w:val="nil"/>
            </w:tcBorders>
          </w:tcPr>
          <w:p w14:paraId="470AED79"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0.0032</w:t>
            </w:r>
          </w:p>
        </w:tc>
        <w:tc>
          <w:tcPr>
            <w:tcW w:w="1005" w:type="pct"/>
            <w:tcBorders>
              <w:bottom w:val="nil"/>
              <w:tl2br w:val="nil"/>
              <w:tr2bl w:val="nil"/>
            </w:tcBorders>
          </w:tcPr>
          <w:p w14:paraId="0945055D"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0.157</w:t>
            </w:r>
          </w:p>
        </w:tc>
      </w:tr>
      <w:tr w:rsidR="00452712" w14:paraId="1968AFFC" w14:textId="77777777" w:rsidTr="00846762">
        <w:trPr>
          <w:trHeight w:val="14"/>
          <w:jc w:val="center"/>
        </w:trPr>
        <w:tc>
          <w:tcPr>
            <w:tcW w:w="998" w:type="pct"/>
            <w:tcBorders>
              <w:top w:val="nil"/>
              <w:tl2br w:val="nil"/>
              <w:tr2bl w:val="nil"/>
            </w:tcBorders>
          </w:tcPr>
          <w:p w14:paraId="60F74791" w14:textId="77777777" w:rsidR="00452712" w:rsidRDefault="00452712" w:rsidP="00846762">
            <w:pPr>
              <w:widowControl/>
              <w:overflowPunct/>
              <w:ind w:left="119"/>
              <w:rPr>
                <w:rFonts w:eastAsia="Times New Roman"/>
                <w:bCs/>
                <w:szCs w:val="18"/>
              </w:rPr>
            </w:pPr>
            <w:r>
              <w:rPr>
                <w:rFonts w:eastAsia="Times New Roman"/>
                <w:bCs/>
                <w:spacing w:val="-5"/>
                <w:szCs w:val="18"/>
              </w:rPr>
              <w:t>QR</w:t>
            </w:r>
          </w:p>
        </w:tc>
        <w:tc>
          <w:tcPr>
            <w:tcW w:w="998" w:type="pct"/>
            <w:tcBorders>
              <w:top w:val="nil"/>
              <w:tl2br w:val="nil"/>
              <w:tr2bl w:val="nil"/>
            </w:tcBorders>
          </w:tcPr>
          <w:p w14:paraId="098179D1"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0.0072</w:t>
            </w:r>
          </w:p>
        </w:tc>
        <w:tc>
          <w:tcPr>
            <w:tcW w:w="1000" w:type="pct"/>
            <w:tcBorders>
              <w:top w:val="nil"/>
              <w:right w:val="single" w:sz="4" w:space="0" w:color="auto"/>
              <w:tl2br w:val="nil"/>
              <w:tr2bl w:val="nil"/>
            </w:tcBorders>
          </w:tcPr>
          <w:p w14:paraId="472B0F3B"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0.081</w:t>
            </w:r>
          </w:p>
        </w:tc>
        <w:tc>
          <w:tcPr>
            <w:tcW w:w="998" w:type="pct"/>
            <w:tcBorders>
              <w:top w:val="nil"/>
              <w:left w:val="single" w:sz="4" w:space="0" w:color="auto"/>
              <w:tl2br w:val="nil"/>
              <w:tr2bl w:val="nil"/>
            </w:tcBorders>
          </w:tcPr>
          <w:p w14:paraId="59F42F23"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0.0072</w:t>
            </w:r>
          </w:p>
        </w:tc>
        <w:tc>
          <w:tcPr>
            <w:tcW w:w="1005" w:type="pct"/>
            <w:tcBorders>
              <w:top w:val="nil"/>
              <w:tl2br w:val="nil"/>
              <w:tr2bl w:val="nil"/>
            </w:tcBorders>
          </w:tcPr>
          <w:p w14:paraId="07C1305A"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0.084</w:t>
            </w:r>
          </w:p>
        </w:tc>
      </w:tr>
      <w:tr w:rsidR="00452712" w14:paraId="6224CD22" w14:textId="77777777" w:rsidTr="00846762">
        <w:trPr>
          <w:trHeight w:val="14"/>
          <w:jc w:val="center"/>
        </w:trPr>
        <w:tc>
          <w:tcPr>
            <w:tcW w:w="998" w:type="pct"/>
            <w:tcBorders>
              <w:bottom w:val="nil"/>
              <w:tl2br w:val="nil"/>
              <w:tr2bl w:val="nil"/>
            </w:tcBorders>
          </w:tcPr>
          <w:p w14:paraId="60340E5E" w14:textId="77777777" w:rsidR="00452712" w:rsidRDefault="00452712" w:rsidP="00846762">
            <w:pPr>
              <w:widowControl/>
              <w:overflowPunct/>
              <w:ind w:left="119"/>
              <w:rPr>
                <w:rFonts w:eastAsia="Times New Roman"/>
                <w:bCs/>
                <w:szCs w:val="18"/>
              </w:rPr>
            </w:pPr>
            <w:r>
              <w:rPr>
                <w:rFonts w:eastAsia="Times New Roman"/>
                <w:bCs/>
                <w:spacing w:val="-5"/>
                <w:szCs w:val="18"/>
              </w:rPr>
              <w:t>ND</w:t>
            </w:r>
          </w:p>
        </w:tc>
        <w:tc>
          <w:tcPr>
            <w:tcW w:w="998" w:type="pct"/>
            <w:tcBorders>
              <w:bottom w:val="nil"/>
              <w:tl2br w:val="nil"/>
              <w:tr2bl w:val="nil"/>
            </w:tcBorders>
          </w:tcPr>
          <w:p w14:paraId="4818125A"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0.0001</w:t>
            </w:r>
          </w:p>
        </w:tc>
        <w:tc>
          <w:tcPr>
            <w:tcW w:w="1000" w:type="pct"/>
            <w:tcBorders>
              <w:bottom w:val="nil"/>
              <w:right w:val="single" w:sz="4" w:space="0" w:color="auto"/>
              <w:tl2br w:val="nil"/>
              <w:tr2bl w:val="nil"/>
            </w:tcBorders>
          </w:tcPr>
          <w:p w14:paraId="5E84D73E"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0.955</w:t>
            </w:r>
          </w:p>
        </w:tc>
        <w:tc>
          <w:tcPr>
            <w:tcW w:w="998" w:type="pct"/>
            <w:tcBorders>
              <w:left w:val="single" w:sz="4" w:space="0" w:color="auto"/>
              <w:bottom w:val="nil"/>
              <w:tl2br w:val="nil"/>
              <w:tr2bl w:val="nil"/>
            </w:tcBorders>
          </w:tcPr>
          <w:p w14:paraId="2942497B"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0.0008</w:t>
            </w:r>
          </w:p>
        </w:tc>
        <w:tc>
          <w:tcPr>
            <w:tcW w:w="1005" w:type="pct"/>
            <w:tcBorders>
              <w:bottom w:val="nil"/>
              <w:tl2br w:val="nil"/>
              <w:tr2bl w:val="nil"/>
            </w:tcBorders>
          </w:tcPr>
          <w:p w14:paraId="6F09B2FF"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0.733</w:t>
            </w:r>
          </w:p>
        </w:tc>
      </w:tr>
      <w:tr w:rsidR="00452712" w14:paraId="697D44B1" w14:textId="77777777" w:rsidTr="00846762">
        <w:trPr>
          <w:trHeight w:val="14"/>
          <w:jc w:val="center"/>
        </w:trPr>
        <w:tc>
          <w:tcPr>
            <w:tcW w:w="998" w:type="pct"/>
            <w:tcBorders>
              <w:bottom w:val="nil"/>
              <w:tl2br w:val="nil"/>
              <w:tr2bl w:val="nil"/>
            </w:tcBorders>
          </w:tcPr>
          <w:p w14:paraId="38DE6BCA" w14:textId="77777777" w:rsidR="00452712" w:rsidRDefault="00452712" w:rsidP="00846762">
            <w:pPr>
              <w:widowControl/>
              <w:overflowPunct/>
              <w:ind w:left="119"/>
              <w:rPr>
                <w:rFonts w:eastAsia="Times New Roman"/>
                <w:bCs/>
                <w:szCs w:val="18"/>
              </w:rPr>
            </w:pPr>
            <w:r>
              <w:rPr>
                <w:rFonts w:eastAsia="Times New Roman"/>
                <w:bCs/>
                <w:spacing w:val="-5"/>
                <w:szCs w:val="18"/>
              </w:rPr>
              <w:t>AT</w:t>
            </w:r>
          </w:p>
        </w:tc>
        <w:tc>
          <w:tcPr>
            <w:tcW w:w="998" w:type="pct"/>
            <w:tcBorders>
              <w:bottom w:val="nil"/>
              <w:tl2br w:val="nil"/>
              <w:tr2bl w:val="nil"/>
            </w:tcBorders>
          </w:tcPr>
          <w:p w14:paraId="47DA0770"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0.0067</w:t>
            </w:r>
          </w:p>
        </w:tc>
        <w:tc>
          <w:tcPr>
            <w:tcW w:w="1000" w:type="pct"/>
            <w:tcBorders>
              <w:bottom w:val="nil"/>
              <w:right w:val="single" w:sz="4" w:space="0" w:color="auto"/>
              <w:tl2br w:val="nil"/>
              <w:tr2bl w:val="nil"/>
            </w:tcBorders>
          </w:tcPr>
          <w:p w14:paraId="125C327A"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0.471</w:t>
            </w:r>
          </w:p>
        </w:tc>
        <w:tc>
          <w:tcPr>
            <w:tcW w:w="998" w:type="pct"/>
            <w:tcBorders>
              <w:left w:val="single" w:sz="4" w:space="0" w:color="auto"/>
              <w:bottom w:val="nil"/>
              <w:tl2br w:val="nil"/>
              <w:tr2bl w:val="nil"/>
            </w:tcBorders>
          </w:tcPr>
          <w:p w14:paraId="76091D2D"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0.0059</w:t>
            </w:r>
          </w:p>
        </w:tc>
        <w:tc>
          <w:tcPr>
            <w:tcW w:w="1005" w:type="pct"/>
            <w:tcBorders>
              <w:bottom w:val="nil"/>
              <w:tl2br w:val="nil"/>
              <w:tr2bl w:val="nil"/>
            </w:tcBorders>
          </w:tcPr>
          <w:p w14:paraId="56B143A7"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0.525</w:t>
            </w:r>
          </w:p>
        </w:tc>
      </w:tr>
      <w:tr w:rsidR="00452712" w14:paraId="42F52F20" w14:textId="77777777" w:rsidTr="00846762">
        <w:trPr>
          <w:trHeight w:val="14"/>
          <w:jc w:val="center"/>
        </w:trPr>
        <w:tc>
          <w:tcPr>
            <w:tcW w:w="998" w:type="pct"/>
            <w:tcBorders>
              <w:top w:val="nil"/>
              <w:bottom w:val="nil"/>
              <w:tl2br w:val="nil"/>
              <w:tr2bl w:val="nil"/>
            </w:tcBorders>
          </w:tcPr>
          <w:p w14:paraId="05C13124" w14:textId="77777777" w:rsidR="00452712" w:rsidRDefault="00452712" w:rsidP="00846762">
            <w:pPr>
              <w:widowControl/>
              <w:overflowPunct/>
              <w:ind w:left="119"/>
              <w:rPr>
                <w:rFonts w:eastAsia="Times New Roman"/>
                <w:bCs/>
                <w:szCs w:val="18"/>
              </w:rPr>
            </w:pPr>
            <w:r>
              <w:rPr>
                <w:rFonts w:eastAsia="Times New Roman"/>
                <w:bCs/>
                <w:spacing w:val="-5"/>
                <w:szCs w:val="18"/>
              </w:rPr>
              <w:t>Soe</w:t>
            </w:r>
          </w:p>
        </w:tc>
        <w:tc>
          <w:tcPr>
            <w:tcW w:w="998" w:type="pct"/>
            <w:tcBorders>
              <w:top w:val="nil"/>
              <w:bottom w:val="nil"/>
              <w:tl2br w:val="nil"/>
              <w:tr2bl w:val="nil"/>
            </w:tcBorders>
          </w:tcPr>
          <w:p w14:paraId="5F86E8B3"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0.0029</w:t>
            </w:r>
          </w:p>
        </w:tc>
        <w:tc>
          <w:tcPr>
            <w:tcW w:w="1000" w:type="pct"/>
            <w:tcBorders>
              <w:top w:val="nil"/>
              <w:bottom w:val="nil"/>
              <w:right w:val="single" w:sz="4" w:space="0" w:color="auto"/>
              <w:tl2br w:val="nil"/>
              <w:tr2bl w:val="nil"/>
            </w:tcBorders>
          </w:tcPr>
          <w:p w14:paraId="559A04D3"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0.809</w:t>
            </w:r>
          </w:p>
        </w:tc>
        <w:tc>
          <w:tcPr>
            <w:tcW w:w="998" w:type="pct"/>
            <w:tcBorders>
              <w:top w:val="nil"/>
              <w:left w:val="single" w:sz="4" w:space="0" w:color="auto"/>
              <w:bottom w:val="nil"/>
              <w:tl2br w:val="nil"/>
              <w:tr2bl w:val="nil"/>
            </w:tcBorders>
          </w:tcPr>
          <w:p w14:paraId="10B7FEC7"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0.0041</w:t>
            </w:r>
          </w:p>
        </w:tc>
        <w:tc>
          <w:tcPr>
            <w:tcW w:w="1005" w:type="pct"/>
            <w:tcBorders>
              <w:top w:val="nil"/>
              <w:bottom w:val="nil"/>
              <w:tl2br w:val="nil"/>
              <w:tr2bl w:val="nil"/>
            </w:tcBorders>
          </w:tcPr>
          <w:p w14:paraId="7DB5CFE3"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0.736</w:t>
            </w:r>
          </w:p>
        </w:tc>
      </w:tr>
      <w:tr w:rsidR="00452712" w14:paraId="1C00193F" w14:textId="77777777" w:rsidTr="00846762">
        <w:trPr>
          <w:trHeight w:val="14"/>
          <w:jc w:val="center"/>
        </w:trPr>
        <w:tc>
          <w:tcPr>
            <w:tcW w:w="998" w:type="pct"/>
            <w:tcBorders>
              <w:bottom w:val="nil"/>
              <w:tl2br w:val="nil"/>
              <w:tr2bl w:val="nil"/>
            </w:tcBorders>
          </w:tcPr>
          <w:p w14:paraId="531DBB9C" w14:textId="77777777" w:rsidR="00452712" w:rsidRDefault="00452712" w:rsidP="00846762">
            <w:pPr>
              <w:widowControl/>
              <w:overflowPunct/>
              <w:ind w:left="119"/>
              <w:rPr>
                <w:rFonts w:eastAsia="Times New Roman"/>
                <w:bCs/>
                <w:szCs w:val="18"/>
              </w:rPr>
            </w:pPr>
            <w:r>
              <w:rPr>
                <w:rFonts w:eastAsia="Times New Roman"/>
                <w:bCs/>
                <w:spacing w:val="-4"/>
                <w:szCs w:val="18"/>
              </w:rPr>
              <w:t>Dual</w:t>
            </w:r>
          </w:p>
        </w:tc>
        <w:tc>
          <w:tcPr>
            <w:tcW w:w="998" w:type="pct"/>
            <w:tcBorders>
              <w:bottom w:val="nil"/>
              <w:tl2br w:val="nil"/>
              <w:tr2bl w:val="nil"/>
            </w:tcBorders>
          </w:tcPr>
          <w:p w14:paraId="36B33979"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0.0292</w:t>
            </w:r>
          </w:p>
        </w:tc>
        <w:tc>
          <w:tcPr>
            <w:tcW w:w="1000" w:type="pct"/>
            <w:tcBorders>
              <w:bottom w:val="nil"/>
              <w:right w:val="single" w:sz="4" w:space="0" w:color="auto"/>
              <w:tl2br w:val="nil"/>
              <w:tr2bl w:val="nil"/>
            </w:tcBorders>
          </w:tcPr>
          <w:p w14:paraId="14B09CB8"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0.005</w:t>
            </w:r>
          </w:p>
        </w:tc>
        <w:tc>
          <w:tcPr>
            <w:tcW w:w="998" w:type="pct"/>
            <w:tcBorders>
              <w:left w:val="single" w:sz="4" w:space="0" w:color="auto"/>
              <w:bottom w:val="nil"/>
              <w:tl2br w:val="nil"/>
              <w:tr2bl w:val="nil"/>
            </w:tcBorders>
          </w:tcPr>
          <w:p w14:paraId="5678F671"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0.0295</w:t>
            </w:r>
          </w:p>
        </w:tc>
        <w:tc>
          <w:tcPr>
            <w:tcW w:w="1005" w:type="pct"/>
            <w:tcBorders>
              <w:bottom w:val="nil"/>
              <w:tl2br w:val="nil"/>
              <w:tr2bl w:val="nil"/>
            </w:tcBorders>
          </w:tcPr>
          <w:p w14:paraId="79931E58"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0.005</w:t>
            </w:r>
          </w:p>
        </w:tc>
      </w:tr>
      <w:tr w:rsidR="00452712" w14:paraId="334E22C4" w14:textId="77777777" w:rsidTr="00846762">
        <w:trPr>
          <w:trHeight w:val="14"/>
          <w:jc w:val="center"/>
        </w:trPr>
        <w:tc>
          <w:tcPr>
            <w:tcW w:w="998" w:type="pct"/>
            <w:tcBorders>
              <w:top w:val="nil"/>
              <w:tl2br w:val="nil"/>
              <w:tr2bl w:val="nil"/>
            </w:tcBorders>
          </w:tcPr>
          <w:p w14:paraId="4AD5425B" w14:textId="77777777" w:rsidR="00452712" w:rsidRDefault="00452712" w:rsidP="00846762">
            <w:pPr>
              <w:widowControl/>
              <w:overflowPunct/>
              <w:ind w:left="119"/>
              <w:rPr>
                <w:rFonts w:eastAsia="Times New Roman"/>
                <w:bCs/>
                <w:szCs w:val="18"/>
              </w:rPr>
            </w:pPr>
            <w:proofErr w:type="spellStart"/>
            <w:r>
              <w:rPr>
                <w:rFonts w:eastAsia="Times New Roman"/>
                <w:bCs/>
                <w:spacing w:val="-2"/>
                <w:szCs w:val="18"/>
              </w:rPr>
              <w:t>Indep</w:t>
            </w:r>
            <w:proofErr w:type="spellEnd"/>
          </w:p>
        </w:tc>
        <w:tc>
          <w:tcPr>
            <w:tcW w:w="998" w:type="pct"/>
            <w:tcBorders>
              <w:top w:val="nil"/>
              <w:tl2br w:val="nil"/>
              <w:tr2bl w:val="nil"/>
            </w:tcBorders>
          </w:tcPr>
          <w:p w14:paraId="725F66EF"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0.0588</w:t>
            </w:r>
          </w:p>
        </w:tc>
        <w:tc>
          <w:tcPr>
            <w:tcW w:w="1000" w:type="pct"/>
            <w:tcBorders>
              <w:top w:val="nil"/>
              <w:right w:val="single" w:sz="4" w:space="0" w:color="auto"/>
              <w:tl2br w:val="nil"/>
              <w:tr2bl w:val="nil"/>
            </w:tcBorders>
          </w:tcPr>
          <w:p w14:paraId="50FCE2C6"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0.460</w:t>
            </w:r>
          </w:p>
        </w:tc>
        <w:tc>
          <w:tcPr>
            <w:tcW w:w="998" w:type="pct"/>
            <w:tcBorders>
              <w:top w:val="nil"/>
              <w:left w:val="single" w:sz="4" w:space="0" w:color="auto"/>
              <w:tl2br w:val="nil"/>
              <w:tr2bl w:val="nil"/>
            </w:tcBorders>
          </w:tcPr>
          <w:p w14:paraId="10949AD4"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0.0420</w:t>
            </w:r>
          </w:p>
        </w:tc>
        <w:tc>
          <w:tcPr>
            <w:tcW w:w="1005" w:type="pct"/>
            <w:tcBorders>
              <w:top w:val="nil"/>
              <w:tl2br w:val="nil"/>
              <w:tr2bl w:val="nil"/>
            </w:tcBorders>
          </w:tcPr>
          <w:p w14:paraId="300462C6"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0.600</w:t>
            </w:r>
          </w:p>
        </w:tc>
      </w:tr>
      <w:tr w:rsidR="00452712" w14:paraId="60DB38A9" w14:textId="77777777" w:rsidTr="00846762">
        <w:trPr>
          <w:trHeight w:val="14"/>
          <w:jc w:val="center"/>
        </w:trPr>
        <w:tc>
          <w:tcPr>
            <w:tcW w:w="998" w:type="pct"/>
            <w:tcBorders>
              <w:tl2br w:val="nil"/>
              <w:tr2bl w:val="nil"/>
            </w:tcBorders>
          </w:tcPr>
          <w:p w14:paraId="57989510" w14:textId="77777777" w:rsidR="00452712" w:rsidRDefault="00452712" w:rsidP="00846762">
            <w:pPr>
              <w:widowControl/>
              <w:overflowPunct/>
              <w:ind w:left="119"/>
              <w:rPr>
                <w:rFonts w:eastAsia="Times New Roman"/>
                <w:bCs/>
                <w:szCs w:val="18"/>
              </w:rPr>
            </w:pPr>
            <w:r>
              <w:rPr>
                <w:rFonts w:eastAsia="Times New Roman"/>
                <w:bCs/>
                <w:spacing w:val="-5"/>
                <w:szCs w:val="18"/>
              </w:rPr>
              <w:t>Lev</w:t>
            </w:r>
          </w:p>
        </w:tc>
        <w:tc>
          <w:tcPr>
            <w:tcW w:w="998" w:type="pct"/>
            <w:tcBorders>
              <w:tl2br w:val="nil"/>
              <w:tr2bl w:val="nil"/>
            </w:tcBorders>
          </w:tcPr>
          <w:p w14:paraId="139B7B2E"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0.0219</w:t>
            </w:r>
          </w:p>
        </w:tc>
        <w:tc>
          <w:tcPr>
            <w:tcW w:w="1000" w:type="pct"/>
            <w:tcBorders>
              <w:right w:val="single" w:sz="4" w:space="0" w:color="auto"/>
              <w:tl2br w:val="nil"/>
              <w:tr2bl w:val="nil"/>
            </w:tcBorders>
          </w:tcPr>
          <w:p w14:paraId="4ED14A8F"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0.923</w:t>
            </w:r>
          </w:p>
        </w:tc>
        <w:tc>
          <w:tcPr>
            <w:tcW w:w="998" w:type="pct"/>
            <w:tcBorders>
              <w:left w:val="single" w:sz="4" w:space="0" w:color="auto"/>
              <w:tl2br w:val="nil"/>
              <w:tr2bl w:val="nil"/>
            </w:tcBorders>
          </w:tcPr>
          <w:p w14:paraId="4E26284A"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0.0429</w:t>
            </w:r>
          </w:p>
        </w:tc>
        <w:tc>
          <w:tcPr>
            <w:tcW w:w="1005" w:type="pct"/>
            <w:tcBorders>
              <w:tl2br w:val="nil"/>
              <w:tr2bl w:val="nil"/>
            </w:tcBorders>
          </w:tcPr>
          <w:p w14:paraId="28E47EA5"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0.851</w:t>
            </w:r>
          </w:p>
        </w:tc>
      </w:tr>
      <w:tr w:rsidR="00452712" w14:paraId="5D458881" w14:textId="77777777" w:rsidTr="00846762">
        <w:trPr>
          <w:trHeight w:val="14"/>
          <w:jc w:val="center"/>
        </w:trPr>
        <w:tc>
          <w:tcPr>
            <w:tcW w:w="998" w:type="pct"/>
            <w:tcBorders>
              <w:tl2br w:val="nil"/>
              <w:tr2bl w:val="nil"/>
            </w:tcBorders>
          </w:tcPr>
          <w:p w14:paraId="5519987D" w14:textId="77777777" w:rsidR="00452712" w:rsidRDefault="00452712" w:rsidP="00846762">
            <w:pPr>
              <w:widowControl/>
              <w:overflowPunct/>
              <w:ind w:left="119"/>
              <w:rPr>
                <w:rFonts w:eastAsia="Times New Roman"/>
                <w:bCs/>
                <w:szCs w:val="18"/>
              </w:rPr>
            </w:pPr>
            <w:r>
              <w:rPr>
                <w:rFonts w:eastAsia="Times New Roman"/>
                <w:bCs/>
                <w:spacing w:val="-4"/>
                <w:szCs w:val="18"/>
              </w:rPr>
              <w:t>Size</w:t>
            </w:r>
          </w:p>
        </w:tc>
        <w:tc>
          <w:tcPr>
            <w:tcW w:w="998" w:type="pct"/>
            <w:tcBorders>
              <w:tl2br w:val="nil"/>
              <w:tr2bl w:val="nil"/>
            </w:tcBorders>
          </w:tcPr>
          <w:p w14:paraId="51FBDF3B" w14:textId="77777777" w:rsidR="00452712" w:rsidRDefault="00452712" w:rsidP="00846762">
            <w:pPr>
              <w:widowControl/>
              <w:overflowPunct/>
              <w:ind w:right="102"/>
              <w:jc w:val="center"/>
              <w:rPr>
                <w:rFonts w:eastAsia="Times New Roman"/>
                <w:bCs/>
                <w:szCs w:val="18"/>
              </w:rPr>
            </w:pPr>
            <w:r>
              <w:rPr>
                <w:rFonts w:eastAsia="Times New Roman"/>
                <w:bCs/>
                <w:spacing w:val="-2"/>
                <w:szCs w:val="18"/>
              </w:rPr>
              <w:t>0.0056</w:t>
            </w:r>
          </w:p>
        </w:tc>
        <w:tc>
          <w:tcPr>
            <w:tcW w:w="1000" w:type="pct"/>
            <w:tcBorders>
              <w:right w:val="single" w:sz="4" w:space="0" w:color="auto"/>
              <w:tl2br w:val="nil"/>
              <w:tr2bl w:val="nil"/>
            </w:tcBorders>
          </w:tcPr>
          <w:p w14:paraId="46AFC2E2"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0.545</w:t>
            </w:r>
          </w:p>
        </w:tc>
        <w:tc>
          <w:tcPr>
            <w:tcW w:w="998" w:type="pct"/>
            <w:tcBorders>
              <w:left w:val="single" w:sz="4" w:space="0" w:color="auto"/>
              <w:tl2br w:val="nil"/>
              <w:tr2bl w:val="nil"/>
            </w:tcBorders>
          </w:tcPr>
          <w:p w14:paraId="5FD439E2" w14:textId="77777777" w:rsidR="00452712" w:rsidRDefault="00452712" w:rsidP="00846762">
            <w:pPr>
              <w:widowControl/>
              <w:overflowPunct/>
              <w:ind w:right="235"/>
              <w:jc w:val="right"/>
              <w:rPr>
                <w:rFonts w:eastAsia="Times New Roman"/>
                <w:bCs/>
                <w:szCs w:val="18"/>
              </w:rPr>
            </w:pPr>
            <w:r>
              <w:rPr>
                <w:rFonts w:eastAsia="Times New Roman"/>
                <w:bCs/>
                <w:spacing w:val="-2"/>
                <w:szCs w:val="18"/>
              </w:rPr>
              <w:t>0.0075</w:t>
            </w:r>
          </w:p>
        </w:tc>
        <w:tc>
          <w:tcPr>
            <w:tcW w:w="1005" w:type="pct"/>
            <w:tcBorders>
              <w:tl2br w:val="nil"/>
              <w:tr2bl w:val="nil"/>
            </w:tcBorders>
          </w:tcPr>
          <w:p w14:paraId="6BBD6E83"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0.423</w:t>
            </w:r>
          </w:p>
        </w:tc>
      </w:tr>
      <w:tr w:rsidR="00452712" w14:paraId="2747EE78" w14:textId="77777777" w:rsidTr="00846762">
        <w:trPr>
          <w:trHeight w:val="67"/>
          <w:jc w:val="center"/>
        </w:trPr>
        <w:tc>
          <w:tcPr>
            <w:tcW w:w="998" w:type="pct"/>
            <w:tcBorders>
              <w:tl2br w:val="nil"/>
              <w:tr2bl w:val="nil"/>
            </w:tcBorders>
          </w:tcPr>
          <w:p w14:paraId="4F92B2E0" w14:textId="77777777" w:rsidR="00452712" w:rsidRDefault="00452712" w:rsidP="00846762">
            <w:pPr>
              <w:widowControl/>
              <w:overflowPunct/>
              <w:ind w:left="119"/>
              <w:rPr>
                <w:rFonts w:eastAsia="Times New Roman"/>
                <w:bCs/>
                <w:szCs w:val="18"/>
              </w:rPr>
            </w:pPr>
            <w:r>
              <w:rPr>
                <w:rFonts w:eastAsia="Times New Roman"/>
                <w:bCs/>
                <w:spacing w:val="-4"/>
                <w:szCs w:val="18"/>
              </w:rPr>
              <w:t>Big4</w:t>
            </w:r>
          </w:p>
        </w:tc>
        <w:tc>
          <w:tcPr>
            <w:tcW w:w="998" w:type="pct"/>
            <w:tcBorders>
              <w:tl2br w:val="nil"/>
              <w:tr2bl w:val="nil"/>
            </w:tcBorders>
          </w:tcPr>
          <w:p w14:paraId="49E51870" w14:textId="77777777" w:rsidR="00452712" w:rsidRDefault="00452712" w:rsidP="00846762">
            <w:pPr>
              <w:widowControl/>
              <w:overflowPunct/>
              <w:ind w:left="1" w:right="102"/>
              <w:jc w:val="center"/>
              <w:rPr>
                <w:rFonts w:eastAsia="Times New Roman"/>
                <w:bCs/>
                <w:szCs w:val="18"/>
              </w:rPr>
            </w:pPr>
            <w:r>
              <w:rPr>
                <w:rFonts w:eastAsia="Times New Roman"/>
                <w:bCs/>
                <w:szCs w:val="18"/>
              </w:rPr>
              <w:t>-</w:t>
            </w:r>
            <w:r>
              <w:rPr>
                <w:rFonts w:eastAsia="Times New Roman"/>
                <w:bCs/>
                <w:spacing w:val="-2"/>
                <w:szCs w:val="18"/>
              </w:rPr>
              <w:t>0.0174</w:t>
            </w:r>
          </w:p>
        </w:tc>
        <w:tc>
          <w:tcPr>
            <w:tcW w:w="1000" w:type="pct"/>
            <w:tcBorders>
              <w:bottom w:val="single" w:sz="8" w:space="0" w:color="000000"/>
              <w:right w:val="single" w:sz="4" w:space="0" w:color="auto"/>
              <w:tl2br w:val="nil"/>
              <w:tr2bl w:val="nil"/>
            </w:tcBorders>
          </w:tcPr>
          <w:p w14:paraId="74E74B17" w14:textId="77777777" w:rsidR="00452712" w:rsidRDefault="00452712" w:rsidP="00846762">
            <w:pPr>
              <w:widowControl/>
              <w:overflowPunct/>
              <w:ind w:left="107"/>
              <w:jc w:val="center"/>
              <w:rPr>
                <w:rFonts w:eastAsia="Times New Roman"/>
                <w:bCs/>
                <w:szCs w:val="18"/>
              </w:rPr>
            </w:pPr>
            <w:r>
              <w:rPr>
                <w:rFonts w:eastAsia="Times New Roman"/>
                <w:bCs/>
                <w:spacing w:val="-2"/>
                <w:szCs w:val="18"/>
              </w:rPr>
              <w:t>0.363</w:t>
            </w:r>
          </w:p>
        </w:tc>
        <w:tc>
          <w:tcPr>
            <w:tcW w:w="998" w:type="pct"/>
            <w:tcBorders>
              <w:left w:val="single" w:sz="4" w:space="0" w:color="auto"/>
              <w:tl2br w:val="nil"/>
              <w:tr2bl w:val="nil"/>
            </w:tcBorders>
          </w:tcPr>
          <w:p w14:paraId="6838995B" w14:textId="77777777" w:rsidR="00452712" w:rsidRDefault="00452712" w:rsidP="00846762">
            <w:pPr>
              <w:widowControl/>
              <w:overflowPunct/>
              <w:ind w:right="200"/>
              <w:jc w:val="right"/>
              <w:rPr>
                <w:rFonts w:eastAsia="Times New Roman"/>
                <w:bCs/>
                <w:szCs w:val="18"/>
              </w:rPr>
            </w:pPr>
            <w:r>
              <w:rPr>
                <w:rFonts w:eastAsia="Times New Roman"/>
                <w:bCs/>
                <w:szCs w:val="18"/>
              </w:rPr>
              <w:t>-</w:t>
            </w:r>
            <w:r>
              <w:rPr>
                <w:rFonts w:eastAsia="Times New Roman"/>
                <w:bCs/>
                <w:spacing w:val="-2"/>
                <w:szCs w:val="18"/>
              </w:rPr>
              <w:t>0.0193</w:t>
            </w:r>
          </w:p>
        </w:tc>
        <w:tc>
          <w:tcPr>
            <w:tcW w:w="1005" w:type="pct"/>
            <w:tcBorders>
              <w:tl2br w:val="nil"/>
              <w:tr2bl w:val="nil"/>
            </w:tcBorders>
          </w:tcPr>
          <w:p w14:paraId="5E601664" w14:textId="77777777" w:rsidR="00452712" w:rsidRDefault="00452712" w:rsidP="00846762">
            <w:pPr>
              <w:widowControl/>
              <w:overflowPunct/>
              <w:ind w:left="78"/>
              <w:jc w:val="center"/>
              <w:rPr>
                <w:rFonts w:eastAsia="Times New Roman"/>
                <w:bCs/>
                <w:szCs w:val="18"/>
              </w:rPr>
            </w:pPr>
            <w:r>
              <w:rPr>
                <w:rFonts w:eastAsia="Times New Roman"/>
                <w:bCs/>
                <w:spacing w:val="-2"/>
                <w:szCs w:val="18"/>
              </w:rPr>
              <w:t>0.317</w:t>
            </w:r>
          </w:p>
        </w:tc>
      </w:tr>
    </w:tbl>
    <w:tbl>
      <w:tblPr>
        <w:tblStyle w:val="af7"/>
        <w:tblpPr w:leftFromText="180" w:rightFromText="180" w:vertAnchor="text" w:horzAnchor="margin" w:tblpXSpec="center" w:tblpY="2793"/>
        <w:tblOverlap w:val="never"/>
        <w:tblW w:w="854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3"/>
        <w:gridCol w:w="1140"/>
        <w:gridCol w:w="1418"/>
        <w:gridCol w:w="1418"/>
        <w:gridCol w:w="1418"/>
        <w:gridCol w:w="1455"/>
      </w:tblGrid>
      <w:tr w:rsidR="00283BAF" w14:paraId="0049A001" w14:textId="77777777" w:rsidTr="00283BAF">
        <w:trPr>
          <w:trHeight w:val="358"/>
        </w:trPr>
        <w:tc>
          <w:tcPr>
            <w:tcW w:w="8542" w:type="dxa"/>
            <w:gridSpan w:val="6"/>
            <w:tcBorders>
              <w:top w:val="single" w:sz="4" w:space="0" w:color="auto"/>
              <w:bottom w:val="single" w:sz="4" w:space="0" w:color="auto"/>
            </w:tcBorders>
          </w:tcPr>
          <w:p w14:paraId="1F5AFA86" w14:textId="77777777" w:rsidR="00283BAF" w:rsidRDefault="00283BAF" w:rsidP="00283BAF">
            <w:pPr>
              <w:pStyle w:val="a0"/>
              <w:ind w:firstLineChars="0" w:firstLine="0"/>
              <w:jc w:val="center"/>
              <w:rPr>
                <w:rFonts w:ascii="宋体" w:hAnsi="宋体" w:hint="eastAsia"/>
                <w:sz w:val="21"/>
                <w:szCs w:val="21"/>
              </w:rPr>
            </w:pPr>
            <w:r>
              <w:rPr>
                <w:rFonts w:ascii="宋体" w:hAnsi="宋体" w:hint="eastAsia"/>
                <w:sz w:val="21"/>
                <w:szCs w:val="21"/>
              </w:rPr>
              <w:t>表9 分位数回归</w:t>
            </w:r>
          </w:p>
        </w:tc>
      </w:tr>
      <w:tr w:rsidR="00283BAF" w14:paraId="69F46189" w14:textId="77777777" w:rsidTr="00283BAF">
        <w:trPr>
          <w:trHeight w:val="326"/>
        </w:trPr>
        <w:tc>
          <w:tcPr>
            <w:tcW w:w="1693" w:type="dxa"/>
            <w:tcBorders>
              <w:top w:val="single" w:sz="4" w:space="0" w:color="auto"/>
            </w:tcBorders>
          </w:tcPr>
          <w:p w14:paraId="238BF81E"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变量</w:t>
            </w:r>
          </w:p>
        </w:tc>
        <w:tc>
          <w:tcPr>
            <w:tcW w:w="1140" w:type="dxa"/>
            <w:tcBorders>
              <w:top w:val="single" w:sz="4" w:space="0" w:color="auto"/>
            </w:tcBorders>
          </w:tcPr>
          <w:p w14:paraId="4BBA61C1"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QR_10</w:t>
            </w:r>
          </w:p>
        </w:tc>
        <w:tc>
          <w:tcPr>
            <w:tcW w:w="1418" w:type="dxa"/>
            <w:tcBorders>
              <w:top w:val="single" w:sz="4" w:space="0" w:color="auto"/>
            </w:tcBorders>
          </w:tcPr>
          <w:p w14:paraId="4844FC95"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QR_25</w:t>
            </w:r>
          </w:p>
        </w:tc>
        <w:tc>
          <w:tcPr>
            <w:tcW w:w="1418" w:type="dxa"/>
            <w:tcBorders>
              <w:top w:val="single" w:sz="4" w:space="0" w:color="auto"/>
            </w:tcBorders>
          </w:tcPr>
          <w:p w14:paraId="199AC74F"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QR_50</w:t>
            </w:r>
          </w:p>
        </w:tc>
        <w:tc>
          <w:tcPr>
            <w:tcW w:w="1418" w:type="dxa"/>
            <w:tcBorders>
              <w:top w:val="single" w:sz="4" w:space="0" w:color="auto"/>
            </w:tcBorders>
          </w:tcPr>
          <w:p w14:paraId="61DCD9BE"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QR_75</w:t>
            </w:r>
          </w:p>
        </w:tc>
        <w:tc>
          <w:tcPr>
            <w:tcW w:w="1455" w:type="dxa"/>
            <w:tcBorders>
              <w:top w:val="single" w:sz="4" w:space="0" w:color="auto"/>
            </w:tcBorders>
          </w:tcPr>
          <w:p w14:paraId="709A4921"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QR_90</w:t>
            </w:r>
          </w:p>
        </w:tc>
      </w:tr>
      <w:tr w:rsidR="00283BAF" w14:paraId="26BD5CF6" w14:textId="77777777" w:rsidTr="00283BAF">
        <w:trPr>
          <w:trHeight w:val="446"/>
        </w:trPr>
        <w:tc>
          <w:tcPr>
            <w:tcW w:w="1693" w:type="dxa"/>
          </w:tcPr>
          <w:p w14:paraId="5F4EA9FF"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Sentiment</w:t>
            </w:r>
          </w:p>
        </w:tc>
        <w:tc>
          <w:tcPr>
            <w:tcW w:w="1140" w:type="dxa"/>
          </w:tcPr>
          <w:p w14:paraId="67DC84AF" w14:textId="77777777" w:rsidR="00283BAF" w:rsidRPr="00452712" w:rsidRDefault="00283BAF" w:rsidP="00283BAF">
            <w:pPr>
              <w:pStyle w:val="a0"/>
              <w:ind w:firstLineChars="0" w:firstLine="0"/>
              <w:rPr>
                <w:rFonts w:ascii="宋体" w:hAnsi="宋体" w:hint="eastAsia"/>
                <w:szCs w:val="18"/>
              </w:rPr>
            </w:pPr>
            <w:r w:rsidRPr="00452712">
              <w:rPr>
                <w:rFonts w:ascii="宋体" w:hAnsi="宋体"/>
                <w:szCs w:val="18"/>
              </w:rPr>
              <w:t>0.0565</w:t>
            </w:r>
            <w:r w:rsidRPr="00452712">
              <w:rPr>
                <w:rFonts w:ascii="宋体" w:hAnsi="宋体" w:hint="eastAsia"/>
                <w:szCs w:val="18"/>
              </w:rPr>
              <w:t>***</w:t>
            </w:r>
          </w:p>
        </w:tc>
        <w:tc>
          <w:tcPr>
            <w:tcW w:w="1418" w:type="dxa"/>
          </w:tcPr>
          <w:p w14:paraId="11DB20BE" w14:textId="77777777" w:rsidR="00283BAF" w:rsidRPr="00452712" w:rsidRDefault="00283BAF" w:rsidP="00283BAF">
            <w:pPr>
              <w:pStyle w:val="a0"/>
              <w:ind w:firstLineChars="0" w:firstLine="0"/>
              <w:rPr>
                <w:rFonts w:ascii="宋体" w:hAnsi="宋体" w:hint="eastAsia"/>
                <w:szCs w:val="18"/>
              </w:rPr>
            </w:pPr>
            <w:r w:rsidRPr="00452712">
              <w:rPr>
                <w:rFonts w:ascii="宋体" w:hAnsi="宋体"/>
                <w:szCs w:val="18"/>
              </w:rPr>
              <w:t>0.0321</w:t>
            </w:r>
            <w:r w:rsidRPr="00452712">
              <w:rPr>
                <w:rFonts w:ascii="宋体" w:hAnsi="宋体" w:hint="eastAsia"/>
                <w:szCs w:val="18"/>
              </w:rPr>
              <w:t>***</w:t>
            </w:r>
          </w:p>
        </w:tc>
        <w:tc>
          <w:tcPr>
            <w:tcW w:w="1418" w:type="dxa"/>
          </w:tcPr>
          <w:p w14:paraId="1E83D378"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0.0205***</w:t>
            </w:r>
          </w:p>
        </w:tc>
        <w:tc>
          <w:tcPr>
            <w:tcW w:w="1418" w:type="dxa"/>
          </w:tcPr>
          <w:p w14:paraId="42547025" w14:textId="77777777" w:rsidR="00283BAF" w:rsidRPr="00452712" w:rsidRDefault="00283BAF" w:rsidP="00283BAF">
            <w:pPr>
              <w:pStyle w:val="a0"/>
              <w:ind w:firstLineChars="0" w:firstLine="0"/>
              <w:rPr>
                <w:rFonts w:ascii="宋体" w:hAnsi="宋体" w:hint="eastAsia"/>
                <w:szCs w:val="18"/>
              </w:rPr>
            </w:pPr>
            <w:r w:rsidRPr="00452712">
              <w:rPr>
                <w:rFonts w:ascii="宋体" w:hAnsi="宋体"/>
                <w:szCs w:val="18"/>
              </w:rPr>
              <w:t>0.0273</w:t>
            </w:r>
            <w:r w:rsidRPr="00452712">
              <w:rPr>
                <w:rFonts w:ascii="宋体" w:hAnsi="宋体" w:hint="eastAsia"/>
                <w:szCs w:val="18"/>
              </w:rPr>
              <w:t>***</w:t>
            </w:r>
          </w:p>
        </w:tc>
        <w:tc>
          <w:tcPr>
            <w:tcW w:w="1455" w:type="dxa"/>
          </w:tcPr>
          <w:p w14:paraId="3C5F1535" w14:textId="77777777" w:rsidR="00283BAF" w:rsidRPr="00452712" w:rsidRDefault="00283BAF" w:rsidP="00283BAF">
            <w:pPr>
              <w:pStyle w:val="a0"/>
              <w:ind w:firstLineChars="0" w:firstLine="0"/>
              <w:rPr>
                <w:rFonts w:ascii="宋体" w:hAnsi="宋体" w:hint="eastAsia"/>
                <w:szCs w:val="18"/>
              </w:rPr>
            </w:pPr>
            <w:r w:rsidRPr="00452712">
              <w:rPr>
                <w:rFonts w:ascii="宋体" w:hAnsi="宋体"/>
                <w:szCs w:val="18"/>
              </w:rPr>
              <w:t>0.0535</w:t>
            </w:r>
            <w:r w:rsidRPr="00452712">
              <w:rPr>
                <w:rFonts w:ascii="宋体" w:hAnsi="宋体" w:hint="eastAsia"/>
                <w:szCs w:val="18"/>
              </w:rPr>
              <w:t>***</w:t>
            </w:r>
          </w:p>
        </w:tc>
      </w:tr>
      <w:tr w:rsidR="00283BAF" w14:paraId="257700E9" w14:textId="77777777" w:rsidTr="00283BAF">
        <w:trPr>
          <w:trHeight w:val="363"/>
        </w:trPr>
        <w:tc>
          <w:tcPr>
            <w:tcW w:w="1693" w:type="dxa"/>
          </w:tcPr>
          <w:p w14:paraId="49A40084"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Controls</w:t>
            </w:r>
          </w:p>
        </w:tc>
        <w:tc>
          <w:tcPr>
            <w:tcW w:w="1140" w:type="dxa"/>
          </w:tcPr>
          <w:p w14:paraId="33B495CE"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31E3CF1C"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0B8D45C2"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45B9DC1F"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55" w:type="dxa"/>
          </w:tcPr>
          <w:p w14:paraId="063E7765"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r>
      <w:tr w:rsidR="00283BAF" w14:paraId="5FC41A66" w14:textId="77777777" w:rsidTr="00283BAF">
        <w:trPr>
          <w:trHeight w:val="363"/>
        </w:trPr>
        <w:tc>
          <w:tcPr>
            <w:tcW w:w="1693" w:type="dxa"/>
          </w:tcPr>
          <w:p w14:paraId="616AAC5B"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Year FE</w:t>
            </w:r>
          </w:p>
        </w:tc>
        <w:tc>
          <w:tcPr>
            <w:tcW w:w="1140" w:type="dxa"/>
          </w:tcPr>
          <w:p w14:paraId="5463045C"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75AB2D70"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42FB10BB"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34BDB744"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55" w:type="dxa"/>
          </w:tcPr>
          <w:p w14:paraId="6D2C83AB"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r>
      <w:tr w:rsidR="00283BAF" w14:paraId="7890AB40" w14:textId="77777777" w:rsidTr="00283BAF">
        <w:trPr>
          <w:trHeight w:val="358"/>
        </w:trPr>
        <w:tc>
          <w:tcPr>
            <w:tcW w:w="1693" w:type="dxa"/>
          </w:tcPr>
          <w:p w14:paraId="0135AED3"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Firm FE</w:t>
            </w:r>
          </w:p>
        </w:tc>
        <w:tc>
          <w:tcPr>
            <w:tcW w:w="1140" w:type="dxa"/>
          </w:tcPr>
          <w:p w14:paraId="03807A1F"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72D9A3D8"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226F7DBB"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18" w:type="dxa"/>
          </w:tcPr>
          <w:p w14:paraId="2A372482"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c>
          <w:tcPr>
            <w:tcW w:w="1455" w:type="dxa"/>
          </w:tcPr>
          <w:p w14:paraId="20806433" w14:textId="77777777" w:rsidR="00283BAF" w:rsidRPr="00452712" w:rsidRDefault="00283BAF" w:rsidP="00283BAF">
            <w:pPr>
              <w:pStyle w:val="a0"/>
              <w:ind w:firstLineChars="0" w:firstLine="0"/>
              <w:rPr>
                <w:rFonts w:ascii="宋体" w:hAnsi="宋体" w:hint="eastAsia"/>
                <w:szCs w:val="18"/>
              </w:rPr>
            </w:pPr>
            <w:r w:rsidRPr="00452712">
              <w:rPr>
                <w:rFonts w:ascii="宋体" w:hAnsi="宋体" w:hint="eastAsia"/>
                <w:szCs w:val="18"/>
              </w:rPr>
              <w:t>Yes</w:t>
            </w:r>
          </w:p>
        </w:tc>
      </w:tr>
    </w:tbl>
    <w:p w14:paraId="61A30B5D" w14:textId="77777777" w:rsidR="00452712" w:rsidRDefault="00452712" w:rsidP="00452712">
      <w:pPr>
        <w:rPr>
          <w:rFonts w:ascii="宋体" w:hAnsi="宋体" w:hint="eastAsia"/>
          <w:sz w:val="21"/>
          <w:szCs w:val="21"/>
        </w:rPr>
      </w:pPr>
    </w:p>
    <w:p w14:paraId="31B54E5A" w14:textId="6E13E9C9" w:rsidR="001B58E5" w:rsidRDefault="001B58E5" w:rsidP="00EA4CA3">
      <w:pPr>
        <w:pStyle w:val="2"/>
        <w:numPr>
          <w:ilvl w:val="0"/>
          <w:numId w:val="0"/>
        </w:numPr>
        <w:spacing w:before="78" w:after="78"/>
        <w:rPr>
          <w:b/>
          <w:szCs w:val="21"/>
        </w:rPr>
      </w:pPr>
      <w:r>
        <w:rPr>
          <w:rFonts w:hint="eastAsia"/>
          <w:b/>
          <w:szCs w:val="21"/>
        </w:rPr>
        <w:t xml:space="preserve">5.3 </w:t>
      </w:r>
      <w:r>
        <w:rPr>
          <w:rFonts w:hint="eastAsia"/>
          <w:b/>
          <w:szCs w:val="21"/>
        </w:rPr>
        <w:t>分位数回归</w:t>
      </w:r>
    </w:p>
    <w:p w14:paraId="138B922A" w14:textId="77777777" w:rsidR="001B58E5" w:rsidRDefault="001B58E5" w:rsidP="001B58E5">
      <w:pPr>
        <w:pStyle w:val="a0"/>
        <w:ind w:firstLineChars="100" w:firstLine="210"/>
        <w:rPr>
          <w:rFonts w:ascii="宋体" w:hAnsi="宋体" w:hint="eastAsia"/>
          <w:sz w:val="21"/>
          <w:szCs w:val="21"/>
        </w:rPr>
      </w:pPr>
      <w:r>
        <w:rPr>
          <w:rFonts w:ascii="宋体" w:hAnsi="宋体" w:hint="eastAsia"/>
          <w:sz w:val="21"/>
          <w:szCs w:val="21"/>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收益率的影响，我们使用分位数回归方法，分别选取10%，25%，50%，75%和90%这五个分为点进行分位数的回归。</w:t>
      </w:r>
    </w:p>
    <w:p w14:paraId="08FFBC44" w14:textId="3562905F" w:rsidR="001B58E5" w:rsidRDefault="001B58E5" w:rsidP="00283BAF">
      <w:pPr>
        <w:pStyle w:val="a0"/>
        <w:ind w:firstLineChars="100" w:firstLine="210"/>
        <w:rPr>
          <w:rFonts w:ascii="宋体" w:hAnsi="宋体" w:hint="eastAsia"/>
          <w:sz w:val="21"/>
          <w:szCs w:val="21"/>
        </w:rPr>
      </w:pPr>
      <w:r>
        <w:rPr>
          <w:rFonts w:ascii="宋体" w:hAnsi="宋体" w:hint="eastAsia"/>
          <w:sz w:val="21"/>
          <w:szCs w:val="21"/>
        </w:rPr>
        <w:t>本文将CAR作为被解释变量，回归结果如表</w:t>
      </w:r>
      <w:r w:rsidR="00283BAF">
        <w:rPr>
          <w:rFonts w:ascii="宋体" w:hAnsi="宋体" w:hint="eastAsia"/>
          <w:sz w:val="21"/>
          <w:szCs w:val="21"/>
        </w:rPr>
        <w:t>9</w:t>
      </w:r>
      <w:r>
        <w:rPr>
          <w:rFonts w:ascii="宋体" w:hAnsi="宋体" w:hint="eastAsia"/>
          <w:sz w:val="21"/>
          <w:szCs w:val="21"/>
        </w:rPr>
        <w:t>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1FADD805" w14:textId="5A5560E7" w:rsidR="00EA4CA3" w:rsidRPr="00283BAF" w:rsidRDefault="001B58E5" w:rsidP="00283BAF">
      <w:pPr>
        <w:pStyle w:val="a0"/>
        <w:ind w:firstLine="420"/>
        <w:rPr>
          <w:rFonts w:ascii="宋体" w:hAnsi="宋体" w:hint="eastAsia"/>
          <w:iCs/>
          <w:sz w:val="21"/>
          <w:szCs w:val="21"/>
        </w:rPr>
      </w:pPr>
      <w:r>
        <w:rPr>
          <w:rFonts w:ascii="宋体" w:hAnsi="宋体" w:hint="eastAsia"/>
          <w:iCs/>
          <w:sz w:val="21"/>
          <w:szCs w:val="21"/>
        </w:rPr>
        <w:t>上述研究结果表明社交媒体、投资者不能从文本情绪上识别财经新闻的真假性，因此财经新闻的真假性对于股价的影响，</w:t>
      </w:r>
      <w:r w:rsidR="00283BAF">
        <w:rPr>
          <w:rFonts w:ascii="宋体" w:hAnsi="宋体" w:hint="eastAsia"/>
          <w:iCs/>
          <w:sz w:val="21"/>
          <w:szCs w:val="21"/>
        </w:rPr>
        <w:t>非</w:t>
      </w:r>
      <w:r>
        <w:rPr>
          <w:rFonts w:ascii="宋体" w:hAnsi="宋体" w:hint="eastAsia"/>
          <w:iCs/>
          <w:sz w:val="21"/>
          <w:szCs w:val="21"/>
        </w:rPr>
        <w:t>通过</w:t>
      </w:r>
      <w:r w:rsidR="00283BAF">
        <w:rPr>
          <w:rFonts w:ascii="宋体" w:hAnsi="宋体" w:hint="eastAsia"/>
          <w:iCs/>
          <w:sz w:val="21"/>
          <w:szCs w:val="21"/>
        </w:rPr>
        <w:t>文本</w:t>
      </w:r>
      <w:r>
        <w:rPr>
          <w:rFonts w:ascii="宋体" w:hAnsi="宋体" w:hint="eastAsia"/>
          <w:iCs/>
          <w:sz w:val="21"/>
          <w:szCs w:val="21"/>
        </w:rPr>
        <w:t>情绪这一渠道。</w:t>
      </w:r>
    </w:p>
    <w:p w14:paraId="5662382F" w14:textId="1831B898" w:rsidR="006744B8" w:rsidRDefault="006744B8" w:rsidP="00EA4CA3">
      <w:pPr>
        <w:pStyle w:val="2"/>
        <w:numPr>
          <w:ilvl w:val="0"/>
          <w:numId w:val="0"/>
        </w:numPr>
        <w:spacing w:before="78" w:after="78"/>
        <w:rPr>
          <w:b/>
          <w:szCs w:val="21"/>
        </w:rPr>
      </w:pPr>
      <w:r>
        <w:rPr>
          <w:rFonts w:hint="eastAsia"/>
          <w:b/>
          <w:szCs w:val="21"/>
        </w:rPr>
        <w:t>5.</w:t>
      </w:r>
      <w:r w:rsidR="00EA4CA3">
        <w:rPr>
          <w:rFonts w:hint="eastAsia"/>
          <w:b/>
          <w:szCs w:val="21"/>
        </w:rPr>
        <w:t>4</w:t>
      </w:r>
      <w:r>
        <w:rPr>
          <w:b/>
          <w:szCs w:val="21"/>
        </w:rPr>
        <w:t xml:space="preserve">  </w:t>
      </w:r>
      <w:r>
        <w:rPr>
          <w:rFonts w:hint="eastAsia"/>
          <w:b/>
          <w:szCs w:val="21"/>
        </w:rPr>
        <w:t>新闻媒体的权威性</w:t>
      </w:r>
    </w:p>
    <w:p w14:paraId="11123C48" w14:textId="77777777" w:rsidR="006744B8" w:rsidRDefault="006744B8" w:rsidP="006744B8">
      <w:pPr>
        <w:pStyle w:val="a0"/>
        <w:ind w:firstLine="420"/>
        <w:rPr>
          <w:rFonts w:ascii="宋体" w:hAnsi="宋体" w:hint="eastAsia"/>
          <w:sz w:val="21"/>
          <w:szCs w:val="21"/>
        </w:rPr>
      </w:pPr>
      <w:r>
        <w:rPr>
          <w:rFonts w:ascii="宋体" w:hAnsi="宋体" w:hint="eastAsia"/>
          <w:sz w:val="21"/>
          <w:szCs w:val="21"/>
        </w:rPr>
        <w:t>新闻媒体的权威性与投资者是否置信新闻报道的内容相关。一般而言，新闻媒体越权威报道传闻“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w:t>
      </w:r>
      <w:proofErr w:type="gramStart"/>
      <w:r>
        <w:rPr>
          <w:rFonts w:ascii="宋体" w:hAnsi="宋体" w:hint="eastAsia"/>
          <w:sz w:val="21"/>
          <w:szCs w:val="21"/>
        </w:rPr>
        <w:t>发改委</w:t>
      </w:r>
      <w:proofErr w:type="gramEnd"/>
      <w:r>
        <w:rPr>
          <w:rFonts w:ascii="宋体" w:hAnsi="宋体" w:hint="eastAsia"/>
          <w:sz w:val="21"/>
          <w:szCs w:val="21"/>
        </w:rPr>
        <w:t>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w:t>
      </w:r>
      <w:proofErr w:type="gramStart"/>
      <w:r>
        <w:rPr>
          <w:rFonts w:ascii="宋体" w:hAnsi="宋体" w:hint="eastAsia"/>
          <w:sz w:val="21"/>
          <w:szCs w:val="21"/>
        </w:rPr>
        <w:t>报刊网</w:t>
      </w:r>
      <w:proofErr w:type="gramEnd"/>
      <w:r>
        <w:rPr>
          <w:rFonts w:ascii="宋体" w:hAnsi="宋体" w:hint="eastAsia"/>
          <w:sz w:val="21"/>
          <w:szCs w:val="21"/>
        </w:rPr>
        <w:t>的财经类报刊排名数据）包括：《21世纪经济报道》、《经济观察报》、《中国经营报》和《华夏时报》等。本文首先构建了以新闻来源是否为权威媒体的虚拟变量M，M=1表示来源于权威媒体，M=0表示来源于非权威媒体，构建如下调节效应模型：</w:t>
      </w:r>
    </w:p>
    <w:p w14:paraId="039F3FD2" w14:textId="2F0D7462" w:rsidR="006744B8" w:rsidRDefault="00000000" w:rsidP="006744B8">
      <w:pPr>
        <w:pStyle w:val="a0"/>
        <w:ind w:firstLine="420"/>
        <w:rPr>
          <w:rFonts w:hAnsi="Cambria Math"/>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CAR=</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r>
                <w:rPr>
                  <w:rFonts w:ascii="Cambria Math" w:hAnsi="Cambria Math"/>
                  <w:sz w:val="21"/>
                  <w:szCs w:val="21"/>
                </w:rPr>
                <m:t>D+</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r>
                <w:rPr>
                  <w:rFonts w:ascii="Cambria Math" w:hAnsi="Cambria Math"/>
                  <w:sz w:val="21"/>
                  <w:szCs w:val="21"/>
                </w:rPr>
                <m:t>M×D+</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4</m:t>
                  </m:r>
                </m:sub>
              </m:sSub>
              <m:r>
                <w:rPr>
                  <w:rFonts w:ascii="Cambria Math" w:hAnsi="Cambria Math"/>
                  <w:sz w:val="21"/>
                  <w:szCs w:val="21"/>
                </w:rPr>
                <m:t>X+ϵ#</m:t>
              </m:r>
              <m:d>
                <m:dPr>
                  <m:ctrlPr>
                    <w:rPr>
                      <w:rFonts w:ascii="Cambria Math" w:hAnsi="Cambria Math"/>
                      <w:i/>
                      <w:sz w:val="21"/>
                      <w:szCs w:val="21"/>
                    </w:rPr>
                  </m:ctrlPr>
                </m:dPr>
                <m:e>
                  <m:r>
                    <w:rPr>
                      <w:rFonts w:ascii="Cambria Math" w:hAnsi="Cambria Math"/>
                      <w:sz w:val="21"/>
                      <w:szCs w:val="21"/>
                    </w:rPr>
                    <m:t>10</m:t>
                  </m:r>
                </m:e>
              </m:d>
            </m:e>
          </m:eqArr>
        </m:oMath>
      </m:oMathPara>
    </w:p>
    <w:tbl>
      <w:tblPr>
        <w:tblpPr w:leftFromText="180" w:rightFromText="180" w:vertAnchor="text" w:horzAnchor="margin" w:tblpY="4695"/>
        <w:tblOverlap w:val="never"/>
        <w:tblW w:w="10495" w:type="pct"/>
        <w:tblCellMar>
          <w:left w:w="0" w:type="dxa"/>
          <w:right w:w="0" w:type="dxa"/>
        </w:tblCellMar>
        <w:tblLook w:val="04A0" w:firstRow="1" w:lastRow="0" w:firstColumn="1" w:lastColumn="0" w:noHBand="0" w:noVBand="1"/>
      </w:tblPr>
      <w:tblGrid>
        <w:gridCol w:w="2043"/>
        <w:gridCol w:w="1138"/>
        <w:gridCol w:w="732"/>
        <w:gridCol w:w="799"/>
        <w:gridCol w:w="730"/>
        <w:gridCol w:w="1291"/>
        <w:gridCol w:w="724"/>
        <w:gridCol w:w="1314"/>
        <w:gridCol w:w="586"/>
      </w:tblGrid>
      <w:tr w:rsidR="00283BAF" w14:paraId="7481CF36" w14:textId="77777777" w:rsidTr="00283BAF">
        <w:trPr>
          <w:trHeight w:hRule="exact" w:val="540"/>
        </w:trPr>
        <w:tc>
          <w:tcPr>
            <w:tcW w:w="5000" w:type="pct"/>
            <w:gridSpan w:val="9"/>
            <w:tcBorders>
              <w:bottom w:val="single" w:sz="6" w:space="0" w:color="000000"/>
            </w:tcBorders>
          </w:tcPr>
          <w:p w14:paraId="4A6DE1F2" w14:textId="1BE2C728" w:rsidR="00283BAF" w:rsidRDefault="00283BAF" w:rsidP="00283BAF">
            <w:pPr>
              <w:widowControl/>
              <w:overflowPunct/>
              <w:spacing w:before="53"/>
              <w:jc w:val="center"/>
              <w:rPr>
                <w:spacing w:val="-4"/>
                <w:sz w:val="21"/>
                <w:szCs w:val="21"/>
              </w:rPr>
            </w:pPr>
            <w:r>
              <w:rPr>
                <w:rFonts w:hint="eastAsia"/>
                <w:spacing w:val="-4"/>
                <w:sz w:val="21"/>
                <w:szCs w:val="21"/>
              </w:rPr>
              <w:t>表</w:t>
            </w:r>
            <w:r>
              <w:rPr>
                <w:rFonts w:hint="eastAsia"/>
                <w:spacing w:val="-4"/>
                <w:sz w:val="21"/>
                <w:szCs w:val="21"/>
              </w:rPr>
              <w:t xml:space="preserve">10 </w:t>
            </w:r>
            <w:r w:rsidRPr="00283BAF">
              <w:rPr>
                <w:rFonts w:hint="eastAsia"/>
                <w:spacing w:val="-4"/>
                <w:sz w:val="21"/>
                <w:szCs w:val="21"/>
              </w:rPr>
              <w:t>新闻媒体的权威性</w:t>
            </w:r>
          </w:p>
        </w:tc>
      </w:tr>
      <w:tr w:rsidR="00283BAF" w14:paraId="5139FE70" w14:textId="77777777" w:rsidTr="00283BAF">
        <w:trPr>
          <w:trHeight w:hRule="exact" w:val="540"/>
        </w:trPr>
        <w:tc>
          <w:tcPr>
            <w:tcW w:w="1092" w:type="pct"/>
            <w:tcBorders>
              <w:bottom w:val="single" w:sz="6" w:space="0" w:color="000000"/>
            </w:tcBorders>
          </w:tcPr>
          <w:p w14:paraId="32F743B4" w14:textId="77777777" w:rsidR="00283BAF" w:rsidRDefault="00283BAF" w:rsidP="00283BAF">
            <w:pPr>
              <w:widowControl/>
              <w:overflowPunct/>
              <w:rPr>
                <w:rFonts w:eastAsia="Times New Roman"/>
                <w:sz w:val="21"/>
                <w:szCs w:val="21"/>
              </w:rPr>
            </w:pPr>
          </w:p>
        </w:tc>
        <w:tc>
          <w:tcPr>
            <w:tcW w:w="1816" w:type="pct"/>
            <w:gridSpan w:val="4"/>
            <w:tcBorders>
              <w:bottom w:val="single" w:sz="6" w:space="0" w:color="000000"/>
            </w:tcBorders>
          </w:tcPr>
          <w:p w14:paraId="52ED183F" w14:textId="77777777" w:rsidR="00283BAF" w:rsidRDefault="00283BAF" w:rsidP="00283BAF">
            <w:pPr>
              <w:widowControl/>
              <w:overflowPunct/>
              <w:spacing w:before="55"/>
              <w:ind w:left="102"/>
              <w:jc w:val="center"/>
              <w:rPr>
                <w:rFonts w:eastAsia="Times New Roman"/>
                <w:spacing w:val="-2"/>
                <w:sz w:val="21"/>
                <w:szCs w:val="21"/>
              </w:rPr>
            </w:pPr>
            <w:r>
              <w:rPr>
                <w:rFonts w:hint="eastAsia"/>
                <w:spacing w:val="-4"/>
                <w:sz w:val="21"/>
                <w:szCs w:val="21"/>
              </w:rPr>
              <w:t>异质性分析</w:t>
            </w:r>
          </w:p>
        </w:tc>
        <w:tc>
          <w:tcPr>
            <w:tcW w:w="2092" w:type="pct"/>
            <w:gridSpan w:val="4"/>
            <w:tcBorders>
              <w:bottom w:val="single" w:sz="6" w:space="0" w:color="000000"/>
            </w:tcBorders>
            <w:shd w:val="clear" w:color="auto" w:fill="auto"/>
          </w:tcPr>
          <w:p w14:paraId="6CC80A24" w14:textId="77777777" w:rsidR="00283BAF" w:rsidRDefault="00283BAF" w:rsidP="00283BAF">
            <w:pPr>
              <w:widowControl/>
              <w:overflowPunct/>
              <w:spacing w:before="53"/>
              <w:jc w:val="center"/>
              <w:rPr>
                <w:rFonts w:eastAsia="Times New Roman"/>
                <w:sz w:val="21"/>
                <w:szCs w:val="21"/>
              </w:rPr>
            </w:pPr>
            <w:r>
              <w:rPr>
                <w:rFonts w:hint="eastAsia"/>
                <w:spacing w:val="-4"/>
                <w:sz w:val="21"/>
                <w:szCs w:val="21"/>
              </w:rPr>
              <w:t>分组双重差分</w:t>
            </w:r>
          </w:p>
        </w:tc>
      </w:tr>
      <w:tr w:rsidR="00283BAF" w14:paraId="63EC58D9" w14:textId="77777777" w:rsidTr="00283BAF">
        <w:trPr>
          <w:trHeight w:hRule="exact" w:val="540"/>
        </w:trPr>
        <w:tc>
          <w:tcPr>
            <w:tcW w:w="1092" w:type="pct"/>
            <w:tcBorders>
              <w:bottom w:val="single" w:sz="6" w:space="0" w:color="000000"/>
            </w:tcBorders>
          </w:tcPr>
          <w:p w14:paraId="38E2F62A" w14:textId="77777777" w:rsidR="00283BAF" w:rsidRDefault="00283BAF" w:rsidP="00283BAF">
            <w:pPr>
              <w:widowControl/>
              <w:overflowPunct/>
              <w:rPr>
                <w:rFonts w:eastAsia="Times New Roman"/>
                <w:sz w:val="21"/>
                <w:szCs w:val="21"/>
              </w:rPr>
            </w:pPr>
          </w:p>
        </w:tc>
        <w:tc>
          <w:tcPr>
            <w:tcW w:w="999" w:type="pct"/>
            <w:gridSpan w:val="2"/>
            <w:tcBorders>
              <w:top w:val="single" w:sz="4" w:space="0" w:color="000000"/>
              <w:bottom w:val="single" w:sz="6" w:space="0" w:color="000000"/>
            </w:tcBorders>
          </w:tcPr>
          <w:p w14:paraId="760A7D2D" w14:textId="77777777" w:rsidR="00283BAF" w:rsidRDefault="00283BAF" w:rsidP="00283BAF">
            <w:pPr>
              <w:widowControl/>
              <w:overflowPunct/>
              <w:spacing w:before="55"/>
              <w:ind w:left="103"/>
              <w:jc w:val="center"/>
              <w:rPr>
                <w:rFonts w:eastAsia="Times New Roman"/>
                <w:sz w:val="21"/>
                <w:szCs w:val="21"/>
              </w:rPr>
            </w:pPr>
            <w:r>
              <w:rPr>
                <w:rFonts w:hint="eastAsia"/>
                <w:spacing w:val="-4"/>
                <w:sz w:val="21"/>
                <w:szCs w:val="21"/>
              </w:rPr>
              <w:t>含控制变量</w:t>
            </w:r>
          </w:p>
        </w:tc>
        <w:tc>
          <w:tcPr>
            <w:tcW w:w="817" w:type="pct"/>
            <w:gridSpan w:val="2"/>
            <w:tcBorders>
              <w:top w:val="single" w:sz="4" w:space="0" w:color="000000"/>
              <w:bottom w:val="single" w:sz="6" w:space="0" w:color="000000"/>
            </w:tcBorders>
          </w:tcPr>
          <w:p w14:paraId="0B7111F9" w14:textId="77777777" w:rsidR="00283BAF" w:rsidRDefault="00283BAF" w:rsidP="00283BAF">
            <w:pPr>
              <w:widowControl/>
              <w:overflowPunct/>
              <w:spacing w:before="55"/>
              <w:ind w:left="102"/>
              <w:jc w:val="center"/>
              <w:rPr>
                <w:rFonts w:eastAsia="Times New Roman"/>
                <w:spacing w:val="-2"/>
                <w:sz w:val="21"/>
                <w:szCs w:val="21"/>
              </w:rPr>
            </w:pPr>
            <w:r>
              <w:rPr>
                <w:rFonts w:hint="eastAsia"/>
                <w:spacing w:val="-4"/>
                <w:sz w:val="21"/>
                <w:szCs w:val="21"/>
              </w:rPr>
              <w:t>不含控制变量</w:t>
            </w:r>
          </w:p>
        </w:tc>
        <w:tc>
          <w:tcPr>
            <w:tcW w:w="1077" w:type="pct"/>
            <w:gridSpan w:val="2"/>
            <w:tcBorders>
              <w:bottom w:val="single" w:sz="6" w:space="0" w:color="000000"/>
            </w:tcBorders>
            <w:shd w:val="clear" w:color="auto" w:fill="auto"/>
          </w:tcPr>
          <w:p w14:paraId="0BCB4338" w14:textId="77777777" w:rsidR="00283BAF" w:rsidRDefault="00283BAF" w:rsidP="00283BAF">
            <w:pPr>
              <w:widowControl/>
              <w:overflowPunct/>
              <w:spacing w:before="53"/>
              <w:ind w:right="11"/>
              <w:jc w:val="center"/>
              <w:rPr>
                <w:rFonts w:eastAsia="Times New Roman"/>
                <w:sz w:val="21"/>
                <w:szCs w:val="21"/>
              </w:rPr>
            </w:pPr>
            <w:r>
              <w:rPr>
                <w:rFonts w:hint="eastAsia"/>
                <w:spacing w:val="-4"/>
                <w:sz w:val="21"/>
                <w:szCs w:val="21"/>
              </w:rPr>
              <w:t>权威组</w:t>
            </w:r>
          </w:p>
        </w:tc>
        <w:tc>
          <w:tcPr>
            <w:tcW w:w="1015" w:type="pct"/>
            <w:gridSpan w:val="2"/>
            <w:tcBorders>
              <w:bottom w:val="single" w:sz="6" w:space="0" w:color="000000"/>
            </w:tcBorders>
            <w:shd w:val="clear" w:color="auto" w:fill="auto"/>
          </w:tcPr>
          <w:p w14:paraId="0FDE72F2" w14:textId="77777777" w:rsidR="00283BAF" w:rsidRDefault="00283BAF" w:rsidP="00283BAF">
            <w:pPr>
              <w:widowControl/>
              <w:overflowPunct/>
              <w:spacing w:before="53"/>
              <w:jc w:val="center"/>
              <w:rPr>
                <w:rFonts w:eastAsia="Times New Roman"/>
                <w:sz w:val="21"/>
                <w:szCs w:val="21"/>
              </w:rPr>
            </w:pPr>
            <w:r>
              <w:rPr>
                <w:rFonts w:hint="eastAsia"/>
                <w:spacing w:val="-4"/>
                <w:sz w:val="21"/>
                <w:szCs w:val="21"/>
              </w:rPr>
              <w:t>非权威组</w:t>
            </w:r>
          </w:p>
        </w:tc>
      </w:tr>
      <w:tr w:rsidR="00283BAF" w14:paraId="5DAE22C7" w14:textId="77777777" w:rsidTr="00283BAF">
        <w:trPr>
          <w:trHeight w:hRule="exact" w:val="540"/>
        </w:trPr>
        <w:tc>
          <w:tcPr>
            <w:tcW w:w="1092" w:type="pct"/>
            <w:tcBorders>
              <w:bottom w:val="single" w:sz="6" w:space="0" w:color="000000"/>
            </w:tcBorders>
          </w:tcPr>
          <w:p w14:paraId="7D1959BD" w14:textId="77777777" w:rsidR="00283BAF" w:rsidRDefault="00283BAF" w:rsidP="00283BAF">
            <w:pPr>
              <w:widowControl/>
              <w:overflowPunct/>
              <w:rPr>
                <w:rFonts w:eastAsia="Times New Roman"/>
                <w:sz w:val="21"/>
                <w:szCs w:val="21"/>
              </w:rPr>
            </w:pPr>
          </w:p>
        </w:tc>
        <w:tc>
          <w:tcPr>
            <w:tcW w:w="608" w:type="pct"/>
            <w:tcBorders>
              <w:top w:val="single" w:sz="4" w:space="0" w:color="000000"/>
              <w:bottom w:val="single" w:sz="6" w:space="0" w:color="000000"/>
            </w:tcBorders>
          </w:tcPr>
          <w:p w14:paraId="5094B0DA" w14:textId="77777777" w:rsidR="00283BAF" w:rsidRDefault="00283BAF" w:rsidP="00283BAF">
            <w:pPr>
              <w:widowControl/>
              <w:overflowPunct/>
              <w:spacing w:before="69"/>
              <w:jc w:val="center"/>
              <w:rPr>
                <w:rFonts w:eastAsia="Times New Roman"/>
                <w:sz w:val="21"/>
                <w:szCs w:val="21"/>
              </w:rPr>
            </w:pPr>
            <w:proofErr w:type="spellStart"/>
            <w:r>
              <w:rPr>
                <w:rFonts w:eastAsia="Times New Roman"/>
                <w:spacing w:val="-4"/>
                <w:sz w:val="21"/>
                <w:szCs w:val="21"/>
              </w:rPr>
              <w:t>coef</w:t>
            </w:r>
            <w:proofErr w:type="spellEnd"/>
          </w:p>
        </w:tc>
        <w:tc>
          <w:tcPr>
            <w:tcW w:w="391" w:type="pct"/>
            <w:tcBorders>
              <w:top w:val="single" w:sz="4" w:space="0" w:color="000000"/>
              <w:bottom w:val="single" w:sz="6" w:space="0" w:color="000000"/>
            </w:tcBorders>
          </w:tcPr>
          <w:p w14:paraId="73518B83" w14:textId="77777777" w:rsidR="00283BAF" w:rsidRDefault="00283BAF" w:rsidP="00283BAF">
            <w:pPr>
              <w:widowControl/>
              <w:overflowPunct/>
              <w:spacing w:before="55"/>
              <w:ind w:left="103"/>
              <w:jc w:val="center"/>
              <w:rPr>
                <w:rFonts w:ascii="宋体"/>
                <w:sz w:val="21"/>
                <w:szCs w:val="21"/>
              </w:rPr>
            </w:pPr>
            <w:r>
              <w:rPr>
                <w:rFonts w:eastAsia="Times New Roman"/>
                <w:sz w:val="21"/>
                <w:szCs w:val="21"/>
              </w:rPr>
              <w:t>p</w:t>
            </w:r>
            <w:r>
              <w:rPr>
                <w:rFonts w:ascii="宋体"/>
                <w:spacing w:val="-10"/>
                <w:sz w:val="21"/>
                <w:szCs w:val="21"/>
              </w:rPr>
              <w:t>值</w:t>
            </w:r>
          </w:p>
        </w:tc>
        <w:tc>
          <w:tcPr>
            <w:tcW w:w="427" w:type="pct"/>
            <w:tcBorders>
              <w:top w:val="single" w:sz="4" w:space="0" w:color="000000"/>
              <w:bottom w:val="single" w:sz="6" w:space="0" w:color="000000"/>
            </w:tcBorders>
          </w:tcPr>
          <w:p w14:paraId="1A620525" w14:textId="77777777" w:rsidR="00283BAF" w:rsidRDefault="00283BAF" w:rsidP="00283BAF">
            <w:pPr>
              <w:widowControl/>
              <w:overflowPunct/>
              <w:spacing w:before="69"/>
              <w:ind w:right="1"/>
              <w:jc w:val="center"/>
              <w:rPr>
                <w:rFonts w:eastAsia="Times New Roman"/>
                <w:sz w:val="21"/>
                <w:szCs w:val="21"/>
              </w:rPr>
            </w:pPr>
            <w:proofErr w:type="spellStart"/>
            <w:r>
              <w:rPr>
                <w:rFonts w:eastAsia="Times New Roman"/>
                <w:spacing w:val="-4"/>
                <w:sz w:val="21"/>
                <w:szCs w:val="21"/>
              </w:rPr>
              <w:t>coef</w:t>
            </w:r>
            <w:proofErr w:type="spellEnd"/>
          </w:p>
        </w:tc>
        <w:tc>
          <w:tcPr>
            <w:tcW w:w="390" w:type="pct"/>
            <w:tcBorders>
              <w:top w:val="single" w:sz="4" w:space="0" w:color="000000"/>
              <w:bottom w:val="single" w:sz="6" w:space="0" w:color="000000"/>
            </w:tcBorders>
          </w:tcPr>
          <w:p w14:paraId="3D6C2D4A" w14:textId="77777777" w:rsidR="00283BAF" w:rsidRDefault="00283BAF" w:rsidP="00283BAF">
            <w:pPr>
              <w:widowControl/>
              <w:overflowPunct/>
              <w:spacing w:before="55"/>
              <w:ind w:left="102"/>
              <w:jc w:val="center"/>
              <w:rPr>
                <w:rFonts w:ascii="宋体"/>
                <w:sz w:val="21"/>
                <w:szCs w:val="21"/>
              </w:rPr>
            </w:pPr>
            <w:r>
              <w:rPr>
                <w:rFonts w:eastAsia="Times New Roman"/>
                <w:spacing w:val="-2"/>
                <w:sz w:val="21"/>
                <w:szCs w:val="21"/>
              </w:rPr>
              <w:t>p</w:t>
            </w:r>
            <w:r>
              <w:rPr>
                <w:rFonts w:ascii="宋体"/>
                <w:spacing w:val="-10"/>
                <w:sz w:val="21"/>
                <w:szCs w:val="21"/>
              </w:rPr>
              <w:t>值</w:t>
            </w:r>
          </w:p>
        </w:tc>
        <w:tc>
          <w:tcPr>
            <w:tcW w:w="690" w:type="pct"/>
            <w:tcBorders>
              <w:bottom w:val="single" w:sz="6" w:space="0" w:color="000000"/>
            </w:tcBorders>
            <w:shd w:val="clear" w:color="auto" w:fill="auto"/>
          </w:tcPr>
          <w:p w14:paraId="7A124958" w14:textId="77777777" w:rsidR="00283BAF" w:rsidRDefault="00283BAF" w:rsidP="00283BAF">
            <w:pPr>
              <w:widowControl/>
              <w:overflowPunct/>
              <w:spacing w:before="67"/>
              <w:ind w:left="397"/>
              <w:rPr>
                <w:rFonts w:eastAsia="Times New Roman"/>
                <w:sz w:val="21"/>
                <w:szCs w:val="21"/>
              </w:rPr>
            </w:pPr>
            <w:proofErr w:type="spellStart"/>
            <w:r>
              <w:rPr>
                <w:rFonts w:eastAsia="Times New Roman"/>
                <w:spacing w:val="-4"/>
                <w:sz w:val="21"/>
                <w:szCs w:val="21"/>
              </w:rPr>
              <w:t>coef</w:t>
            </w:r>
            <w:proofErr w:type="spellEnd"/>
          </w:p>
        </w:tc>
        <w:tc>
          <w:tcPr>
            <w:tcW w:w="387" w:type="pct"/>
            <w:tcBorders>
              <w:bottom w:val="single" w:sz="6" w:space="0" w:color="000000"/>
            </w:tcBorders>
            <w:shd w:val="clear" w:color="auto" w:fill="auto"/>
          </w:tcPr>
          <w:p w14:paraId="2A94B087" w14:textId="77777777" w:rsidR="00283BAF" w:rsidRDefault="00283BAF" w:rsidP="00283BAF">
            <w:pPr>
              <w:widowControl/>
              <w:overflowPunct/>
              <w:spacing w:before="53"/>
              <w:ind w:right="11"/>
              <w:jc w:val="center"/>
              <w:rPr>
                <w:rFonts w:ascii="宋体"/>
                <w:sz w:val="21"/>
                <w:szCs w:val="21"/>
              </w:rPr>
            </w:pPr>
            <w:r>
              <w:rPr>
                <w:rFonts w:eastAsia="Times New Roman"/>
                <w:sz w:val="21"/>
                <w:szCs w:val="21"/>
              </w:rPr>
              <w:t>p</w:t>
            </w:r>
            <w:r>
              <w:rPr>
                <w:rFonts w:ascii="宋体"/>
                <w:spacing w:val="-10"/>
                <w:sz w:val="21"/>
                <w:szCs w:val="21"/>
              </w:rPr>
              <w:t>值</w:t>
            </w:r>
          </w:p>
        </w:tc>
        <w:tc>
          <w:tcPr>
            <w:tcW w:w="702" w:type="pct"/>
            <w:tcBorders>
              <w:bottom w:val="single" w:sz="6" w:space="0" w:color="000000"/>
            </w:tcBorders>
            <w:shd w:val="clear" w:color="auto" w:fill="auto"/>
          </w:tcPr>
          <w:p w14:paraId="2544F2C0" w14:textId="77777777" w:rsidR="00283BAF" w:rsidRDefault="00283BAF" w:rsidP="00283BAF">
            <w:pPr>
              <w:widowControl/>
              <w:overflowPunct/>
              <w:spacing w:before="67"/>
              <w:ind w:left="397"/>
              <w:rPr>
                <w:rFonts w:eastAsia="Times New Roman"/>
                <w:sz w:val="21"/>
                <w:szCs w:val="21"/>
              </w:rPr>
            </w:pPr>
            <w:proofErr w:type="spellStart"/>
            <w:r>
              <w:rPr>
                <w:rFonts w:eastAsia="Times New Roman"/>
                <w:spacing w:val="-4"/>
                <w:sz w:val="21"/>
                <w:szCs w:val="21"/>
              </w:rPr>
              <w:t>coef</w:t>
            </w:r>
            <w:proofErr w:type="spellEnd"/>
          </w:p>
        </w:tc>
        <w:tc>
          <w:tcPr>
            <w:tcW w:w="313" w:type="pct"/>
            <w:tcBorders>
              <w:bottom w:val="single" w:sz="6" w:space="0" w:color="000000"/>
            </w:tcBorders>
            <w:shd w:val="clear" w:color="auto" w:fill="auto"/>
          </w:tcPr>
          <w:p w14:paraId="61218312" w14:textId="77777777" w:rsidR="00283BAF" w:rsidRDefault="00283BAF" w:rsidP="00283BAF">
            <w:pPr>
              <w:widowControl/>
              <w:overflowPunct/>
              <w:spacing w:before="53"/>
              <w:jc w:val="center"/>
              <w:rPr>
                <w:rFonts w:ascii="宋体"/>
                <w:sz w:val="21"/>
                <w:szCs w:val="21"/>
              </w:rPr>
            </w:pPr>
            <w:r>
              <w:rPr>
                <w:rFonts w:eastAsia="Times New Roman"/>
                <w:sz w:val="21"/>
                <w:szCs w:val="21"/>
              </w:rPr>
              <w:t>p</w:t>
            </w:r>
            <w:r>
              <w:rPr>
                <w:rFonts w:ascii="宋体"/>
                <w:spacing w:val="-10"/>
                <w:sz w:val="21"/>
                <w:szCs w:val="21"/>
              </w:rPr>
              <w:t>值</w:t>
            </w:r>
          </w:p>
        </w:tc>
      </w:tr>
      <w:tr w:rsidR="00283BAF" w14:paraId="7EB1C57E" w14:textId="77777777" w:rsidTr="00283BAF">
        <w:trPr>
          <w:trHeight w:hRule="exact" w:val="536"/>
        </w:trPr>
        <w:tc>
          <w:tcPr>
            <w:tcW w:w="1092" w:type="pct"/>
            <w:tcBorders>
              <w:top w:val="single" w:sz="6" w:space="0" w:color="000000"/>
            </w:tcBorders>
          </w:tcPr>
          <w:p w14:paraId="7C7912F1" w14:textId="77777777" w:rsidR="00283BAF" w:rsidRDefault="00283BAF" w:rsidP="00283BAF">
            <w:pPr>
              <w:widowControl/>
              <w:overflowPunct/>
              <w:spacing w:before="69"/>
              <w:ind w:left="119"/>
              <w:rPr>
                <w:rFonts w:eastAsia="Times New Roman"/>
                <w:sz w:val="21"/>
                <w:szCs w:val="21"/>
              </w:rPr>
            </w:pPr>
            <w:r>
              <w:rPr>
                <w:rFonts w:eastAsia="Times New Roman"/>
                <w:spacing w:val="-2"/>
                <w:sz w:val="21"/>
                <w:szCs w:val="21"/>
              </w:rPr>
              <w:t>Intercept</w:t>
            </w:r>
          </w:p>
        </w:tc>
        <w:tc>
          <w:tcPr>
            <w:tcW w:w="608" w:type="pct"/>
            <w:tcBorders>
              <w:top w:val="single" w:sz="6" w:space="0" w:color="000000"/>
            </w:tcBorders>
          </w:tcPr>
          <w:p w14:paraId="4BD8A1E9" w14:textId="77777777" w:rsidR="00283BAF" w:rsidRDefault="00283BAF" w:rsidP="00283BAF">
            <w:pPr>
              <w:widowControl/>
              <w:overflowPunct/>
              <w:spacing w:before="69"/>
              <w:jc w:val="center"/>
              <w:rPr>
                <w:rFonts w:eastAsia="Times New Roman"/>
                <w:sz w:val="21"/>
                <w:szCs w:val="21"/>
              </w:rPr>
            </w:pPr>
            <w:r>
              <w:rPr>
                <w:rFonts w:eastAsia="Times New Roman"/>
                <w:sz w:val="21"/>
                <w:szCs w:val="21"/>
              </w:rPr>
              <w:t>-</w:t>
            </w:r>
            <w:r>
              <w:rPr>
                <w:rFonts w:eastAsia="Times New Roman"/>
                <w:spacing w:val="-2"/>
                <w:sz w:val="21"/>
                <w:szCs w:val="21"/>
              </w:rPr>
              <w:t>0.0129</w:t>
            </w:r>
          </w:p>
        </w:tc>
        <w:tc>
          <w:tcPr>
            <w:tcW w:w="391" w:type="pct"/>
            <w:tcBorders>
              <w:top w:val="single" w:sz="6" w:space="0" w:color="000000"/>
            </w:tcBorders>
          </w:tcPr>
          <w:p w14:paraId="50C832F2" w14:textId="77777777" w:rsidR="00283BAF" w:rsidRDefault="00283BAF" w:rsidP="00283BAF">
            <w:pPr>
              <w:widowControl/>
              <w:overflowPunct/>
              <w:spacing w:before="69"/>
              <w:ind w:left="103"/>
              <w:jc w:val="center"/>
              <w:rPr>
                <w:rFonts w:eastAsia="Times New Roman"/>
                <w:sz w:val="21"/>
                <w:szCs w:val="21"/>
              </w:rPr>
            </w:pPr>
            <w:r>
              <w:rPr>
                <w:rFonts w:eastAsia="Times New Roman"/>
                <w:spacing w:val="-2"/>
                <w:sz w:val="21"/>
                <w:szCs w:val="21"/>
              </w:rPr>
              <w:t>0.958</w:t>
            </w:r>
          </w:p>
        </w:tc>
        <w:tc>
          <w:tcPr>
            <w:tcW w:w="427" w:type="pct"/>
            <w:tcBorders>
              <w:top w:val="single" w:sz="6" w:space="0" w:color="000000"/>
            </w:tcBorders>
          </w:tcPr>
          <w:p w14:paraId="2B575CCF" w14:textId="77777777" w:rsidR="00283BAF" w:rsidRDefault="00283BAF" w:rsidP="00283BAF">
            <w:pPr>
              <w:widowControl/>
              <w:overflowPunct/>
              <w:spacing w:before="69"/>
              <w:ind w:right="1"/>
              <w:jc w:val="center"/>
              <w:rPr>
                <w:rFonts w:eastAsia="Times New Roman"/>
                <w:sz w:val="21"/>
                <w:szCs w:val="21"/>
              </w:rPr>
            </w:pPr>
            <w:r>
              <w:rPr>
                <w:rFonts w:eastAsia="Times New Roman"/>
                <w:sz w:val="21"/>
                <w:szCs w:val="21"/>
              </w:rPr>
              <w:t>-</w:t>
            </w:r>
            <w:r>
              <w:rPr>
                <w:rFonts w:eastAsia="Times New Roman"/>
                <w:spacing w:val="-2"/>
                <w:sz w:val="21"/>
                <w:szCs w:val="21"/>
              </w:rPr>
              <w:t>0.0065</w:t>
            </w:r>
          </w:p>
        </w:tc>
        <w:tc>
          <w:tcPr>
            <w:tcW w:w="390" w:type="pct"/>
            <w:tcBorders>
              <w:top w:val="single" w:sz="6" w:space="0" w:color="000000"/>
            </w:tcBorders>
          </w:tcPr>
          <w:p w14:paraId="51904472" w14:textId="77777777" w:rsidR="00283BAF" w:rsidRDefault="00283BAF" w:rsidP="00283BAF">
            <w:pPr>
              <w:widowControl/>
              <w:overflowPunct/>
              <w:spacing w:before="69"/>
              <w:ind w:left="102"/>
              <w:jc w:val="center"/>
              <w:rPr>
                <w:rFonts w:eastAsia="Times New Roman"/>
                <w:sz w:val="21"/>
                <w:szCs w:val="21"/>
              </w:rPr>
            </w:pPr>
            <w:r>
              <w:rPr>
                <w:rFonts w:eastAsia="Times New Roman"/>
                <w:spacing w:val="-2"/>
                <w:sz w:val="21"/>
                <w:szCs w:val="21"/>
              </w:rPr>
              <w:t>0.505</w:t>
            </w:r>
          </w:p>
        </w:tc>
        <w:tc>
          <w:tcPr>
            <w:tcW w:w="690" w:type="pct"/>
            <w:tcBorders>
              <w:top w:val="single" w:sz="6" w:space="0" w:color="000000"/>
            </w:tcBorders>
            <w:shd w:val="clear" w:color="auto" w:fill="auto"/>
          </w:tcPr>
          <w:p w14:paraId="269E9BB0" w14:textId="77777777" w:rsidR="00283BAF" w:rsidRDefault="00283BAF" w:rsidP="00283BAF">
            <w:pPr>
              <w:widowControl/>
              <w:overflowPunct/>
              <w:spacing w:before="69"/>
              <w:ind w:left="289"/>
              <w:rPr>
                <w:rFonts w:eastAsia="Times New Roman"/>
                <w:sz w:val="21"/>
                <w:szCs w:val="21"/>
              </w:rPr>
            </w:pPr>
            <w:r>
              <w:rPr>
                <w:rFonts w:eastAsia="Times New Roman"/>
                <w:spacing w:val="-2"/>
                <w:sz w:val="21"/>
                <w:szCs w:val="21"/>
              </w:rPr>
              <w:t>0.0102</w:t>
            </w:r>
          </w:p>
        </w:tc>
        <w:tc>
          <w:tcPr>
            <w:tcW w:w="387" w:type="pct"/>
            <w:tcBorders>
              <w:top w:val="single" w:sz="6" w:space="0" w:color="000000"/>
            </w:tcBorders>
            <w:shd w:val="clear" w:color="auto" w:fill="auto"/>
          </w:tcPr>
          <w:p w14:paraId="2DC77359" w14:textId="77777777" w:rsidR="00283BAF" w:rsidRDefault="00283BAF" w:rsidP="00283BAF">
            <w:pPr>
              <w:widowControl/>
              <w:overflowPunct/>
              <w:spacing w:before="69"/>
              <w:ind w:right="11"/>
              <w:jc w:val="center"/>
              <w:rPr>
                <w:rFonts w:eastAsia="Times New Roman"/>
                <w:sz w:val="21"/>
                <w:szCs w:val="21"/>
              </w:rPr>
            </w:pPr>
            <w:r>
              <w:rPr>
                <w:rFonts w:eastAsia="Times New Roman"/>
                <w:spacing w:val="-2"/>
                <w:sz w:val="21"/>
                <w:szCs w:val="21"/>
              </w:rPr>
              <w:t>0.629</w:t>
            </w:r>
          </w:p>
        </w:tc>
        <w:tc>
          <w:tcPr>
            <w:tcW w:w="702" w:type="pct"/>
            <w:tcBorders>
              <w:top w:val="single" w:sz="6" w:space="0" w:color="000000"/>
            </w:tcBorders>
            <w:shd w:val="clear" w:color="auto" w:fill="auto"/>
          </w:tcPr>
          <w:p w14:paraId="57A0F0F3" w14:textId="77777777" w:rsidR="00283BAF" w:rsidRDefault="00283BAF" w:rsidP="00283BAF">
            <w:pPr>
              <w:widowControl/>
              <w:overflowPunct/>
              <w:spacing w:before="69"/>
              <w:ind w:left="254"/>
              <w:rPr>
                <w:rFonts w:eastAsia="Times New Roman"/>
                <w:sz w:val="21"/>
                <w:szCs w:val="21"/>
              </w:rPr>
            </w:pPr>
            <w:r>
              <w:rPr>
                <w:rFonts w:eastAsia="Times New Roman"/>
                <w:sz w:val="21"/>
                <w:szCs w:val="21"/>
              </w:rPr>
              <w:t>-</w:t>
            </w:r>
            <w:r>
              <w:rPr>
                <w:rFonts w:eastAsia="Times New Roman"/>
                <w:spacing w:val="-2"/>
                <w:sz w:val="21"/>
                <w:szCs w:val="21"/>
              </w:rPr>
              <w:t>0.0180</w:t>
            </w:r>
          </w:p>
        </w:tc>
        <w:tc>
          <w:tcPr>
            <w:tcW w:w="313" w:type="pct"/>
            <w:tcBorders>
              <w:top w:val="single" w:sz="6" w:space="0" w:color="000000"/>
            </w:tcBorders>
            <w:shd w:val="clear" w:color="auto" w:fill="auto"/>
          </w:tcPr>
          <w:p w14:paraId="54488F64" w14:textId="77777777" w:rsidR="00283BAF" w:rsidRDefault="00283BAF" w:rsidP="00283BAF">
            <w:pPr>
              <w:widowControl/>
              <w:overflowPunct/>
              <w:spacing w:before="69"/>
              <w:jc w:val="center"/>
              <w:rPr>
                <w:rFonts w:eastAsia="Times New Roman"/>
                <w:sz w:val="21"/>
                <w:szCs w:val="21"/>
              </w:rPr>
            </w:pPr>
            <w:r>
              <w:rPr>
                <w:rFonts w:eastAsia="Times New Roman"/>
                <w:spacing w:val="-2"/>
                <w:sz w:val="21"/>
                <w:szCs w:val="21"/>
              </w:rPr>
              <w:t>0.353</w:t>
            </w:r>
          </w:p>
        </w:tc>
      </w:tr>
      <w:tr w:rsidR="00283BAF" w14:paraId="5B965AD7" w14:textId="77777777" w:rsidTr="00283BAF">
        <w:trPr>
          <w:trHeight w:hRule="exact" w:val="486"/>
        </w:trPr>
        <w:tc>
          <w:tcPr>
            <w:tcW w:w="1092" w:type="pct"/>
          </w:tcPr>
          <w:p w14:paraId="04F26EA2" w14:textId="77777777" w:rsidR="00283BAF" w:rsidRDefault="00283BAF" w:rsidP="00283BAF">
            <w:pPr>
              <w:widowControl/>
              <w:overflowPunct/>
              <w:spacing w:before="18"/>
              <w:ind w:left="119"/>
              <w:rPr>
                <w:rFonts w:eastAsia="Times New Roman"/>
                <w:sz w:val="21"/>
                <w:szCs w:val="21"/>
              </w:rPr>
            </w:pPr>
            <w:r>
              <w:rPr>
                <w:rFonts w:eastAsia="Times New Roman"/>
                <w:spacing w:val="-2"/>
                <w:sz w:val="21"/>
                <w:szCs w:val="21"/>
              </w:rPr>
              <w:t>truth</w:t>
            </w:r>
          </w:p>
        </w:tc>
        <w:tc>
          <w:tcPr>
            <w:tcW w:w="608" w:type="pct"/>
          </w:tcPr>
          <w:p w14:paraId="638AFA11"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0.0225</w:t>
            </w:r>
          </w:p>
        </w:tc>
        <w:tc>
          <w:tcPr>
            <w:tcW w:w="391" w:type="pct"/>
          </w:tcPr>
          <w:p w14:paraId="65A84760"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0.077</w:t>
            </w:r>
          </w:p>
        </w:tc>
        <w:tc>
          <w:tcPr>
            <w:tcW w:w="427" w:type="pct"/>
          </w:tcPr>
          <w:p w14:paraId="03C7089E" w14:textId="77777777" w:rsidR="00283BAF" w:rsidRDefault="00283BAF" w:rsidP="00283BAF">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0.0246</w:t>
            </w:r>
          </w:p>
        </w:tc>
        <w:tc>
          <w:tcPr>
            <w:tcW w:w="390" w:type="pct"/>
          </w:tcPr>
          <w:p w14:paraId="05A2479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0.052</w:t>
            </w:r>
          </w:p>
        </w:tc>
        <w:tc>
          <w:tcPr>
            <w:tcW w:w="690" w:type="pct"/>
            <w:shd w:val="clear" w:color="auto" w:fill="auto"/>
          </w:tcPr>
          <w:p w14:paraId="3DA1AD3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0.0044</w:t>
            </w:r>
          </w:p>
        </w:tc>
        <w:tc>
          <w:tcPr>
            <w:tcW w:w="387" w:type="pct"/>
            <w:shd w:val="clear" w:color="auto" w:fill="auto"/>
          </w:tcPr>
          <w:p w14:paraId="7E801C9B"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0.0001</w:t>
            </w:r>
          </w:p>
        </w:tc>
        <w:tc>
          <w:tcPr>
            <w:tcW w:w="702" w:type="pct"/>
            <w:shd w:val="clear" w:color="auto" w:fill="auto"/>
          </w:tcPr>
          <w:p w14:paraId="13D65488"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0.0016</w:t>
            </w:r>
          </w:p>
        </w:tc>
        <w:tc>
          <w:tcPr>
            <w:tcW w:w="313" w:type="pct"/>
            <w:shd w:val="clear" w:color="auto" w:fill="auto"/>
          </w:tcPr>
          <w:p w14:paraId="2075A061"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0.152</w:t>
            </w:r>
          </w:p>
        </w:tc>
      </w:tr>
      <w:tr w:rsidR="00283BAF" w14:paraId="30F555BE" w14:textId="77777777" w:rsidTr="00283BAF">
        <w:trPr>
          <w:trHeight w:hRule="exact" w:val="486"/>
        </w:trPr>
        <w:tc>
          <w:tcPr>
            <w:tcW w:w="1092" w:type="pct"/>
          </w:tcPr>
          <w:p w14:paraId="3227CD63" w14:textId="77777777" w:rsidR="00283BAF" w:rsidRDefault="00283BAF" w:rsidP="00283BAF">
            <w:pPr>
              <w:widowControl/>
              <w:overflowPunct/>
              <w:spacing w:before="18"/>
              <w:ind w:left="119"/>
              <w:rPr>
                <w:rFonts w:eastAsia="Times New Roman"/>
                <w:sz w:val="21"/>
                <w:szCs w:val="21"/>
              </w:rPr>
            </w:pPr>
            <w:r>
              <w:rPr>
                <w:rFonts w:eastAsia="Times New Roman"/>
                <w:spacing w:val="-2"/>
                <w:sz w:val="21"/>
                <w:szCs w:val="21"/>
              </w:rPr>
              <w:t>authoritative</w:t>
            </w:r>
          </w:p>
        </w:tc>
        <w:tc>
          <w:tcPr>
            <w:tcW w:w="608" w:type="pct"/>
          </w:tcPr>
          <w:p w14:paraId="3BFF1C4B"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0.0030</w:t>
            </w:r>
          </w:p>
        </w:tc>
        <w:tc>
          <w:tcPr>
            <w:tcW w:w="391" w:type="pct"/>
          </w:tcPr>
          <w:p w14:paraId="44ED2E1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0.818</w:t>
            </w:r>
          </w:p>
        </w:tc>
        <w:tc>
          <w:tcPr>
            <w:tcW w:w="427" w:type="pct"/>
          </w:tcPr>
          <w:p w14:paraId="5A0E98E0" w14:textId="77777777" w:rsidR="00283BAF" w:rsidRDefault="00283BAF" w:rsidP="00283BAF">
            <w:pPr>
              <w:widowControl/>
              <w:overflowPunct/>
              <w:spacing w:before="18"/>
              <w:ind w:right="1"/>
              <w:jc w:val="center"/>
              <w:rPr>
                <w:rFonts w:eastAsia="Times New Roman"/>
                <w:sz w:val="21"/>
                <w:szCs w:val="21"/>
              </w:rPr>
            </w:pPr>
            <w:r>
              <w:rPr>
                <w:rFonts w:eastAsia="Times New Roman"/>
                <w:sz w:val="21"/>
                <w:szCs w:val="21"/>
              </w:rPr>
              <w:t>-</w:t>
            </w:r>
            <w:r>
              <w:rPr>
                <w:rFonts w:eastAsia="Times New Roman"/>
                <w:spacing w:val="-2"/>
                <w:sz w:val="21"/>
                <w:szCs w:val="21"/>
              </w:rPr>
              <w:t>0.0034</w:t>
            </w:r>
          </w:p>
        </w:tc>
        <w:tc>
          <w:tcPr>
            <w:tcW w:w="390" w:type="pct"/>
          </w:tcPr>
          <w:p w14:paraId="7D0BA5C2"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0.793</w:t>
            </w:r>
          </w:p>
        </w:tc>
        <w:tc>
          <w:tcPr>
            <w:tcW w:w="690" w:type="pct"/>
            <w:shd w:val="clear" w:color="auto" w:fill="auto"/>
          </w:tcPr>
          <w:p w14:paraId="42E30241"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19DA5E58"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0.865</w:t>
            </w:r>
          </w:p>
        </w:tc>
        <w:tc>
          <w:tcPr>
            <w:tcW w:w="702" w:type="pct"/>
            <w:shd w:val="clear" w:color="auto" w:fill="auto"/>
          </w:tcPr>
          <w:p w14:paraId="69620A91"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0.0005</w:t>
            </w:r>
          </w:p>
        </w:tc>
        <w:tc>
          <w:tcPr>
            <w:tcW w:w="313" w:type="pct"/>
            <w:shd w:val="clear" w:color="auto" w:fill="auto"/>
          </w:tcPr>
          <w:p w14:paraId="713C4A2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0.688</w:t>
            </w:r>
          </w:p>
        </w:tc>
      </w:tr>
      <w:tr w:rsidR="00283BAF" w14:paraId="0AA36373" w14:textId="77777777" w:rsidTr="00283BAF">
        <w:trPr>
          <w:trHeight w:hRule="exact" w:val="486"/>
        </w:trPr>
        <w:tc>
          <w:tcPr>
            <w:tcW w:w="1092" w:type="pct"/>
          </w:tcPr>
          <w:p w14:paraId="4EE72DDE" w14:textId="77777777" w:rsidR="00283BAF" w:rsidRDefault="00283BAF" w:rsidP="00283BAF">
            <w:pPr>
              <w:widowControl/>
              <w:overflowPunct/>
              <w:spacing w:before="18"/>
              <w:ind w:left="119"/>
              <w:rPr>
                <w:rFonts w:eastAsia="Times New Roman"/>
                <w:sz w:val="21"/>
                <w:szCs w:val="21"/>
              </w:rPr>
            </w:pPr>
            <w:proofErr w:type="spellStart"/>
            <w:proofErr w:type="gramStart"/>
            <w:r>
              <w:rPr>
                <w:rFonts w:eastAsia="Times New Roman"/>
                <w:sz w:val="21"/>
                <w:szCs w:val="21"/>
              </w:rPr>
              <w:t>truth:</w:t>
            </w:r>
            <w:r>
              <w:rPr>
                <w:rFonts w:eastAsia="Times New Roman"/>
                <w:spacing w:val="-2"/>
                <w:sz w:val="21"/>
                <w:szCs w:val="21"/>
              </w:rPr>
              <w:t>authoritative</w:t>
            </w:r>
            <w:proofErr w:type="spellEnd"/>
            <w:proofErr w:type="gramEnd"/>
          </w:p>
        </w:tc>
        <w:tc>
          <w:tcPr>
            <w:tcW w:w="608" w:type="pct"/>
          </w:tcPr>
          <w:p w14:paraId="15D7814E"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0.0099</w:t>
            </w:r>
          </w:p>
        </w:tc>
        <w:tc>
          <w:tcPr>
            <w:tcW w:w="391" w:type="pct"/>
          </w:tcPr>
          <w:p w14:paraId="07885725"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0.605</w:t>
            </w:r>
          </w:p>
        </w:tc>
        <w:tc>
          <w:tcPr>
            <w:tcW w:w="427" w:type="pct"/>
          </w:tcPr>
          <w:p w14:paraId="1483D6B3" w14:textId="77777777" w:rsidR="00283BAF" w:rsidRDefault="00283BAF" w:rsidP="00283BAF">
            <w:pPr>
              <w:widowControl/>
              <w:overflowPunct/>
              <w:spacing w:before="18"/>
              <w:ind w:right="1"/>
              <w:jc w:val="center"/>
              <w:rPr>
                <w:rFonts w:eastAsia="Times New Roman"/>
                <w:sz w:val="21"/>
                <w:szCs w:val="21"/>
              </w:rPr>
            </w:pPr>
            <w:r>
              <w:rPr>
                <w:rFonts w:eastAsia="Times New Roman"/>
                <w:spacing w:val="-2"/>
                <w:sz w:val="21"/>
                <w:szCs w:val="21"/>
              </w:rPr>
              <w:t>0.0122</w:t>
            </w:r>
          </w:p>
        </w:tc>
        <w:tc>
          <w:tcPr>
            <w:tcW w:w="390" w:type="pct"/>
          </w:tcPr>
          <w:p w14:paraId="20D0439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2"/>
                <w:sz w:val="21"/>
                <w:szCs w:val="21"/>
              </w:rPr>
              <w:t>0.523</w:t>
            </w:r>
          </w:p>
        </w:tc>
        <w:tc>
          <w:tcPr>
            <w:tcW w:w="690" w:type="pct"/>
            <w:shd w:val="clear" w:color="auto" w:fill="auto"/>
          </w:tcPr>
          <w:p w14:paraId="70BE5C16"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0.0053</w:t>
            </w:r>
          </w:p>
        </w:tc>
        <w:tc>
          <w:tcPr>
            <w:tcW w:w="387" w:type="pct"/>
            <w:shd w:val="clear" w:color="auto" w:fill="auto"/>
          </w:tcPr>
          <w:p w14:paraId="51DF9C78"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0A8297C4"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0.0023</w:t>
            </w:r>
          </w:p>
        </w:tc>
        <w:tc>
          <w:tcPr>
            <w:tcW w:w="313" w:type="pct"/>
            <w:shd w:val="clear" w:color="auto" w:fill="auto"/>
          </w:tcPr>
          <w:p w14:paraId="4F04EA7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0.129</w:t>
            </w:r>
          </w:p>
        </w:tc>
      </w:tr>
      <w:tr w:rsidR="00283BAF" w14:paraId="77BECEDA" w14:textId="77777777" w:rsidTr="00283BAF">
        <w:trPr>
          <w:trHeight w:hRule="exact" w:val="486"/>
        </w:trPr>
        <w:tc>
          <w:tcPr>
            <w:tcW w:w="1092" w:type="pct"/>
          </w:tcPr>
          <w:p w14:paraId="392AD731"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ARE</w:t>
            </w:r>
          </w:p>
        </w:tc>
        <w:tc>
          <w:tcPr>
            <w:tcW w:w="608" w:type="pct"/>
          </w:tcPr>
          <w:p w14:paraId="3B8E574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0.0004</w:t>
            </w:r>
          </w:p>
        </w:tc>
        <w:tc>
          <w:tcPr>
            <w:tcW w:w="391" w:type="pct"/>
          </w:tcPr>
          <w:p w14:paraId="5EB72EE2"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0.370</w:t>
            </w:r>
          </w:p>
        </w:tc>
        <w:tc>
          <w:tcPr>
            <w:tcW w:w="427" w:type="pct"/>
          </w:tcPr>
          <w:p w14:paraId="348E8A1D"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B555798"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740E52FC"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0.0002</w:t>
            </w:r>
          </w:p>
        </w:tc>
        <w:tc>
          <w:tcPr>
            <w:tcW w:w="387" w:type="pct"/>
            <w:shd w:val="clear" w:color="auto" w:fill="auto"/>
          </w:tcPr>
          <w:p w14:paraId="6492758C"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61B45A31"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-4.522e-</w:t>
            </w:r>
            <w:r>
              <w:rPr>
                <w:rFonts w:eastAsia="Times New Roman"/>
                <w:spacing w:val="-5"/>
                <w:sz w:val="21"/>
                <w:szCs w:val="21"/>
              </w:rPr>
              <w:t>05</w:t>
            </w:r>
          </w:p>
        </w:tc>
        <w:tc>
          <w:tcPr>
            <w:tcW w:w="313" w:type="pct"/>
            <w:shd w:val="clear" w:color="auto" w:fill="auto"/>
          </w:tcPr>
          <w:p w14:paraId="5EF4FDF0"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0.297</w:t>
            </w:r>
          </w:p>
        </w:tc>
      </w:tr>
      <w:tr w:rsidR="00283BAF" w14:paraId="67391739" w14:textId="77777777" w:rsidTr="00283BAF">
        <w:trPr>
          <w:trHeight w:hRule="exact" w:val="486"/>
        </w:trPr>
        <w:tc>
          <w:tcPr>
            <w:tcW w:w="1092" w:type="pct"/>
          </w:tcPr>
          <w:p w14:paraId="6E128C42"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OPM</w:t>
            </w:r>
          </w:p>
        </w:tc>
        <w:tc>
          <w:tcPr>
            <w:tcW w:w="608" w:type="pct"/>
          </w:tcPr>
          <w:p w14:paraId="589BC4F9"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-4.961e-</w:t>
            </w:r>
            <w:r>
              <w:rPr>
                <w:rFonts w:eastAsia="Times New Roman"/>
                <w:spacing w:val="-5"/>
                <w:sz w:val="21"/>
                <w:szCs w:val="21"/>
              </w:rPr>
              <w:t>05</w:t>
            </w:r>
          </w:p>
        </w:tc>
        <w:tc>
          <w:tcPr>
            <w:tcW w:w="391" w:type="pct"/>
          </w:tcPr>
          <w:p w14:paraId="6AE06E2E"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0.080</w:t>
            </w:r>
          </w:p>
        </w:tc>
        <w:tc>
          <w:tcPr>
            <w:tcW w:w="427" w:type="pct"/>
          </w:tcPr>
          <w:p w14:paraId="3EEFBFDD"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EA06385"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A169DD0" w14:textId="77777777" w:rsidR="00283BAF" w:rsidRDefault="00283BAF" w:rsidP="00283BAF">
            <w:pPr>
              <w:widowControl/>
              <w:overflowPunct/>
              <w:spacing w:before="18"/>
              <w:ind w:left="120"/>
              <w:rPr>
                <w:rFonts w:eastAsia="Times New Roman"/>
                <w:sz w:val="21"/>
                <w:szCs w:val="21"/>
              </w:rPr>
            </w:pPr>
            <w:r>
              <w:rPr>
                <w:rFonts w:eastAsia="Times New Roman"/>
                <w:spacing w:val="-2"/>
                <w:sz w:val="21"/>
                <w:szCs w:val="21"/>
              </w:rPr>
              <w:t>-8.021e-</w:t>
            </w:r>
            <w:r>
              <w:rPr>
                <w:rFonts w:eastAsia="Times New Roman"/>
                <w:spacing w:val="-5"/>
                <w:sz w:val="21"/>
                <w:szCs w:val="21"/>
              </w:rPr>
              <w:t>06</w:t>
            </w:r>
          </w:p>
        </w:tc>
        <w:tc>
          <w:tcPr>
            <w:tcW w:w="387" w:type="pct"/>
            <w:shd w:val="clear" w:color="auto" w:fill="auto"/>
          </w:tcPr>
          <w:p w14:paraId="10B10CC2"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0.001</w:t>
            </w:r>
          </w:p>
        </w:tc>
        <w:tc>
          <w:tcPr>
            <w:tcW w:w="702" w:type="pct"/>
            <w:shd w:val="clear" w:color="auto" w:fill="auto"/>
          </w:tcPr>
          <w:p w14:paraId="734319EF"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-1.492e-</w:t>
            </w:r>
            <w:r>
              <w:rPr>
                <w:rFonts w:eastAsia="Times New Roman"/>
                <w:spacing w:val="-5"/>
                <w:sz w:val="21"/>
                <w:szCs w:val="21"/>
              </w:rPr>
              <w:t>05</w:t>
            </w:r>
          </w:p>
        </w:tc>
        <w:tc>
          <w:tcPr>
            <w:tcW w:w="313" w:type="pct"/>
            <w:shd w:val="clear" w:color="auto" w:fill="auto"/>
          </w:tcPr>
          <w:p w14:paraId="7046CD2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7CA26B98" w14:textId="77777777" w:rsidTr="00283BAF">
        <w:trPr>
          <w:trHeight w:hRule="exact" w:val="486"/>
        </w:trPr>
        <w:tc>
          <w:tcPr>
            <w:tcW w:w="1092" w:type="pct"/>
          </w:tcPr>
          <w:p w14:paraId="143CDF9E"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CR</w:t>
            </w:r>
          </w:p>
        </w:tc>
        <w:tc>
          <w:tcPr>
            <w:tcW w:w="608" w:type="pct"/>
          </w:tcPr>
          <w:p w14:paraId="7E5B782D"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0.0032</w:t>
            </w:r>
          </w:p>
        </w:tc>
        <w:tc>
          <w:tcPr>
            <w:tcW w:w="391" w:type="pct"/>
          </w:tcPr>
          <w:p w14:paraId="161E5701"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0.153</w:t>
            </w:r>
          </w:p>
        </w:tc>
        <w:tc>
          <w:tcPr>
            <w:tcW w:w="427" w:type="pct"/>
          </w:tcPr>
          <w:p w14:paraId="24FC7032"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368F5CD"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CAA5F75"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0.0003</w:t>
            </w:r>
          </w:p>
        </w:tc>
        <w:tc>
          <w:tcPr>
            <w:tcW w:w="387" w:type="pct"/>
            <w:shd w:val="clear" w:color="auto" w:fill="auto"/>
          </w:tcPr>
          <w:p w14:paraId="5F1D0F3A"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0.053</w:t>
            </w:r>
          </w:p>
        </w:tc>
        <w:tc>
          <w:tcPr>
            <w:tcW w:w="702" w:type="pct"/>
            <w:shd w:val="clear" w:color="auto" w:fill="auto"/>
          </w:tcPr>
          <w:p w14:paraId="78DE0A7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79458F9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5AFEBFEC" w14:textId="77777777" w:rsidTr="00283BAF">
        <w:trPr>
          <w:trHeight w:hRule="exact" w:val="486"/>
        </w:trPr>
        <w:tc>
          <w:tcPr>
            <w:tcW w:w="1092" w:type="pct"/>
          </w:tcPr>
          <w:p w14:paraId="7E069B07"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QR</w:t>
            </w:r>
          </w:p>
        </w:tc>
        <w:tc>
          <w:tcPr>
            <w:tcW w:w="608" w:type="pct"/>
          </w:tcPr>
          <w:p w14:paraId="5E7662A3"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0.0075</w:t>
            </w:r>
          </w:p>
        </w:tc>
        <w:tc>
          <w:tcPr>
            <w:tcW w:w="391" w:type="pct"/>
          </w:tcPr>
          <w:p w14:paraId="7EB2F43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0.073</w:t>
            </w:r>
          </w:p>
        </w:tc>
        <w:tc>
          <w:tcPr>
            <w:tcW w:w="427" w:type="pct"/>
          </w:tcPr>
          <w:p w14:paraId="325086A7"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564A7B06"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025E8487"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0.0017</w:t>
            </w:r>
          </w:p>
        </w:tc>
        <w:tc>
          <w:tcPr>
            <w:tcW w:w="387" w:type="pct"/>
            <w:shd w:val="clear" w:color="auto" w:fill="auto"/>
          </w:tcPr>
          <w:p w14:paraId="7F0EDF5E"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0.000</w:t>
            </w:r>
          </w:p>
        </w:tc>
        <w:tc>
          <w:tcPr>
            <w:tcW w:w="702" w:type="pct"/>
            <w:shd w:val="clear" w:color="auto" w:fill="auto"/>
          </w:tcPr>
          <w:p w14:paraId="789C1F6B"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0.0019</w:t>
            </w:r>
          </w:p>
        </w:tc>
        <w:tc>
          <w:tcPr>
            <w:tcW w:w="313" w:type="pct"/>
            <w:shd w:val="clear" w:color="auto" w:fill="auto"/>
          </w:tcPr>
          <w:p w14:paraId="186E4FF9"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18CA9587" w14:textId="77777777" w:rsidTr="00283BAF">
        <w:trPr>
          <w:trHeight w:hRule="exact" w:val="486"/>
        </w:trPr>
        <w:tc>
          <w:tcPr>
            <w:tcW w:w="1092" w:type="pct"/>
          </w:tcPr>
          <w:p w14:paraId="7A15B0F9"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ND</w:t>
            </w:r>
          </w:p>
        </w:tc>
        <w:tc>
          <w:tcPr>
            <w:tcW w:w="608" w:type="pct"/>
          </w:tcPr>
          <w:p w14:paraId="2D334468"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0.0006</w:t>
            </w:r>
          </w:p>
        </w:tc>
        <w:tc>
          <w:tcPr>
            <w:tcW w:w="391" w:type="pct"/>
          </w:tcPr>
          <w:p w14:paraId="22D41EAD"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0.799</w:t>
            </w:r>
          </w:p>
        </w:tc>
        <w:tc>
          <w:tcPr>
            <w:tcW w:w="427" w:type="pct"/>
          </w:tcPr>
          <w:p w14:paraId="3EA9A4F8"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0D2A9AEF"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6867853"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0.0001</w:t>
            </w:r>
          </w:p>
        </w:tc>
        <w:tc>
          <w:tcPr>
            <w:tcW w:w="387" w:type="pct"/>
            <w:shd w:val="clear" w:color="auto" w:fill="auto"/>
          </w:tcPr>
          <w:p w14:paraId="5FC2D627"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0.491</w:t>
            </w:r>
          </w:p>
        </w:tc>
        <w:tc>
          <w:tcPr>
            <w:tcW w:w="702" w:type="pct"/>
            <w:shd w:val="clear" w:color="auto" w:fill="auto"/>
          </w:tcPr>
          <w:p w14:paraId="509E7361" w14:textId="77777777" w:rsidR="00283BAF" w:rsidRDefault="00283BAF" w:rsidP="00283BAF">
            <w:pPr>
              <w:widowControl/>
              <w:overflowPunct/>
              <w:spacing w:before="18"/>
              <w:ind w:left="120"/>
              <w:rPr>
                <w:rFonts w:eastAsia="Times New Roman"/>
                <w:sz w:val="21"/>
                <w:szCs w:val="21"/>
              </w:rPr>
            </w:pPr>
            <w:r>
              <w:rPr>
                <w:rFonts w:eastAsia="Times New Roman"/>
                <w:sz w:val="21"/>
                <w:szCs w:val="21"/>
              </w:rPr>
              <w:t>-7.033e-</w:t>
            </w:r>
            <w:r>
              <w:rPr>
                <w:rFonts w:eastAsia="Times New Roman"/>
                <w:spacing w:val="-5"/>
                <w:sz w:val="21"/>
                <w:szCs w:val="21"/>
              </w:rPr>
              <w:t>05</w:t>
            </w:r>
          </w:p>
        </w:tc>
        <w:tc>
          <w:tcPr>
            <w:tcW w:w="313" w:type="pct"/>
            <w:shd w:val="clear" w:color="auto" w:fill="auto"/>
          </w:tcPr>
          <w:p w14:paraId="69BD2894"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0.692</w:t>
            </w:r>
          </w:p>
        </w:tc>
      </w:tr>
      <w:tr w:rsidR="00283BAF" w14:paraId="77E8C9E5" w14:textId="77777777" w:rsidTr="00283BAF">
        <w:trPr>
          <w:trHeight w:hRule="exact" w:val="486"/>
        </w:trPr>
        <w:tc>
          <w:tcPr>
            <w:tcW w:w="1092" w:type="pct"/>
          </w:tcPr>
          <w:p w14:paraId="2ED714C4"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AT</w:t>
            </w:r>
          </w:p>
        </w:tc>
        <w:tc>
          <w:tcPr>
            <w:tcW w:w="608" w:type="pct"/>
          </w:tcPr>
          <w:p w14:paraId="0C4469F0"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0.0059</w:t>
            </w:r>
          </w:p>
        </w:tc>
        <w:tc>
          <w:tcPr>
            <w:tcW w:w="391" w:type="pct"/>
          </w:tcPr>
          <w:p w14:paraId="37A0E1A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0.525</w:t>
            </w:r>
          </w:p>
        </w:tc>
        <w:tc>
          <w:tcPr>
            <w:tcW w:w="427" w:type="pct"/>
          </w:tcPr>
          <w:p w14:paraId="31FD5F65"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6041611C"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7374A96"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0.0010</w:t>
            </w:r>
          </w:p>
        </w:tc>
        <w:tc>
          <w:tcPr>
            <w:tcW w:w="387" w:type="pct"/>
            <w:shd w:val="clear" w:color="auto" w:fill="auto"/>
          </w:tcPr>
          <w:p w14:paraId="2F35270C"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0.278</w:t>
            </w:r>
          </w:p>
        </w:tc>
        <w:tc>
          <w:tcPr>
            <w:tcW w:w="702" w:type="pct"/>
            <w:shd w:val="clear" w:color="auto" w:fill="auto"/>
          </w:tcPr>
          <w:p w14:paraId="2527C6EF"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0.0009</w:t>
            </w:r>
          </w:p>
        </w:tc>
        <w:tc>
          <w:tcPr>
            <w:tcW w:w="313" w:type="pct"/>
            <w:shd w:val="clear" w:color="auto" w:fill="auto"/>
          </w:tcPr>
          <w:p w14:paraId="020794EC"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0.213</w:t>
            </w:r>
          </w:p>
        </w:tc>
      </w:tr>
      <w:tr w:rsidR="00283BAF" w14:paraId="57B313FD" w14:textId="77777777" w:rsidTr="00283BAF">
        <w:trPr>
          <w:trHeight w:hRule="exact" w:val="486"/>
        </w:trPr>
        <w:tc>
          <w:tcPr>
            <w:tcW w:w="1092" w:type="pct"/>
          </w:tcPr>
          <w:p w14:paraId="38963DD2"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Soe</w:t>
            </w:r>
          </w:p>
        </w:tc>
        <w:tc>
          <w:tcPr>
            <w:tcW w:w="608" w:type="pct"/>
          </w:tcPr>
          <w:p w14:paraId="76CE73C8"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0.0049</w:t>
            </w:r>
          </w:p>
        </w:tc>
        <w:tc>
          <w:tcPr>
            <w:tcW w:w="391" w:type="pct"/>
          </w:tcPr>
          <w:p w14:paraId="693CBF55"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0.684</w:t>
            </w:r>
          </w:p>
        </w:tc>
        <w:tc>
          <w:tcPr>
            <w:tcW w:w="427" w:type="pct"/>
          </w:tcPr>
          <w:p w14:paraId="5A850D7F"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D63B760"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357EA97B"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0.0022</w:t>
            </w:r>
          </w:p>
        </w:tc>
        <w:tc>
          <w:tcPr>
            <w:tcW w:w="387" w:type="pct"/>
            <w:shd w:val="clear" w:color="auto" w:fill="auto"/>
          </w:tcPr>
          <w:p w14:paraId="573891B9"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0.034</w:t>
            </w:r>
          </w:p>
        </w:tc>
        <w:tc>
          <w:tcPr>
            <w:tcW w:w="702" w:type="pct"/>
            <w:shd w:val="clear" w:color="auto" w:fill="auto"/>
          </w:tcPr>
          <w:p w14:paraId="303B4F55"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0.0006</w:t>
            </w:r>
          </w:p>
        </w:tc>
        <w:tc>
          <w:tcPr>
            <w:tcW w:w="313" w:type="pct"/>
            <w:shd w:val="clear" w:color="auto" w:fill="auto"/>
          </w:tcPr>
          <w:p w14:paraId="6E5F43A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0.562</w:t>
            </w:r>
          </w:p>
        </w:tc>
      </w:tr>
      <w:tr w:rsidR="00283BAF" w14:paraId="6B722C09" w14:textId="77777777" w:rsidTr="00283BAF">
        <w:trPr>
          <w:trHeight w:hRule="exact" w:val="486"/>
        </w:trPr>
        <w:tc>
          <w:tcPr>
            <w:tcW w:w="1092" w:type="pct"/>
          </w:tcPr>
          <w:p w14:paraId="0C12C547"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Dual</w:t>
            </w:r>
          </w:p>
        </w:tc>
        <w:tc>
          <w:tcPr>
            <w:tcW w:w="608" w:type="pct"/>
          </w:tcPr>
          <w:p w14:paraId="4726EBA4"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0.0297</w:t>
            </w:r>
          </w:p>
        </w:tc>
        <w:tc>
          <w:tcPr>
            <w:tcW w:w="391" w:type="pct"/>
          </w:tcPr>
          <w:p w14:paraId="3B2ACAE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0.005</w:t>
            </w:r>
          </w:p>
        </w:tc>
        <w:tc>
          <w:tcPr>
            <w:tcW w:w="427" w:type="pct"/>
          </w:tcPr>
          <w:p w14:paraId="73B77920"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60AEC612"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2BF18DB6"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0.0008</w:t>
            </w:r>
          </w:p>
        </w:tc>
        <w:tc>
          <w:tcPr>
            <w:tcW w:w="387" w:type="pct"/>
            <w:shd w:val="clear" w:color="auto" w:fill="auto"/>
          </w:tcPr>
          <w:p w14:paraId="6CD64B8B"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0.387</w:t>
            </w:r>
          </w:p>
        </w:tc>
        <w:tc>
          <w:tcPr>
            <w:tcW w:w="702" w:type="pct"/>
            <w:shd w:val="clear" w:color="auto" w:fill="auto"/>
          </w:tcPr>
          <w:p w14:paraId="741CF7D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0.0076</w:t>
            </w:r>
          </w:p>
        </w:tc>
        <w:tc>
          <w:tcPr>
            <w:tcW w:w="313" w:type="pct"/>
            <w:shd w:val="clear" w:color="auto" w:fill="auto"/>
          </w:tcPr>
          <w:p w14:paraId="165C3BE3"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26712A6D" w14:textId="77777777" w:rsidTr="00283BAF">
        <w:trPr>
          <w:trHeight w:hRule="exact" w:val="486"/>
        </w:trPr>
        <w:tc>
          <w:tcPr>
            <w:tcW w:w="1092" w:type="pct"/>
          </w:tcPr>
          <w:p w14:paraId="1610346E" w14:textId="77777777" w:rsidR="00283BAF" w:rsidRDefault="00283BAF" w:rsidP="00283BAF">
            <w:pPr>
              <w:widowControl/>
              <w:overflowPunct/>
              <w:spacing w:before="18"/>
              <w:ind w:left="119"/>
              <w:rPr>
                <w:rFonts w:eastAsia="Times New Roman"/>
                <w:sz w:val="21"/>
                <w:szCs w:val="21"/>
              </w:rPr>
            </w:pPr>
            <w:proofErr w:type="spellStart"/>
            <w:r>
              <w:rPr>
                <w:rFonts w:eastAsia="Times New Roman"/>
                <w:spacing w:val="-2"/>
                <w:sz w:val="21"/>
                <w:szCs w:val="21"/>
              </w:rPr>
              <w:t>Indep</w:t>
            </w:r>
            <w:proofErr w:type="spellEnd"/>
          </w:p>
        </w:tc>
        <w:tc>
          <w:tcPr>
            <w:tcW w:w="608" w:type="pct"/>
          </w:tcPr>
          <w:p w14:paraId="06B82DD1"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0.0423</w:t>
            </w:r>
          </w:p>
        </w:tc>
        <w:tc>
          <w:tcPr>
            <w:tcW w:w="391" w:type="pct"/>
          </w:tcPr>
          <w:p w14:paraId="62C253D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0.597</w:t>
            </w:r>
          </w:p>
        </w:tc>
        <w:tc>
          <w:tcPr>
            <w:tcW w:w="427" w:type="pct"/>
          </w:tcPr>
          <w:p w14:paraId="54171953"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1533642A"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F965F05"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0.0015</w:t>
            </w:r>
          </w:p>
        </w:tc>
        <w:tc>
          <w:tcPr>
            <w:tcW w:w="387" w:type="pct"/>
            <w:shd w:val="clear" w:color="auto" w:fill="auto"/>
          </w:tcPr>
          <w:p w14:paraId="76C832C2"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0.819</w:t>
            </w:r>
          </w:p>
        </w:tc>
        <w:tc>
          <w:tcPr>
            <w:tcW w:w="702" w:type="pct"/>
            <w:shd w:val="clear" w:color="auto" w:fill="auto"/>
          </w:tcPr>
          <w:p w14:paraId="795024B3"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0.0095</w:t>
            </w:r>
          </w:p>
        </w:tc>
        <w:tc>
          <w:tcPr>
            <w:tcW w:w="313" w:type="pct"/>
            <w:shd w:val="clear" w:color="auto" w:fill="auto"/>
          </w:tcPr>
          <w:p w14:paraId="129CDA5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0.137</w:t>
            </w:r>
          </w:p>
        </w:tc>
      </w:tr>
      <w:tr w:rsidR="00283BAF" w14:paraId="123C8643" w14:textId="77777777" w:rsidTr="00283BAF">
        <w:trPr>
          <w:trHeight w:hRule="exact" w:val="486"/>
        </w:trPr>
        <w:tc>
          <w:tcPr>
            <w:tcW w:w="1092" w:type="pct"/>
          </w:tcPr>
          <w:p w14:paraId="5E7563E0" w14:textId="77777777" w:rsidR="00283BAF" w:rsidRDefault="00283BAF" w:rsidP="00283BAF">
            <w:pPr>
              <w:widowControl/>
              <w:overflowPunct/>
              <w:spacing w:before="18"/>
              <w:ind w:left="119"/>
              <w:rPr>
                <w:rFonts w:eastAsia="Times New Roman"/>
                <w:sz w:val="21"/>
                <w:szCs w:val="21"/>
              </w:rPr>
            </w:pPr>
            <w:r>
              <w:rPr>
                <w:rFonts w:eastAsia="Times New Roman"/>
                <w:spacing w:val="-5"/>
                <w:sz w:val="21"/>
                <w:szCs w:val="21"/>
              </w:rPr>
              <w:t>Lev</w:t>
            </w:r>
          </w:p>
        </w:tc>
        <w:tc>
          <w:tcPr>
            <w:tcW w:w="608" w:type="pct"/>
          </w:tcPr>
          <w:p w14:paraId="58855EC4"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0.0263</w:t>
            </w:r>
          </w:p>
        </w:tc>
        <w:tc>
          <w:tcPr>
            <w:tcW w:w="391" w:type="pct"/>
          </w:tcPr>
          <w:p w14:paraId="0F916F9B"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0.908</w:t>
            </w:r>
          </w:p>
        </w:tc>
        <w:tc>
          <w:tcPr>
            <w:tcW w:w="427" w:type="pct"/>
          </w:tcPr>
          <w:p w14:paraId="59733E16"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3521B559"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6936EBA0"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0.0127</w:t>
            </w:r>
          </w:p>
        </w:tc>
        <w:tc>
          <w:tcPr>
            <w:tcW w:w="387" w:type="pct"/>
            <w:shd w:val="clear" w:color="auto" w:fill="auto"/>
          </w:tcPr>
          <w:p w14:paraId="7AFA4039"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0.519</w:t>
            </w:r>
          </w:p>
        </w:tc>
        <w:tc>
          <w:tcPr>
            <w:tcW w:w="702" w:type="pct"/>
            <w:shd w:val="clear" w:color="auto" w:fill="auto"/>
          </w:tcPr>
          <w:p w14:paraId="6D7EC88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0.0087</w:t>
            </w:r>
          </w:p>
        </w:tc>
        <w:tc>
          <w:tcPr>
            <w:tcW w:w="313" w:type="pct"/>
            <w:shd w:val="clear" w:color="auto" w:fill="auto"/>
          </w:tcPr>
          <w:p w14:paraId="33DF2288"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0.627</w:t>
            </w:r>
          </w:p>
        </w:tc>
      </w:tr>
      <w:tr w:rsidR="00283BAF" w14:paraId="5F71C599" w14:textId="77777777" w:rsidTr="00283BAF">
        <w:trPr>
          <w:trHeight w:hRule="exact" w:val="486"/>
        </w:trPr>
        <w:tc>
          <w:tcPr>
            <w:tcW w:w="1092" w:type="pct"/>
          </w:tcPr>
          <w:p w14:paraId="36F77D6D"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Size</w:t>
            </w:r>
          </w:p>
        </w:tc>
        <w:tc>
          <w:tcPr>
            <w:tcW w:w="608" w:type="pct"/>
          </w:tcPr>
          <w:p w14:paraId="4F938435"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0.0091</w:t>
            </w:r>
          </w:p>
        </w:tc>
        <w:tc>
          <w:tcPr>
            <w:tcW w:w="391" w:type="pct"/>
          </w:tcPr>
          <w:p w14:paraId="6943B546"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0.329</w:t>
            </w:r>
          </w:p>
        </w:tc>
        <w:tc>
          <w:tcPr>
            <w:tcW w:w="427" w:type="pct"/>
          </w:tcPr>
          <w:p w14:paraId="658E3E55"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Pr>
          <w:p w14:paraId="1CFA1F0B"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shd w:val="clear" w:color="auto" w:fill="auto"/>
          </w:tcPr>
          <w:p w14:paraId="4285AC82"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87" w:type="pct"/>
            <w:shd w:val="clear" w:color="auto" w:fill="auto"/>
          </w:tcPr>
          <w:p w14:paraId="1D37C3F5"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0.751</w:t>
            </w:r>
          </w:p>
        </w:tc>
        <w:tc>
          <w:tcPr>
            <w:tcW w:w="702" w:type="pct"/>
            <w:shd w:val="clear" w:color="auto" w:fill="auto"/>
          </w:tcPr>
          <w:p w14:paraId="7F65417A"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0.0031</w:t>
            </w:r>
          </w:p>
        </w:tc>
        <w:tc>
          <w:tcPr>
            <w:tcW w:w="313" w:type="pct"/>
            <w:shd w:val="clear" w:color="auto" w:fill="auto"/>
          </w:tcPr>
          <w:p w14:paraId="6A8DDD5A"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0.000</w:t>
            </w:r>
          </w:p>
        </w:tc>
      </w:tr>
      <w:tr w:rsidR="00283BAF" w14:paraId="1DF07E6D" w14:textId="77777777" w:rsidTr="00283BAF">
        <w:trPr>
          <w:trHeight w:hRule="exact" w:val="486"/>
        </w:trPr>
        <w:tc>
          <w:tcPr>
            <w:tcW w:w="1092" w:type="pct"/>
            <w:tcBorders>
              <w:bottom w:val="single" w:sz="8" w:space="0" w:color="000000"/>
            </w:tcBorders>
          </w:tcPr>
          <w:p w14:paraId="2AB65ABF" w14:textId="77777777" w:rsidR="00283BAF" w:rsidRDefault="00283BAF" w:rsidP="00283BAF">
            <w:pPr>
              <w:widowControl/>
              <w:overflowPunct/>
              <w:spacing w:before="18"/>
              <w:ind w:left="119"/>
              <w:rPr>
                <w:rFonts w:eastAsia="Times New Roman"/>
                <w:sz w:val="21"/>
                <w:szCs w:val="21"/>
              </w:rPr>
            </w:pPr>
            <w:r>
              <w:rPr>
                <w:rFonts w:eastAsia="Times New Roman"/>
                <w:spacing w:val="-4"/>
                <w:sz w:val="21"/>
                <w:szCs w:val="21"/>
              </w:rPr>
              <w:t>Big4</w:t>
            </w:r>
          </w:p>
        </w:tc>
        <w:tc>
          <w:tcPr>
            <w:tcW w:w="608" w:type="pct"/>
            <w:tcBorders>
              <w:bottom w:val="single" w:sz="8" w:space="0" w:color="000000"/>
            </w:tcBorders>
          </w:tcPr>
          <w:p w14:paraId="30C414E6" w14:textId="77777777" w:rsidR="00283BAF" w:rsidRDefault="00283BAF" w:rsidP="00283BAF">
            <w:pPr>
              <w:widowControl/>
              <w:overflowPunct/>
              <w:spacing w:before="18"/>
              <w:jc w:val="center"/>
              <w:rPr>
                <w:rFonts w:eastAsia="Times New Roman"/>
                <w:sz w:val="21"/>
                <w:szCs w:val="21"/>
              </w:rPr>
            </w:pPr>
            <w:r>
              <w:rPr>
                <w:rFonts w:eastAsia="Times New Roman"/>
                <w:sz w:val="21"/>
                <w:szCs w:val="21"/>
              </w:rPr>
              <w:t>-</w:t>
            </w:r>
            <w:r>
              <w:rPr>
                <w:rFonts w:eastAsia="Times New Roman"/>
                <w:spacing w:val="-2"/>
                <w:sz w:val="21"/>
                <w:szCs w:val="21"/>
              </w:rPr>
              <w:t>0.0181</w:t>
            </w:r>
          </w:p>
        </w:tc>
        <w:tc>
          <w:tcPr>
            <w:tcW w:w="391" w:type="pct"/>
            <w:tcBorders>
              <w:bottom w:val="single" w:sz="8" w:space="0" w:color="000000"/>
            </w:tcBorders>
          </w:tcPr>
          <w:p w14:paraId="6D628847" w14:textId="77777777" w:rsidR="00283BAF" w:rsidRDefault="00283BAF" w:rsidP="00283BAF">
            <w:pPr>
              <w:widowControl/>
              <w:overflowPunct/>
              <w:spacing w:before="18"/>
              <w:ind w:left="103"/>
              <w:jc w:val="center"/>
              <w:rPr>
                <w:rFonts w:eastAsia="Times New Roman"/>
                <w:sz w:val="21"/>
                <w:szCs w:val="21"/>
              </w:rPr>
            </w:pPr>
            <w:r>
              <w:rPr>
                <w:rFonts w:eastAsia="Times New Roman"/>
                <w:spacing w:val="-2"/>
                <w:sz w:val="21"/>
                <w:szCs w:val="21"/>
              </w:rPr>
              <w:t>0.349</w:t>
            </w:r>
          </w:p>
        </w:tc>
        <w:tc>
          <w:tcPr>
            <w:tcW w:w="427" w:type="pct"/>
            <w:tcBorders>
              <w:bottom w:val="single" w:sz="8" w:space="0" w:color="000000"/>
            </w:tcBorders>
          </w:tcPr>
          <w:p w14:paraId="78130BFE" w14:textId="77777777" w:rsidR="00283BAF" w:rsidRDefault="00283BAF" w:rsidP="00283BAF">
            <w:pPr>
              <w:widowControl/>
              <w:overflowPunct/>
              <w:spacing w:before="18"/>
              <w:ind w:right="1"/>
              <w:jc w:val="center"/>
              <w:rPr>
                <w:rFonts w:eastAsia="Times New Roman"/>
                <w:sz w:val="21"/>
                <w:szCs w:val="21"/>
              </w:rPr>
            </w:pPr>
            <w:r>
              <w:rPr>
                <w:rFonts w:eastAsia="Times New Roman"/>
                <w:spacing w:val="-10"/>
                <w:sz w:val="21"/>
                <w:szCs w:val="21"/>
              </w:rPr>
              <w:t>—</w:t>
            </w:r>
          </w:p>
        </w:tc>
        <w:tc>
          <w:tcPr>
            <w:tcW w:w="390" w:type="pct"/>
            <w:tcBorders>
              <w:bottom w:val="single" w:sz="8" w:space="0" w:color="000000"/>
            </w:tcBorders>
          </w:tcPr>
          <w:p w14:paraId="0DC00763" w14:textId="77777777" w:rsidR="00283BAF" w:rsidRDefault="00283BAF" w:rsidP="00283BAF">
            <w:pPr>
              <w:widowControl/>
              <w:overflowPunct/>
              <w:spacing w:before="18"/>
              <w:ind w:left="102"/>
              <w:jc w:val="center"/>
              <w:rPr>
                <w:rFonts w:eastAsia="Times New Roman"/>
                <w:sz w:val="21"/>
                <w:szCs w:val="21"/>
              </w:rPr>
            </w:pPr>
            <w:r>
              <w:rPr>
                <w:rFonts w:eastAsia="Times New Roman"/>
                <w:spacing w:val="-10"/>
                <w:sz w:val="21"/>
                <w:szCs w:val="21"/>
              </w:rPr>
              <w:t>—</w:t>
            </w:r>
          </w:p>
        </w:tc>
        <w:tc>
          <w:tcPr>
            <w:tcW w:w="690" w:type="pct"/>
            <w:tcBorders>
              <w:bottom w:val="single" w:sz="8" w:space="0" w:color="000000"/>
            </w:tcBorders>
            <w:shd w:val="clear" w:color="auto" w:fill="auto"/>
          </w:tcPr>
          <w:p w14:paraId="1AE81B09" w14:textId="77777777" w:rsidR="00283BAF" w:rsidRDefault="00283BAF" w:rsidP="00283BAF">
            <w:pPr>
              <w:widowControl/>
              <w:overflowPunct/>
              <w:spacing w:before="18"/>
              <w:ind w:left="289"/>
              <w:rPr>
                <w:rFonts w:eastAsia="Times New Roman"/>
                <w:sz w:val="21"/>
                <w:szCs w:val="21"/>
              </w:rPr>
            </w:pPr>
            <w:r>
              <w:rPr>
                <w:rFonts w:eastAsia="Times New Roman"/>
                <w:spacing w:val="-2"/>
                <w:sz w:val="21"/>
                <w:szCs w:val="21"/>
              </w:rPr>
              <w:t>0.0017</w:t>
            </w:r>
          </w:p>
        </w:tc>
        <w:tc>
          <w:tcPr>
            <w:tcW w:w="387" w:type="pct"/>
            <w:tcBorders>
              <w:bottom w:val="single" w:sz="8" w:space="0" w:color="000000"/>
            </w:tcBorders>
            <w:shd w:val="clear" w:color="auto" w:fill="auto"/>
          </w:tcPr>
          <w:p w14:paraId="5561F957" w14:textId="77777777" w:rsidR="00283BAF" w:rsidRDefault="00283BAF" w:rsidP="00283BAF">
            <w:pPr>
              <w:widowControl/>
              <w:overflowPunct/>
              <w:spacing w:before="18"/>
              <w:ind w:right="11"/>
              <w:jc w:val="center"/>
              <w:rPr>
                <w:rFonts w:eastAsia="Times New Roman"/>
                <w:sz w:val="21"/>
                <w:szCs w:val="21"/>
              </w:rPr>
            </w:pPr>
            <w:r>
              <w:rPr>
                <w:rFonts w:eastAsia="Times New Roman"/>
                <w:spacing w:val="-2"/>
                <w:sz w:val="21"/>
                <w:szCs w:val="21"/>
              </w:rPr>
              <w:t>0.336</w:t>
            </w:r>
          </w:p>
        </w:tc>
        <w:tc>
          <w:tcPr>
            <w:tcW w:w="702" w:type="pct"/>
            <w:tcBorders>
              <w:bottom w:val="single" w:sz="8" w:space="0" w:color="000000"/>
            </w:tcBorders>
            <w:shd w:val="clear" w:color="auto" w:fill="auto"/>
          </w:tcPr>
          <w:p w14:paraId="2AA76CFA" w14:textId="77777777" w:rsidR="00283BAF" w:rsidRDefault="00283BAF" w:rsidP="00283BAF">
            <w:pPr>
              <w:widowControl/>
              <w:overflowPunct/>
              <w:spacing w:before="18"/>
              <w:ind w:left="254"/>
              <w:rPr>
                <w:rFonts w:eastAsia="Times New Roman"/>
                <w:sz w:val="21"/>
                <w:szCs w:val="21"/>
              </w:rPr>
            </w:pPr>
            <w:r>
              <w:rPr>
                <w:rFonts w:eastAsia="Times New Roman"/>
                <w:sz w:val="21"/>
                <w:szCs w:val="21"/>
              </w:rPr>
              <w:t>-</w:t>
            </w:r>
            <w:r>
              <w:rPr>
                <w:rFonts w:eastAsia="Times New Roman"/>
                <w:spacing w:val="-2"/>
                <w:sz w:val="21"/>
                <w:szCs w:val="21"/>
              </w:rPr>
              <w:t>0.0002</w:t>
            </w:r>
          </w:p>
        </w:tc>
        <w:tc>
          <w:tcPr>
            <w:tcW w:w="313" w:type="pct"/>
            <w:tcBorders>
              <w:bottom w:val="single" w:sz="8" w:space="0" w:color="000000"/>
            </w:tcBorders>
            <w:shd w:val="clear" w:color="auto" w:fill="auto"/>
          </w:tcPr>
          <w:p w14:paraId="740C7BA6" w14:textId="77777777" w:rsidR="00283BAF" w:rsidRDefault="00283BAF" w:rsidP="00283BAF">
            <w:pPr>
              <w:widowControl/>
              <w:overflowPunct/>
              <w:spacing w:before="18"/>
              <w:jc w:val="center"/>
              <w:rPr>
                <w:rFonts w:eastAsia="Times New Roman"/>
                <w:sz w:val="21"/>
                <w:szCs w:val="21"/>
              </w:rPr>
            </w:pPr>
            <w:r>
              <w:rPr>
                <w:rFonts w:eastAsia="Times New Roman"/>
                <w:spacing w:val="-2"/>
                <w:sz w:val="21"/>
                <w:szCs w:val="21"/>
              </w:rPr>
              <w:t>0.875</w:t>
            </w:r>
          </w:p>
        </w:tc>
      </w:tr>
    </w:tbl>
    <w:p w14:paraId="0F600E78" w14:textId="325B5DC5" w:rsidR="006744B8" w:rsidRDefault="006744B8" w:rsidP="006744B8">
      <w:pPr>
        <w:ind w:firstLineChars="200" w:firstLine="420"/>
        <w:rPr>
          <w:rFonts w:ascii="宋体" w:hAnsi="宋体" w:hint="eastAsia"/>
          <w:sz w:val="21"/>
          <w:szCs w:val="21"/>
        </w:rPr>
      </w:pPr>
      <w:r>
        <w:rPr>
          <w:rFonts w:ascii="宋体" w:hAnsi="宋体" w:hint="eastAsia"/>
          <w:sz w:val="21"/>
          <w:szCs w:val="21"/>
        </w:rPr>
        <w:t>其中，CAR作为被解释变量，表示事件窗口期</w:t>
      </w:r>
      <w:r>
        <w:rPr>
          <w:rFonts w:ascii="宋体" w:hAnsi="宋体"/>
          <w:sz w:val="21"/>
          <w:szCs w:val="21"/>
        </w:rPr>
        <w:t>[</w:t>
      </w:r>
      <w:r>
        <w:rPr>
          <w:rFonts w:ascii="Cambria Math" w:hAnsi="Cambria Math" w:cs="Cambria Math"/>
          <w:sz w:val="21"/>
          <w:szCs w:val="21"/>
        </w:rPr>
        <w:t>−</w:t>
      </w:r>
      <w:r>
        <w:rPr>
          <w:rFonts w:ascii="宋体" w:hAnsi="宋体"/>
          <w:sz w:val="21"/>
          <w:szCs w:val="21"/>
        </w:rPr>
        <w:t>1,3]</w:t>
      </w:r>
      <w:proofErr w:type="gramStart"/>
      <w:r>
        <w:rPr>
          <w:rFonts w:ascii="宋体" w:hAnsi="宋体"/>
          <w:sz w:val="21"/>
          <w:szCs w:val="21"/>
        </w:rPr>
        <w:t>间股票</w:t>
      </w:r>
      <w:proofErr w:type="gramEnd"/>
      <w:r>
        <w:rPr>
          <w:rFonts w:ascii="宋体" w:hAnsi="宋体"/>
          <w:sz w:val="21"/>
          <w:szCs w:val="21"/>
        </w:rPr>
        <w:t>的累计异常收益率；D表示是否</w:t>
      </w:r>
      <w:r>
        <w:rPr>
          <w:rFonts w:ascii="宋体" w:hAnsi="宋体" w:hint="eastAsia"/>
          <w:sz w:val="21"/>
          <w:szCs w:val="21"/>
        </w:rPr>
        <w:t>为虚假财经新闻；M表示是否来自于权威媒体；X表示一系列控制变量。该模型形式与双重差分结构相似，根据江艇（2022）的设定，其交互</w:t>
      </w:r>
      <w:proofErr w:type="gramStart"/>
      <w:r>
        <w:rPr>
          <w:rFonts w:ascii="宋体" w:hAnsi="宋体" w:hint="eastAsia"/>
          <w:sz w:val="21"/>
          <w:szCs w:val="21"/>
        </w:rPr>
        <w:t>项估计</w:t>
      </w:r>
      <w:proofErr w:type="gramEnd"/>
      <w:r>
        <w:rPr>
          <w:rFonts w:ascii="宋体" w:hAnsi="宋体" w:hint="eastAsia"/>
          <w:sz w:val="21"/>
          <w:szCs w:val="21"/>
        </w:rPr>
        <w:t>系数即代表媒体权威性在新闻虚假性对异常收益率影响中的调节作用，估计系数即为</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oMath>
      <w:r>
        <w:rPr>
          <w:rFonts w:ascii="宋体" w:hAnsi="宋体" w:hint="eastAsia"/>
          <w:sz w:val="21"/>
          <w:szCs w:val="21"/>
        </w:rPr>
        <w:t>。所得回归结果如表8所示。交互项</w:t>
      </w:r>
      <m:oMath>
        <m:r>
          <w:rPr>
            <w:rFonts w:ascii="Cambria Math" w:hAnsi="Cambria Math"/>
            <w:sz w:val="21"/>
            <w:szCs w:val="21"/>
          </w:rPr>
          <m:t>M×D</m:t>
        </m:r>
      </m:oMath>
      <w:r>
        <w:rPr>
          <w:rFonts w:ascii="宋体" w:hAnsi="宋体" w:hint="eastAsia"/>
          <w:sz w:val="21"/>
          <w:szCs w:val="21"/>
        </w:rPr>
        <w:t>估计系数为0.0099但不显著，说明来自权威性不同的媒体的新闻，其虚假性对股票价格没有显著区别。在进一步分析中，本文还将将新闻来源权威媒体组别作为组别，在DID模型基础上进行分组回归，所得结果如表8中分组双重差分。表中估计系数</w:t>
      </w:r>
      <w:r>
        <w:rPr>
          <w:rFonts w:ascii="宋体" w:hAnsi="宋体"/>
          <w:sz w:val="21"/>
          <w:szCs w:val="21"/>
        </w:rPr>
        <w:t>did在权威组中为</w:t>
      </w:r>
      <w:r>
        <w:rPr>
          <w:rFonts w:ascii="Cambria Math" w:hAnsi="Cambria Math" w:cs="Cambria Math" w:hint="eastAsia"/>
          <w:sz w:val="21"/>
          <w:szCs w:val="21"/>
        </w:rPr>
        <w:t>-</w:t>
      </w:r>
      <w:r>
        <w:rPr>
          <w:rFonts w:ascii="宋体" w:hAnsi="宋体"/>
          <w:sz w:val="21"/>
          <w:szCs w:val="21"/>
        </w:rPr>
        <w:t>0.0053且显</w:t>
      </w:r>
      <w:r>
        <w:rPr>
          <w:rFonts w:ascii="宋体" w:hAnsi="宋体" w:hint="eastAsia"/>
          <w:sz w:val="21"/>
          <w:szCs w:val="21"/>
        </w:rPr>
        <w:t>著，比未分组前更小；在非权威组中为</w:t>
      </w:r>
      <w:r>
        <w:rPr>
          <w:rFonts w:ascii="Cambria Math" w:hAnsi="Cambria Math" w:cs="Cambria Math" w:hint="eastAsia"/>
          <w:sz w:val="21"/>
          <w:szCs w:val="21"/>
        </w:rPr>
        <w:t>-</w:t>
      </w:r>
      <w:r>
        <w:rPr>
          <w:rFonts w:ascii="宋体" w:hAnsi="宋体"/>
          <w:sz w:val="21"/>
          <w:szCs w:val="21"/>
        </w:rPr>
        <w:t>0.0023但</w:t>
      </w:r>
      <w:r>
        <w:rPr>
          <w:rFonts w:ascii="宋体" w:hAnsi="宋体" w:hint="eastAsia"/>
          <w:sz w:val="21"/>
          <w:szCs w:val="21"/>
        </w:rPr>
        <w:t>不显著。</w:t>
      </w:r>
    </w:p>
    <w:p w14:paraId="75C0C4B2" w14:textId="65FF126F" w:rsidR="006744B8" w:rsidRPr="00F65AFB" w:rsidRDefault="006744B8" w:rsidP="00283BAF">
      <w:pPr>
        <w:ind w:firstLineChars="200" w:firstLine="420"/>
        <w:rPr>
          <w:rFonts w:ascii="宋体" w:hAnsi="宋体" w:hint="eastAsia"/>
          <w:iCs/>
          <w:sz w:val="21"/>
          <w:szCs w:val="21"/>
        </w:rPr>
      </w:pPr>
      <w:r>
        <w:rPr>
          <w:rFonts w:ascii="宋体" w:hAnsi="宋体" w:hint="eastAsia"/>
          <w:sz w:val="21"/>
          <w:szCs w:val="21"/>
        </w:rPr>
        <w:t>分组回归的区别证实了投资者对传闻准确性的判断受到传闻来源媒体的权威性的影响，媒体权威性对投资者的反应具有调节作用这一假设。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p w14:paraId="1629F988" w14:textId="0F845562" w:rsidR="006744B8" w:rsidRPr="006744B8" w:rsidRDefault="006744B8" w:rsidP="006744B8">
      <w:pPr>
        <w:pStyle w:val="1"/>
        <w:numPr>
          <w:ilvl w:val="0"/>
          <w:numId w:val="0"/>
        </w:numPr>
        <w:rPr>
          <w:sz w:val="28"/>
          <w:szCs w:val="28"/>
        </w:rPr>
      </w:pPr>
      <w:r>
        <w:rPr>
          <w:rFonts w:hint="eastAsia"/>
          <w:sz w:val="28"/>
          <w:szCs w:val="28"/>
        </w:rPr>
        <w:t xml:space="preserve">6 </w:t>
      </w:r>
      <w:r>
        <w:rPr>
          <w:rFonts w:hint="eastAsia"/>
          <w:sz w:val="28"/>
          <w:szCs w:val="28"/>
        </w:rPr>
        <w:t>稳健性检验</w:t>
      </w:r>
    </w:p>
    <w:p w14:paraId="0288D0BA" w14:textId="69156B38" w:rsidR="00CF1744" w:rsidRDefault="006744B8" w:rsidP="00EA4CA3">
      <w:pPr>
        <w:pStyle w:val="2"/>
        <w:numPr>
          <w:ilvl w:val="0"/>
          <w:numId w:val="0"/>
        </w:numPr>
        <w:spacing w:before="78" w:after="78"/>
        <w:rPr>
          <w:b/>
          <w:szCs w:val="21"/>
        </w:rPr>
      </w:pPr>
      <w:r>
        <w:rPr>
          <w:rFonts w:hint="eastAsia"/>
          <w:b/>
          <w:szCs w:val="21"/>
        </w:rPr>
        <w:t>6</w:t>
      </w:r>
      <w:r w:rsidR="003F748E">
        <w:rPr>
          <w:rFonts w:hint="eastAsia"/>
          <w:b/>
          <w:szCs w:val="21"/>
        </w:rPr>
        <w:t>.</w:t>
      </w:r>
      <w:r>
        <w:rPr>
          <w:rFonts w:hint="eastAsia"/>
          <w:b/>
          <w:szCs w:val="21"/>
        </w:rPr>
        <w:t>1</w:t>
      </w:r>
      <w:r w:rsidR="003F748E">
        <w:rPr>
          <w:b/>
          <w:szCs w:val="21"/>
        </w:rPr>
        <w:t xml:space="preserve">  </w:t>
      </w:r>
      <w:r w:rsidR="003F748E">
        <w:rPr>
          <w:rFonts w:hint="eastAsia"/>
          <w:b/>
          <w:szCs w:val="21"/>
        </w:rPr>
        <w:t>被解释变量的稳健性</w:t>
      </w:r>
    </w:p>
    <w:p w14:paraId="55BC1A34" w14:textId="50CC8CD3" w:rsidR="00CF1744" w:rsidRDefault="00067D79">
      <w:pPr>
        <w:ind w:firstLineChars="200" w:firstLine="420"/>
        <w:rPr>
          <w:rFonts w:ascii="宋体" w:hAnsi="宋体" w:hint="eastAsia"/>
          <w:sz w:val="21"/>
          <w:szCs w:val="21"/>
        </w:rPr>
      </w:pPr>
      <w:r>
        <w:rPr>
          <w:rFonts w:ascii="宋体" w:hAnsi="宋体" w:hint="eastAsia"/>
          <w:sz w:val="21"/>
          <w:szCs w:val="21"/>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w:t>
      </w:r>
      <w:proofErr w:type="gramStart"/>
      <w:r>
        <w:rPr>
          <w:rFonts w:ascii="宋体" w:hAnsi="宋体" w:hint="eastAsia"/>
          <w:sz w:val="21"/>
          <w:szCs w:val="21"/>
        </w:rPr>
        <w:t>随事件</w:t>
      </w:r>
      <w:proofErr w:type="gramEnd"/>
      <w:r>
        <w:rPr>
          <w:rFonts w:ascii="宋体" w:hAnsi="宋体" w:hint="eastAsia"/>
          <w:sz w:val="21"/>
          <w:szCs w:val="21"/>
        </w:rPr>
        <w:t>窗口的延长而递减，P值</w:t>
      </w:r>
      <w:proofErr w:type="gramStart"/>
      <w:r>
        <w:rPr>
          <w:rFonts w:ascii="宋体" w:hAnsi="宋体" w:hint="eastAsia"/>
          <w:sz w:val="21"/>
          <w:szCs w:val="21"/>
        </w:rPr>
        <w:t>随事件</w:t>
      </w:r>
      <w:proofErr w:type="gramEnd"/>
      <w:r>
        <w:rPr>
          <w:rFonts w:ascii="宋体" w:hAnsi="宋体" w:hint="eastAsia"/>
          <w:sz w:val="21"/>
          <w:szCs w:val="21"/>
        </w:rPr>
        <w:t>窗口的延长而增大，说明新闻造成的股票异常收益率的会随着时间而减弱。</w:t>
      </w:r>
      <w:r>
        <w:rPr>
          <w:noProof/>
          <w:sz w:val="13"/>
        </w:rPr>
        <mc:AlternateContent>
          <mc:Choice Requires="wps">
            <w:drawing>
              <wp:anchor distT="0" distB="0" distL="0" distR="0" simplePos="0" relativeHeight="251641856" behindDoc="0" locked="0" layoutInCell="1" allowOverlap="1" wp14:anchorId="4567D840" wp14:editId="2464CDAB">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6B00A504" id="Graphic 32" o:spid="_x0000_s1026" style="position:absolute;margin-left:387.5pt;margin-top:8.05pt;width:1.9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p>
    <w:p w14:paraId="2C46244C" w14:textId="5A6CC71A" w:rsidR="00CF1744" w:rsidRDefault="006744B8" w:rsidP="00EA4CA3">
      <w:pPr>
        <w:pStyle w:val="2"/>
        <w:numPr>
          <w:ilvl w:val="0"/>
          <w:numId w:val="0"/>
        </w:numPr>
        <w:spacing w:before="78" w:after="78"/>
        <w:rPr>
          <w:b/>
          <w:szCs w:val="21"/>
        </w:rPr>
      </w:pPr>
      <w:r>
        <w:rPr>
          <w:rFonts w:hint="eastAsia"/>
          <w:b/>
          <w:szCs w:val="21"/>
        </w:rPr>
        <w:t>6</w:t>
      </w:r>
      <w:r w:rsidR="003F748E">
        <w:rPr>
          <w:rFonts w:hint="eastAsia"/>
          <w:b/>
          <w:szCs w:val="21"/>
        </w:rPr>
        <w:t>.</w:t>
      </w:r>
      <w:r>
        <w:rPr>
          <w:rFonts w:hint="eastAsia"/>
          <w:b/>
          <w:szCs w:val="21"/>
        </w:rPr>
        <w:t>2</w:t>
      </w:r>
      <w:r w:rsidR="003F748E">
        <w:rPr>
          <w:b/>
          <w:szCs w:val="21"/>
        </w:rPr>
        <w:t xml:space="preserve">  </w:t>
      </w:r>
      <w:r w:rsidR="003F748E">
        <w:rPr>
          <w:rFonts w:hint="eastAsia"/>
          <w:b/>
          <w:szCs w:val="21"/>
        </w:rPr>
        <w:t>安慰剂检验</w:t>
      </w:r>
    </w:p>
    <w:p w14:paraId="539C10E1" w14:textId="751471B8" w:rsidR="001B58E5" w:rsidRDefault="0068099B" w:rsidP="001B58E5">
      <w:pPr>
        <w:ind w:firstLineChars="200" w:firstLine="360"/>
        <w:rPr>
          <w:rFonts w:ascii="宋体" w:hAnsi="宋体" w:hint="eastAsia"/>
          <w:sz w:val="21"/>
          <w:szCs w:val="21"/>
        </w:rPr>
      </w:pPr>
      <w:r>
        <w:rPr>
          <w:noProof/>
        </w:rPr>
        <mc:AlternateContent>
          <mc:Choice Requires="wps">
            <w:drawing>
              <wp:anchor distT="0" distB="0" distL="114300" distR="114300" simplePos="0" relativeHeight="251665408" behindDoc="0" locked="0" layoutInCell="1" allowOverlap="1" wp14:anchorId="2C5BA49E" wp14:editId="705A1E00">
                <wp:simplePos x="0" y="0"/>
                <wp:positionH relativeFrom="column">
                  <wp:posOffset>-635</wp:posOffset>
                </wp:positionH>
                <wp:positionV relativeFrom="paragraph">
                  <wp:posOffset>6239510</wp:posOffset>
                </wp:positionV>
                <wp:extent cx="3023870" cy="635"/>
                <wp:effectExtent l="0" t="0" r="0" b="0"/>
                <wp:wrapTopAndBottom/>
                <wp:docPr id="455876004" name="文本框 1"/>
                <wp:cNvGraphicFramePr/>
                <a:graphic xmlns:a="http://schemas.openxmlformats.org/drawingml/2006/main">
                  <a:graphicData uri="http://schemas.microsoft.com/office/word/2010/wordprocessingShape">
                    <wps:wsp>
                      <wps:cNvSpPr txBox="1"/>
                      <wps:spPr>
                        <a:xfrm>
                          <a:off x="0" y="0"/>
                          <a:ext cx="3023870" cy="635"/>
                        </a:xfrm>
                        <a:prstGeom prst="rect">
                          <a:avLst/>
                        </a:prstGeom>
                        <a:solidFill>
                          <a:prstClr val="white"/>
                        </a:solidFill>
                        <a:ln>
                          <a:noFill/>
                        </a:ln>
                      </wps:spPr>
                      <wps:txbx>
                        <w:txbxContent>
                          <w:p w14:paraId="54DE73FC" w14:textId="0F46D340" w:rsidR="0068099B" w:rsidRPr="00CE10E2" w:rsidRDefault="0068099B" w:rsidP="0068099B">
                            <w:pPr>
                              <w:pStyle w:val="a5"/>
                              <w:jc w:val="center"/>
                              <w:rPr>
                                <w:rFonts w:ascii="宋体" w:eastAsia="宋体" w:hAnsi="宋体" w:hint="eastAsia"/>
                                <w:noProof/>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3</w:t>
                            </w:r>
                            <w:r>
                              <w:fldChar w:fldCharType="end"/>
                            </w:r>
                            <w:r>
                              <w:rPr>
                                <w:rFonts w:hint="eastAsia"/>
                              </w:rPr>
                              <w:t xml:space="preserve"> </w:t>
                            </w:r>
                            <w:r>
                              <w:rPr>
                                <w:rFonts w:hint="eastAsia"/>
                              </w:rPr>
                              <w:t>安慰剂检验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BA49E" id="_x0000_s1028" type="#_x0000_t202" style="position:absolute;left:0;text-align:left;margin-left:-.05pt;margin-top:491.3pt;width:2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1lGgIAAD8EAAAOAAAAZHJzL2Uyb0RvYy54bWysU01v2zAMvQ/YfxB0X5wPrCu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" stroked="f">
                <v:textbox style="mso-fit-shape-to-text:t" inset="0,0,0,0">
                  <w:txbxContent>
                    <w:p w14:paraId="54DE73FC" w14:textId="0F46D340" w:rsidR="0068099B" w:rsidRPr="00CE10E2" w:rsidRDefault="0068099B" w:rsidP="0068099B">
                      <w:pPr>
                        <w:pStyle w:val="a5"/>
                        <w:jc w:val="center"/>
                        <w:rPr>
                          <w:rFonts w:ascii="宋体" w:eastAsia="宋体" w:hAnsi="宋体" w:hint="eastAsia"/>
                          <w:noProof/>
                          <w:sz w:val="21"/>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32092E">
                        <w:rPr>
                          <w:noProof/>
                        </w:rPr>
                        <w:t>3</w:t>
                      </w:r>
                      <w:r>
                        <w:fldChar w:fldCharType="end"/>
                      </w:r>
                      <w:r>
                        <w:rPr>
                          <w:rFonts w:hint="eastAsia"/>
                        </w:rPr>
                        <w:t xml:space="preserve"> </w:t>
                      </w:r>
                      <w:r>
                        <w:rPr>
                          <w:rFonts w:hint="eastAsia"/>
                        </w:rPr>
                        <w:t>安慰剂检验</w:t>
                      </w:r>
                    </w:p>
                  </w:txbxContent>
                </v:textbox>
                <w10:wrap type="topAndBottom"/>
              </v:shape>
            </w:pict>
          </mc:Fallback>
        </mc:AlternateContent>
      </w:r>
      <w:r>
        <w:rPr>
          <w:rFonts w:ascii="宋体" w:hAnsi="宋体" w:hint="eastAsia"/>
          <w:noProof/>
          <w:sz w:val="21"/>
          <w:szCs w:val="21"/>
        </w:rPr>
        <w:drawing>
          <wp:anchor distT="0" distB="0" distL="114300" distR="114300" simplePos="0" relativeHeight="251663360" behindDoc="0" locked="0" layoutInCell="1" allowOverlap="1" wp14:anchorId="027974D9" wp14:editId="72F96BDD">
            <wp:simplePos x="0" y="0"/>
            <wp:positionH relativeFrom="column">
              <wp:posOffset>-938</wp:posOffset>
            </wp:positionH>
            <wp:positionV relativeFrom="paragraph">
              <wp:posOffset>2402564</wp:posOffset>
            </wp:positionV>
            <wp:extent cx="3023870" cy="3780155"/>
            <wp:effectExtent l="0" t="0" r="5080" b="0"/>
            <wp:wrapTopAndBottom/>
            <wp:docPr id="16336406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3870" cy="3780155"/>
                    </a:xfrm>
                    <a:prstGeom prst="rect">
                      <a:avLst/>
                    </a:prstGeom>
                    <a:noFill/>
                  </pic:spPr>
                </pic:pic>
              </a:graphicData>
            </a:graphic>
          </wp:anchor>
        </w:drawing>
      </w:r>
      <w:r>
        <w:rPr>
          <w:rFonts w:ascii="宋体" w:hAnsi="宋体" w:hint="eastAsia"/>
          <w:sz w:val="21"/>
          <w:szCs w:val="21"/>
        </w:rPr>
        <w:t>为了进一步检验本文的结果是否由不可观察因素驱动，本文通过随机分配公司进行安慰剂检验（Cai,2016）</w:t>
      </w:r>
      <w:r>
        <w:rPr>
          <w:rStyle w:val="af9"/>
          <w:rFonts w:ascii="宋体" w:hAnsi="宋体" w:hint="eastAsia"/>
          <w:sz w:val="21"/>
          <w:szCs w:val="21"/>
        </w:rPr>
        <w:endnoteReference w:id="37"/>
      </w:r>
      <w:r>
        <w:rPr>
          <w:rFonts w:ascii="宋体" w:hAnsi="宋体" w:hint="eastAsia"/>
          <w:sz w:val="21"/>
          <w:szCs w:val="21"/>
        </w:rPr>
        <w:t>。本文从样本中随机选择一半公司作为处理组，假设这些公司受到虚假财经新闻的冲击，其他公司为对照组。本文进行了100次随机抽样（</w:t>
      </w:r>
      <w:proofErr w:type="gramStart"/>
      <w:r>
        <w:rPr>
          <w:rFonts w:ascii="宋体" w:hAnsi="宋体" w:hint="eastAsia"/>
          <w:sz w:val="21"/>
          <w:szCs w:val="21"/>
        </w:rPr>
        <w:t>任胜钢等</w:t>
      </w:r>
      <w:proofErr w:type="gramEnd"/>
      <w:r>
        <w:rPr>
          <w:rFonts w:ascii="宋体" w:hAnsi="宋体" w:hint="eastAsia"/>
          <w:sz w:val="21"/>
          <w:szCs w:val="21"/>
        </w:rPr>
        <w:t>，2019）</w:t>
      </w:r>
      <w:r>
        <w:rPr>
          <w:rStyle w:val="af9"/>
          <w:rFonts w:ascii="宋体" w:hAnsi="宋体" w:hint="eastAsia"/>
          <w:sz w:val="21"/>
          <w:szCs w:val="21"/>
        </w:rPr>
        <w:endnoteReference w:id="38"/>
      </w:r>
      <w:r>
        <w:rPr>
          <w:rFonts w:ascii="宋体" w:hAnsi="宋体" w:hint="eastAsia"/>
          <w:sz w:val="21"/>
          <w:szCs w:val="21"/>
        </w:rPr>
        <w:t>，</w:t>
      </w:r>
      <w:proofErr w:type="gramStart"/>
      <w:r>
        <w:rPr>
          <w:rFonts w:ascii="宋体" w:hAnsi="宋体" w:hint="eastAsia"/>
          <w:sz w:val="21"/>
          <w:szCs w:val="21"/>
        </w:rPr>
        <w:t>按照式</w:t>
      </w:r>
      <w:proofErr w:type="gramEnd"/>
      <w:r>
        <w:rPr>
          <w:rFonts w:ascii="宋体" w:hAnsi="宋体" w:hint="eastAsia"/>
          <w:sz w:val="21"/>
          <w:szCs w:val="21"/>
        </w:rPr>
        <w:t>(5)进行基准回归，所得到的100次随机抽样下得到的交互项</w:t>
      </w:r>
      <m:oMath>
        <m:r>
          <w:rPr>
            <w:rFonts w:ascii="Cambria Math" w:hAnsi="Cambria Math"/>
            <w:sz w:val="21"/>
            <w:szCs w:val="21"/>
          </w:rPr>
          <m:t>time×random_false</m:t>
        </m:r>
      </m:oMath>
      <w:r>
        <w:rPr>
          <w:rFonts w:ascii="宋体" w:hAnsi="宋体" w:hint="eastAsia"/>
          <w:sz w:val="21"/>
          <w:szCs w:val="21"/>
        </w:rPr>
        <w:t>对股票的异常收益率没有影响，即随机采样后回归估计的系数均值为0.0001，p值均值为0.493，结果如图3所示。这些点的分布大多在零点左右，因此本文的估计结果不太可能由不可观察因</w:t>
      </w:r>
      <w:r w:rsidR="00F66F7F">
        <w:rPr>
          <w:rFonts w:ascii="宋体" w:hAnsi="宋体" w:hint="eastAsia"/>
          <w:sz w:val="21"/>
          <w:szCs w:val="21"/>
        </w:rPr>
        <w:t>素</w:t>
      </w:r>
      <w:r>
        <w:rPr>
          <w:rFonts w:ascii="宋体" w:hAnsi="宋体" w:hint="eastAsia"/>
          <w:sz w:val="21"/>
          <w:szCs w:val="21"/>
        </w:rPr>
        <w:t>驱动。</w:t>
      </w:r>
    </w:p>
    <w:p w14:paraId="2D4E9FD9" w14:textId="05FC84D0" w:rsidR="0068099B" w:rsidRPr="001B58E5" w:rsidRDefault="0068099B" w:rsidP="001B58E5">
      <w:pPr>
        <w:ind w:firstLineChars="200" w:firstLine="420"/>
        <w:rPr>
          <w:rFonts w:ascii="宋体" w:hAnsi="宋体" w:hint="eastAsia"/>
          <w:sz w:val="21"/>
          <w:szCs w:val="21"/>
        </w:rPr>
      </w:pPr>
    </w:p>
    <w:p w14:paraId="36FE068A" w14:textId="41AFAA36" w:rsidR="00EA4CA3" w:rsidRDefault="00EA4CA3" w:rsidP="00EA4CA3">
      <w:pPr>
        <w:pStyle w:val="2"/>
        <w:numPr>
          <w:ilvl w:val="0"/>
          <w:numId w:val="0"/>
        </w:numPr>
        <w:spacing w:before="78" w:after="78"/>
        <w:rPr>
          <w:b/>
          <w:szCs w:val="21"/>
        </w:rPr>
      </w:pPr>
      <w:r>
        <w:rPr>
          <w:rFonts w:hint="eastAsia"/>
          <w:b/>
          <w:szCs w:val="21"/>
        </w:rPr>
        <w:t>6.3</w:t>
      </w:r>
      <w:r>
        <w:rPr>
          <w:b/>
          <w:szCs w:val="21"/>
        </w:rPr>
        <w:t xml:space="preserve">  </w:t>
      </w:r>
      <w:r>
        <w:rPr>
          <w:rFonts w:hint="eastAsia"/>
          <w:b/>
          <w:szCs w:val="21"/>
        </w:rPr>
        <w:t>新闻发布日与交易日不一致对股票异常收益率的影响</w:t>
      </w:r>
    </w:p>
    <w:p w14:paraId="02572F8B" w14:textId="77777777" w:rsidR="00D47D81" w:rsidRDefault="00D47D81" w:rsidP="00D47D81">
      <w:pPr>
        <w:ind w:firstLineChars="200" w:firstLine="420"/>
        <w:rPr>
          <w:sz w:val="21"/>
          <w:szCs w:val="21"/>
        </w:rPr>
      </w:pPr>
      <w:r>
        <w:rPr>
          <w:rFonts w:hint="eastAsia"/>
          <w:sz w:val="21"/>
          <w:szCs w:val="21"/>
        </w:rPr>
        <w:t>在本研究中，我们关注虚假财经新闻的发布对公司股票价格的影响。由于新闻的发布时间并不总是交易日，可能发生在节假日或</w:t>
      </w:r>
      <w:proofErr w:type="gramStart"/>
      <w:r>
        <w:rPr>
          <w:rFonts w:hint="eastAsia"/>
          <w:sz w:val="21"/>
          <w:szCs w:val="21"/>
        </w:rPr>
        <w:t>非交易</w:t>
      </w:r>
      <w:proofErr w:type="gramEnd"/>
      <w:r>
        <w:rPr>
          <w:rFonts w:hint="eastAsia"/>
          <w:sz w:val="21"/>
          <w:szCs w:val="21"/>
        </w:rPr>
        <w:t>时段，因此新闻发布日与市场实际反应的交易日可能存在时间错。这一错配可能导致市场对信息的反应发生延迟，从而影响事件窗口内的收益率估计。因此，我们需评估新闻发布日与交易日不一致是否会引起估计偏误。</w:t>
      </w:r>
    </w:p>
    <w:p w14:paraId="65C7A503" w14:textId="77777777" w:rsidR="00D47D81" w:rsidRDefault="00D47D81" w:rsidP="00D47D81">
      <w:pPr>
        <w:ind w:firstLineChars="200" w:firstLine="420"/>
        <w:rPr>
          <w:sz w:val="21"/>
          <w:szCs w:val="21"/>
        </w:rPr>
      </w:pPr>
      <w:r>
        <w:rPr>
          <w:rFonts w:hint="eastAsia"/>
          <w:sz w:val="21"/>
          <w:szCs w:val="21"/>
        </w:rPr>
        <w:t>在评估新闻发布时间与交易日不一致性的影响时，选取较短的窗口</w:t>
      </w:r>
      <w:r>
        <w:rPr>
          <w:rFonts w:hint="eastAsia"/>
          <w:sz w:val="21"/>
          <w:szCs w:val="21"/>
        </w:rPr>
        <w:t>[-1,1]</w:t>
      </w:r>
      <w:r>
        <w:rPr>
          <w:rFonts w:hint="eastAsia"/>
          <w:sz w:val="21"/>
          <w:szCs w:val="21"/>
        </w:rPr>
        <w:t>，即围绕新闻发布日前后各一天的交易日，以更精确地衡量新闻发布时间偏差对市场反应的影响。</w:t>
      </w:r>
    </w:p>
    <w:p w14:paraId="371242CD" w14:textId="77777777" w:rsidR="00D47D81" w:rsidRDefault="00D47D81" w:rsidP="00D47D81">
      <w:pPr>
        <w:ind w:firstLineChars="200" w:firstLine="420"/>
        <w:rPr>
          <w:sz w:val="21"/>
          <w:szCs w:val="21"/>
        </w:rPr>
      </w:pPr>
      <w:r>
        <w:rPr>
          <w:rFonts w:hint="eastAsia"/>
          <w:sz w:val="21"/>
          <w:szCs w:val="21"/>
        </w:rPr>
        <w:t>为检验新闻发布日与交易日不一致性是否影响事件窗口内的累计异常收益率，我们构造如下虚拟变量：</w:t>
      </w:r>
    </w:p>
    <w:p w14:paraId="529993BB" w14:textId="77777777" w:rsidR="00D47D81" w:rsidRDefault="00D47D81" w:rsidP="00D47D81">
      <w:pPr>
        <w:pStyle w:val="a0"/>
        <w:ind w:firstLineChars="0" w:firstLine="0"/>
        <w:rPr>
          <w:bCs/>
          <w:sz w:val="21"/>
          <w:szCs w:val="21"/>
        </w:rPr>
      </w:pPr>
      <m:oMathPara>
        <m:oMath>
          <m:r>
            <w:rPr>
              <w:rFonts w:ascii="Cambria Math" w:hAnsi="Cambria Math"/>
              <w:sz w:val="21"/>
              <w:szCs w:val="21"/>
            </w:rPr>
            <m:t>mismatch=</m:t>
          </m:r>
          <m:d>
            <m:dPr>
              <m:begChr m:val="{"/>
              <m:endChr m:val=""/>
              <m:ctrlPr>
                <w:rPr>
                  <w:rFonts w:ascii="Cambria Math" w:hAnsi="Cambria Math"/>
                  <w:i/>
                  <w:sz w:val="21"/>
                  <w:szCs w:val="21"/>
                </w:rPr>
              </m:ctrlPr>
            </m:dPr>
            <m:e>
              <m:eqArr>
                <m:eqArrPr>
                  <m:ctrlPr>
                    <w:rPr>
                      <w:rFonts w:ascii="Cambria Math" w:hAnsi="Cambria Math"/>
                      <w:i/>
                      <w:sz w:val="21"/>
                      <w:szCs w:val="21"/>
                    </w:rPr>
                  </m:ctrlPr>
                </m:eqArrPr>
                <m:e>
                  <m:r>
                    <w:rPr>
                      <w:rFonts w:ascii="Cambria Math" w:hAnsi="Cambria Math"/>
                      <w:sz w:val="21"/>
                      <w:szCs w:val="21"/>
                    </w:rPr>
                    <m:t>0,</m:t>
                  </m:r>
                  <m:r>
                    <w:rPr>
                      <w:rFonts w:ascii="Cambria Math" w:hAnsi="Cambria Math" w:hint="eastAsia"/>
                      <w:sz w:val="21"/>
                      <w:szCs w:val="21"/>
                    </w:rPr>
                    <m:t>新闻发布日不为交易日</m:t>
                  </m:r>
                </m:e>
                <m:e>
                  <m:r>
                    <w:rPr>
                      <w:rFonts w:ascii="Cambria Math" w:hAnsi="Cambria Math"/>
                      <w:sz w:val="21"/>
                      <w:szCs w:val="21"/>
                    </w:rPr>
                    <m:t>1,</m:t>
                  </m:r>
                  <m:r>
                    <w:rPr>
                      <w:rFonts w:ascii="Cambria Math" w:hAnsi="Cambria Math" w:hint="eastAsia"/>
                      <w:sz w:val="21"/>
                      <w:szCs w:val="21"/>
                    </w:rPr>
                    <m:t>新闻发布日为交易日</m:t>
                  </m:r>
                </m:e>
              </m:eqArr>
            </m:e>
          </m:d>
        </m:oMath>
      </m:oMathPara>
    </w:p>
    <w:p w14:paraId="68C53DEE" w14:textId="77777777" w:rsidR="00D47D81" w:rsidRDefault="00D47D81" w:rsidP="00D47D81">
      <w:pPr>
        <w:ind w:firstLineChars="200" w:firstLine="420"/>
        <w:rPr>
          <w:sz w:val="21"/>
          <w:szCs w:val="21"/>
        </w:rPr>
      </w:pPr>
      <w:r>
        <w:rPr>
          <w:rFonts w:hint="eastAsia"/>
          <w:sz w:val="21"/>
          <w:szCs w:val="21"/>
        </w:rPr>
        <w:t>进一步地，我们采用横截面回归模型来分析新闻发布时间与交易日不一致对</w:t>
      </w:r>
      <w:r>
        <w:rPr>
          <w:rFonts w:hint="eastAsia"/>
          <w:sz w:val="21"/>
          <w:szCs w:val="21"/>
        </w:rPr>
        <w:t>CAR</w:t>
      </w:r>
      <w:r>
        <w:rPr>
          <w:rFonts w:hint="eastAsia"/>
          <w:sz w:val="21"/>
          <w:szCs w:val="21"/>
        </w:rPr>
        <w:t>的影响，回归方程如下：</w:t>
      </w:r>
    </w:p>
    <w:p w14:paraId="71E5BADC" w14:textId="6018FAAD" w:rsidR="00D47D81" w:rsidRDefault="00000000" w:rsidP="00D47D81">
      <w:pPr>
        <w:ind w:firstLineChars="200" w:firstLine="420"/>
        <w:jc w:val="center"/>
        <w:rPr>
          <w:sz w:val="21"/>
          <w:szCs w:val="21"/>
        </w:rPr>
      </w:pPr>
      <m:oMathPara>
        <m:oMath>
          <m:eqArr>
            <m:eqArrPr>
              <m:maxDist m:val="1"/>
              <m:ctrlPr>
                <w:rPr>
                  <w:rFonts w:ascii="Cambria Math" w:hAnsi="Cambria Math"/>
                  <w:i/>
                  <w:sz w:val="21"/>
                  <w:szCs w:val="21"/>
                </w:rPr>
              </m:ctrlPr>
            </m:eqArrPr>
            <m:e>
              <m:r>
                <w:rPr>
                  <w:rFonts w:ascii="Cambria Math" w:hAnsi="Cambria Math"/>
                  <w:sz w:val="21"/>
                  <w:szCs w:val="21"/>
                </w:rPr>
                <m:t>CA</m:t>
              </m:r>
              <m:sSub>
                <m:sSubPr>
                  <m:ctrlPr>
                    <w:rPr>
                      <w:rFonts w:ascii="Cambria Math" w:hAnsi="Cambria Math"/>
                      <w:i/>
                      <w:sz w:val="21"/>
                      <w:szCs w:val="21"/>
                    </w:rPr>
                  </m:ctrlPr>
                </m:sSubPr>
                <m:e>
                  <m:r>
                    <w:rPr>
                      <w:rFonts w:ascii="Cambria Math" w:hAnsi="Cambria Math"/>
                      <w:sz w:val="21"/>
                      <w:szCs w:val="21"/>
                    </w:rPr>
                    <m:t>R</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0</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sSub>
                <m:sSubPr>
                  <m:ctrlPr>
                    <w:rPr>
                      <w:rFonts w:ascii="Cambria Math" w:hAnsi="Cambria Math"/>
                      <w:i/>
                      <w:sz w:val="21"/>
                      <w:szCs w:val="21"/>
                    </w:rPr>
                  </m:ctrlPr>
                </m:sSubPr>
                <m:e>
                  <m:r>
                    <w:rPr>
                      <w:rFonts w:ascii="Cambria Math" w:hAnsi="Cambria Math"/>
                      <w:sz w:val="21"/>
                      <w:szCs w:val="21"/>
                    </w:rPr>
                    <m:t>mismatch</m:t>
                  </m:r>
                </m:e>
                <m:sub>
                  <m:r>
                    <w:rPr>
                      <w:rFonts w:ascii="Cambria Math" w:hAnsi="Cambria Math"/>
                      <w:sz w:val="21"/>
                      <w:szCs w:val="21"/>
                    </w:rPr>
                    <m:t>i</m:t>
                  </m:r>
                </m:sub>
              </m:sSub>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λ</m:t>
                  </m:r>
                </m:e>
                <m:sup>
                  <m:r>
                    <w:rPr>
                      <w:rFonts w:ascii="Cambria Math" w:hAnsi="Cambria Math"/>
                      <w:sz w:val="21"/>
                      <w:szCs w:val="21"/>
                    </w:rPr>
                    <m:t>T</m:t>
                  </m:r>
                </m:sup>
              </m:sSup>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i</m:t>
                  </m:r>
                </m:sub>
              </m:sSub>
              <m:r>
                <w:rPr>
                  <w:rFonts w:ascii="Cambria Math" w:hAnsi="Cambria Math"/>
                  <w:sz w:val="21"/>
                  <w:szCs w:val="21"/>
                </w:rPr>
                <m:t>#</m:t>
              </m:r>
              <m:d>
                <m:dPr>
                  <m:ctrlPr>
                    <w:rPr>
                      <w:rFonts w:ascii="Cambria Math" w:hAnsi="Cambria Math"/>
                      <w:i/>
                      <w:sz w:val="21"/>
                      <w:szCs w:val="21"/>
                    </w:rPr>
                  </m:ctrlPr>
                </m:dPr>
                <m:e>
                  <m:r>
                    <w:rPr>
                      <w:rFonts w:ascii="Cambria Math" w:hAnsi="Cambria Math"/>
                      <w:sz w:val="21"/>
                      <w:szCs w:val="21"/>
                    </w:rPr>
                    <m:t>11</m:t>
                  </m:r>
                </m:e>
              </m:d>
            </m:e>
          </m:eqArr>
        </m:oMath>
      </m:oMathPara>
    </w:p>
    <w:p w14:paraId="6B35AF82" w14:textId="4FBC3210" w:rsidR="00D47D81" w:rsidRDefault="00D47D81" w:rsidP="00D47D81">
      <w:pPr>
        <w:ind w:firstLineChars="200" w:firstLine="420"/>
        <w:rPr>
          <w:sz w:val="21"/>
          <w:szCs w:val="21"/>
        </w:rPr>
      </w:pPr>
      <w:r>
        <w:rPr>
          <w:rFonts w:hint="eastAsia"/>
          <w:sz w:val="21"/>
          <w:szCs w:val="21"/>
        </w:rPr>
        <w:t>其中，</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s</m:t>
            </m:r>
          </m:sub>
        </m:sSub>
      </m:oMath>
      <w:r>
        <w:rPr>
          <w:rFonts w:hint="eastAsia"/>
          <w:sz w:val="21"/>
          <w:szCs w:val="21"/>
        </w:rPr>
        <w:t>表示一组控制变量，包括个股的财务特征和市场特征，</w:t>
      </w:r>
      <m:oMath>
        <m:sSub>
          <m:sSubPr>
            <m:ctrlPr>
              <w:rPr>
                <w:rFonts w:ascii="Cambria Math" w:hAnsi="Cambria Math"/>
                <w:i/>
                <w:sz w:val="21"/>
                <w:szCs w:val="21"/>
              </w:rPr>
            </m:ctrlPr>
          </m:sSubPr>
          <m:e>
            <m:r>
              <w:rPr>
                <w:rFonts w:ascii="Cambria Math" w:hAnsi="Cambria Math"/>
                <w:sz w:val="21"/>
                <w:szCs w:val="21"/>
              </w:rPr>
              <m:t>ϵ</m:t>
            </m:r>
          </m:e>
          <m:sub>
            <m:r>
              <w:rPr>
                <w:rFonts w:ascii="Cambria Math" w:hAnsi="Cambria Math"/>
                <w:sz w:val="21"/>
                <w:szCs w:val="21"/>
              </w:rPr>
              <m:t>s</m:t>
            </m:r>
          </m:sub>
        </m:sSub>
      </m:oMath>
      <w:r>
        <w:rPr>
          <w:sz w:val="21"/>
          <w:szCs w:val="21"/>
        </w:rPr>
        <w:t>为随机误差项。</w:t>
      </w:r>
      <w:proofErr w:type="gramStart"/>
      <w:r>
        <w:rPr>
          <w:sz w:val="21"/>
          <w:szCs w:val="21"/>
        </w:rPr>
        <w:t>若回归</w:t>
      </w:r>
      <w:proofErr w:type="gramEnd"/>
      <w:r>
        <w:rPr>
          <w:sz w:val="21"/>
          <w:szCs w:val="21"/>
        </w:rPr>
        <w:t>结果表</w:t>
      </w:r>
      <w:r>
        <w:rPr>
          <w:rFonts w:hint="eastAsia"/>
          <w:sz w:val="21"/>
          <w:szCs w:val="21"/>
        </w:rPr>
        <w:t>明</w:t>
      </w:r>
      <m:oMath>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oMath>
      <w:r>
        <w:rPr>
          <w:rFonts w:hint="eastAsia"/>
          <w:sz w:val="21"/>
          <w:szCs w:val="21"/>
        </w:rPr>
        <w:t>在统计上显著不为零，则说明新闻发布日与交易日的不一致性会对事件窗口内的</w:t>
      </w:r>
      <w:r>
        <w:rPr>
          <w:rFonts w:hint="eastAsia"/>
          <w:sz w:val="21"/>
          <w:szCs w:val="21"/>
        </w:rPr>
        <w:t>CAR</w:t>
      </w:r>
      <w:r>
        <w:rPr>
          <w:rFonts w:hint="eastAsia"/>
          <w:sz w:val="21"/>
          <w:szCs w:val="21"/>
        </w:rPr>
        <w:t>产生显著影响，从而表明市场对新闻的反应受到发布时间的影响显著。</w:t>
      </w:r>
    </w:p>
    <w:p w14:paraId="04F4D988" w14:textId="77777777" w:rsidR="0068099B" w:rsidRDefault="00EA4CA3" w:rsidP="00EA4CA3">
      <w:pPr>
        <w:ind w:firstLineChars="200" w:firstLine="420"/>
        <w:rPr>
          <w:sz w:val="21"/>
          <w:szCs w:val="21"/>
        </w:rPr>
      </w:pPr>
      <w:r>
        <w:rPr>
          <w:rFonts w:hint="eastAsia"/>
          <w:sz w:val="21"/>
          <w:szCs w:val="21"/>
        </w:rPr>
        <w:t>表</w:t>
      </w:r>
      <w:r>
        <w:rPr>
          <w:rFonts w:hint="eastAsia"/>
          <w:sz w:val="21"/>
          <w:szCs w:val="21"/>
        </w:rPr>
        <w:t>4</w:t>
      </w:r>
      <w:r>
        <w:rPr>
          <w:rFonts w:hint="eastAsia"/>
          <w:sz w:val="21"/>
          <w:szCs w:val="21"/>
        </w:rPr>
        <w:t>显示了</w:t>
      </w:r>
      <w:r>
        <w:rPr>
          <w:rFonts w:hint="eastAsia"/>
          <w:sz w:val="21"/>
          <w:szCs w:val="21"/>
        </w:rPr>
        <w:t>OLS</w:t>
      </w:r>
      <w:r>
        <w:rPr>
          <w:rFonts w:hint="eastAsia"/>
          <w:sz w:val="21"/>
          <w:szCs w:val="21"/>
        </w:rPr>
        <w:t>回归的估计结果，其中因变量为累计异常收益率（</w:t>
      </w:r>
      <w:r>
        <w:rPr>
          <w:rFonts w:hint="eastAsia"/>
          <w:sz w:val="21"/>
          <w:szCs w:val="21"/>
        </w:rPr>
        <w:t>Cumulative Abnormal Return , CAR</w:t>
      </w:r>
      <w:r>
        <w:rPr>
          <w:rFonts w:hint="eastAsia"/>
          <w:sz w:val="21"/>
          <w:szCs w:val="21"/>
        </w:rPr>
        <w:t>），主要解释变量为新闻发布时间与交易日是否一致（</w:t>
      </w:r>
      <w:r>
        <w:rPr>
          <w:rFonts w:hint="eastAsia"/>
          <w:sz w:val="21"/>
          <w:szCs w:val="21"/>
        </w:rPr>
        <w:t>mismatch</w:t>
      </w:r>
      <w:r>
        <w:rPr>
          <w:rFonts w:hint="eastAsia"/>
          <w:sz w:val="21"/>
          <w:szCs w:val="21"/>
        </w:rPr>
        <w:t>），同时控制了一系列财务与市场特征变量。</w:t>
      </w:r>
      <w:r w:rsidRPr="00EA4CA3">
        <w:rPr>
          <w:rFonts w:hint="eastAsia"/>
          <w:sz w:val="21"/>
          <w:szCs w:val="21"/>
        </w:rPr>
        <w:t>回归结果表明，核心解释变量</w:t>
      </w:r>
      <w:r w:rsidRPr="00EA4CA3">
        <w:rPr>
          <w:rFonts w:hint="eastAsia"/>
          <w:sz w:val="21"/>
          <w:szCs w:val="21"/>
        </w:rPr>
        <w:t>mismatch</w:t>
      </w:r>
      <w:r w:rsidRPr="00EA4CA3">
        <w:rPr>
          <w:rFonts w:hint="eastAsia"/>
          <w:sz w:val="21"/>
          <w:szCs w:val="21"/>
        </w:rPr>
        <w:t>的系数估计值为</w:t>
      </w:r>
      <w:r w:rsidRPr="00EA4CA3">
        <w:rPr>
          <w:rFonts w:hint="eastAsia"/>
          <w:sz w:val="21"/>
          <w:szCs w:val="21"/>
        </w:rPr>
        <w:t>-0.0057</w:t>
      </w:r>
      <w:r w:rsidRPr="00EA4CA3">
        <w:rPr>
          <w:rFonts w:hint="eastAsia"/>
          <w:sz w:val="21"/>
          <w:szCs w:val="21"/>
        </w:rPr>
        <w:t>，但该系数在</w:t>
      </w:r>
      <w:r w:rsidRPr="00EA4CA3">
        <w:rPr>
          <w:rFonts w:hint="eastAsia"/>
          <w:sz w:val="21"/>
          <w:szCs w:val="21"/>
        </w:rPr>
        <w:t>5%</w:t>
      </w:r>
      <w:r w:rsidRPr="00EA4CA3">
        <w:rPr>
          <w:rFonts w:hint="eastAsia"/>
          <w:sz w:val="21"/>
          <w:szCs w:val="21"/>
        </w:rPr>
        <w:t>和</w:t>
      </w:r>
      <w:r w:rsidRPr="00EA4CA3">
        <w:rPr>
          <w:rFonts w:hint="eastAsia"/>
          <w:sz w:val="21"/>
          <w:szCs w:val="21"/>
        </w:rPr>
        <w:t>10%</w:t>
      </w:r>
      <w:r w:rsidRPr="00EA4CA3">
        <w:rPr>
          <w:rFonts w:hint="eastAsia"/>
          <w:sz w:val="21"/>
          <w:szCs w:val="21"/>
        </w:rPr>
        <w:t>水平上均不显著（</w:t>
      </w:r>
      <w:r w:rsidRPr="00EA4CA3">
        <w:rPr>
          <w:rFonts w:hint="eastAsia"/>
          <w:sz w:val="21"/>
          <w:szCs w:val="21"/>
        </w:rPr>
        <w:t>p</w:t>
      </w:r>
      <w:r w:rsidRPr="00EA4CA3">
        <w:rPr>
          <w:rFonts w:hint="eastAsia"/>
          <w:sz w:val="21"/>
          <w:szCs w:val="21"/>
        </w:rPr>
        <w:t>值</w:t>
      </w:r>
      <w:r w:rsidRPr="00EA4CA3">
        <w:rPr>
          <w:rFonts w:hint="eastAsia"/>
          <w:sz w:val="21"/>
          <w:szCs w:val="21"/>
        </w:rPr>
        <w:t>=0.518</w:t>
      </w:r>
      <w:r w:rsidRPr="00EA4CA3">
        <w:rPr>
          <w:rFonts w:hint="eastAsia"/>
          <w:sz w:val="21"/>
          <w:szCs w:val="21"/>
        </w:rPr>
        <w:t>）。这表明新闻发布时间是否为交易日对累计异常收益率（</w:t>
      </w:r>
      <w:r w:rsidRPr="00EA4CA3">
        <w:rPr>
          <w:rFonts w:hint="eastAsia"/>
          <w:sz w:val="21"/>
          <w:szCs w:val="21"/>
        </w:rPr>
        <w:t>CAR</w:t>
      </w:r>
      <w:r w:rsidRPr="00EA4CA3">
        <w:rPr>
          <w:rFonts w:hint="eastAsia"/>
          <w:sz w:val="21"/>
          <w:szCs w:val="21"/>
        </w:rPr>
        <w:t>）没有显著影响，未能提供统计上的证据支持市场对新闻的即时反应受到发布时间错配的影响，即说明以下假设成立：投资者不会在新闻发布后迅速“遗忘”新闻所带来投资决策的改变。</w:t>
      </w:r>
    </w:p>
    <w:tbl>
      <w:tblPr>
        <w:tblpPr w:leftFromText="180" w:rightFromText="180" w:vertAnchor="text" w:horzAnchor="margin" w:tblpY="144"/>
        <w:tblW w:w="4929" w:type="pct"/>
        <w:tblCellMar>
          <w:left w:w="0" w:type="dxa"/>
          <w:right w:w="0" w:type="dxa"/>
        </w:tblCellMar>
        <w:tblLook w:val="04A0" w:firstRow="1" w:lastRow="0" w:firstColumn="1" w:lastColumn="0" w:noHBand="0" w:noVBand="1"/>
      </w:tblPr>
      <w:tblGrid>
        <w:gridCol w:w="1204"/>
        <w:gridCol w:w="1061"/>
        <w:gridCol w:w="993"/>
        <w:gridCol w:w="1137"/>
      </w:tblGrid>
      <w:tr w:rsidR="0068099B" w14:paraId="59282D01" w14:textId="77777777" w:rsidTr="0068099B">
        <w:trPr>
          <w:trHeight w:val="225"/>
        </w:trPr>
        <w:tc>
          <w:tcPr>
            <w:tcW w:w="5000" w:type="pct"/>
            <w:gridSpan w:val="4"/>
            <w:tcBorders>
              <w:bottom w:val="single" w:sz="4" w:space="0" w:color="000000"/>
            </w:tcBorders>
          </w:tcPr>
          <w:p w14:paraId="166FC6BE" w14:textId="79A5A8EC" w:rsidR="0068099B" w:rsidRDefault="0068099B" w:rsidP="0068099B">
            <w:pPr>
              <w:widowControl/>
              <w:overflowPunct/>
              <w:ind w:right="119"/>
              <w:jc w:val="center"/>
              <w:rPr>
                <w:rFonts w:eastAsia="Times New Roman"/>
                <w:sz w:val="21"/>
                <w:szCs w:val="21"/>
              </w:rPr>
            </w:pPr>
            <w:r>
              <w:rPr>
                <w:rFonts w:hint="eastAsia"/>
                <w:sz w:val="21"/>
                <w:szCs w:val="21"/>
              </w:rPr>
              <w:t>表</w:t>
            </w:r>
            <w:r>
              <w:rPr>
                <w:rFonts w:hint="eastAsia"/>
                <w:sz w:val="21"/>
                <w:szCs w:val="21"/>
              </w:rPr>
              <w:t xml:space="preserve">11 </w:t>
            </w:r>
            <w:r>
              <w:rPr>
                <w:rFonts w:hint="eastAsia"/>
                <w:sz w:val="21"/>
                <w:szCs w:val="21"/>
              </w:rPr>
              <w:t>新闻发布日期</w:t>
            </w:r>
            <w:proofErr w:type="gramStart"/>
            <w:r>
              <w:rPr>
                <w:rFonts w:hint="eastAsia"/>
                <w:sz w:val="21"/>
                <w:szCs w:val="21"/>
              </w:rPr>
              <w:t>非交易</w:t>
            </w:r>
            <w:proofErr w:type="gramEnd"/>
            <w:r>
              <w:rPr>
                <w:rFonts w:hint="eastAsia"/>
                <w:sz w:val="21"/>
                <w:szCs w:val="21"/>
              </w:rPr>
              <w:t>日对累计异常收益率的影响</w:t>
            </w:r>
          </w:p>
        </w:tc>
      </w:tr>
      <w:tr w:rsidR="0068099B" w14:paraId="389D0B8C" w14:textId="77777777" w:rsidTr="0068099B">
        <w:trPr>
          <w:trHeight w:val="225"/>
        </w:trPr>
        <w:tc>
          <w:tcPr>
            <w:tcW w:w="1370" w:type="pct"/>
            <w:tcBorders>
              <w:top w:val="single" w:sz="4" w:space="0" w:color="000000"/>
              <w:bottom w:val="single" w:sz="4" w:space="0" w:color="000000"/>
            </w:tcBorders>
          </w:tcPr>
          <w:p w14:paraId="7553723A" w14:textId="77777777" w:rsidR="0068099B" w:rsidRDefault="0068099B" w:rsidP="0068099B">
            <w:pPr>
              <w:widowControl/>
              <w:overflowPunct/>
              <w:ind w:left="119"/>
              <w:rPr>
                <w:rFonts w:ascii="宋体"/>
                <w:sz w:val="21"/>
                <w:szCs w:val="21"/>
              </w:rPr>
            </w:pPr>
            <w:r>
              <w:rPr>
                <w:rFonts w:ascii="宋体"/>
                <w:spacing w:val="-5"/>
                <w:sz w:val="21"/>
                <w:szCs w:val="21"/>
              </w:rPr>
              <w:t>变量</w:t>
            </w:r>
          </w:p>
        </w:tc>
        <w:tc>
          <w:tcPr>
            <w:tcW w:w="1207" w:type="pct"/>
            <w:tcBorders>
              <w:top w:val="single" w:sz="4" w:space="0" w:color="000000"/>
              <w:bottom w:val="single" w:sz="4" w:space="0" w:color="000000"/>
            </w:tcBorders>
          </w:tcPr>
          <w:p w14:paraId="1D52065F" w14:textId="77777777" w:rsidR="0068099B" w:rsidRDefault="0068099B" w:rsidP="0068099B">
            <w:pPr>
              <w:widowControl/>
              <w:overflowPunct/>
              <w:ind w:right="118"/>
              <w:jc w:val="right"/>
              <w:rPr>
                <w:rFonts w:ascii="宋体"/>
                <w:sz w:val="21"/>
                <w:szCs w:val="21"/>
              </w:rPr>
            </w:pPr>
            <w:r>
              <w:rPr>
                <w:rFonts w:ascii="宋体"/>
                <w:spacing w:val="-5"/>
                <w:sz w:val="21"/>
                <w:szCs w:val="21"/>
              </w:rPr>
              <w:t>系数</w:t>
            </w:r>
          </w:p>
        </w:tc>
        <w:tc>
          <w:tcPr>
            <w:tcW w:w="1130" w:type="pct"/>
            <w:tcBorders>
              <w:top w:val="single" w:sz="4" w:space="0" w:color="000000"/>
              <w:bottom w:val="single" w:sz="4" w:space="0" w:color="000000"/>
            </w:tcBorders>
          </w:tcPr>
          <w:p w14:paraId="6ECB222E" w14:textId="77777777" w:rsidR="0068099B" w:rsidRDefault="0068099B" w:rsidP="0068099B">
            <w:pPr>
              <w:widowControl/>
              <w:overflowPunct/>
              <w:ind w:right="118"/>
              <w:jc w:val="right"/>
              <w:rPr>
                <w:rFonts w:ascii="宋体"/>
                <w:sz w:val="21"/>
                <w:szCs w:val="21"/>
              </w:rPr>
            </w:pPr>
            <w:r>
              <w:rPr>
                <w:rFonts w:ascii="宋体"/>
                <w:spacing w:val="-4"/>
                <w:sz w:val="21"/>
                <w:szCs w:val="21"/>
              </w:rPr>
              <w:t>标准误</w:t>
            </w:r>
          </w:p>
        </w:tc>
        <w:tc>
          <w:tcPr>
            <w:tcW w:w="1294" w:type="pct"/>
            <w:tcBorders>
              <w:top w:val="single" w:sz="4" w:space="0" w:color="000000"/>
              <w:bottom w:val="single" w:sz="4" w:space="0" w:color="000000"/>
            </w:tcBorders>
          </w:tcPr>
          <w:p w14:paraId="01EB3D58" w14:textId="77777777" w:rsidR="0068099B" w:rsidRDefault="0068099B" w:rsidP="0068099B">
            <w:pPr>
              <w:widowControl/>
              <w:overflowPunct/>
              <w:ind w:right="119"/>
              <w:jc w:val="right"/>
              <w:rPr>
                <w:rFonts w:ascii="宋体"/>
                <w:sz w:val="21"/>
                <w:szCs w:val="21"/>
              </w:rPr>
            </w:pPr>
            <w:r>
              <w:rPr>
                <w:rFonts w:eastAsia="Times New Roman"/>
                <w:sz w:val="21"/>
                <w:szCs w:val="21"/>
              </w:rPr>
              <w:t>P</w:t>
            </w:r>
            <w:r>
              <w:rPr>
                <w:rFonts w:eastAsia="Times New Roman"/>
                <w:spacing w:val="-2"/>
                <w:sz w:val="21"/>
                <w:szCs w:val="21"/>
              </w:rPr>
              <w:t xml:space="preserve"> </w:t>
            </w:r>
            <w:r>
              <w:rPr>
                <w:rFonts w:ascii="宋体"/>
                <w:spacing w:val="-10"/>
                <w:sz w:val="21"/>
                <w:szCs w:val="21"/>
              </w:rPr>
              <w:t>值</w:t>
            </w:r>
          </w:p>
        </w:tc>
      </w:tr>
      <w:tr w:rsidR="0068099B" w14:paraId="13193DEB" w14:textId="77777777" w:rsidTr="0068099B">
        <w:trPr>
          <w:trHeight w:val="220"/>
        </w:trPr>
        <w:tc>
          <w:tcPr>
            <w:tcW w:w="1370" w:type="pct"/>
            <w:tcBorders>
              <w:top w:val="single" w:sz="4" w:space="0" w:color="000000"/>
            </w:tcBorders>
          </w:tcPr>
          <w:p w14:paraId="7BD0C4A3" w14:textId="77777777" w:rsidR="0068099B" w:rsidRDefault="0068099B" w:rsidP="0068099B">
            <w:pPr>
              <w:widowControl/>
              <w:overflowPunct/>
              <w:spacing w:before="9"/>
              <w:ind w:left="119"/>
              <w:rPr>
                <w:rFonts w:eastAsia="Times New Roman"/>
                <w:sz w:val="21"/>
                <w:szCs w:val="21"/>
              </w:rPr>
            </w:pPr>
            <w:r>
              <w:rPr>
                <w:rFonts w:eastAsia="Times New Roman"/>
                <w:spacing w:val="-2"/>
                <w:sz w:val="21"/>
                <w:szCs w:val="21"/>
              </w:rPr>
              <w:t>Intercept</w:t>
            </w:r>
          </w:p>
        </w:tc>
        <w:tc>
          <w:tcPr>
            <w:tcW w:w="1207" w:type="pct"/>
            <w:tcBorders>
              <w:top w:val="single" w:sz="4" w:space="0" w:color="000000"/>
            </w:tcBorders>
          </w:tcPr>
          <w:p w14:paraId="13149CB3" w14:textId="77777777" w:rsidR="0068099B" w:rsidRDefault="0068099B" w:rsidP="0068099B">
            <w:pPr>
              <w:widowControl/>
              <w:overflowPunct/>
              <w:spacing w:before="9"/>
              <w:ind w:right="118"/>
              <w:jc w:val="right"/>
              <w:rPr>
                <w:rFonts w:eastAsia="Times New Roman"/>
                <w:sz w:val="21"/>
                <w:szCs w:val="21"/>
              </w:rPr>
            </w:pPr>
            <w:r>
              <w:rPr>
                <w:rFonts w:eastAsia="Times New Roman"/>
                <w:spacing w:val="-2"/>
                <w:sz w:val="21"/>
                <w:szCs w:val="21"/>
              </w:rPr>
              <w:t>0.0140</w:t>
            </w:r>
          </w:p>
        </w:tc>
        <w:tc>
          <w:tcPr>
            <w:tcW w:w="1130" w:type="pct"/>
            <w:tcBorders>
              <w:top w:val="single" w:sz="4" w:space="0" w:color="000000"/>
            </w:tcBorders>
          </w:tcPr>
          <w:p w14:paraId="18CC3FB1" w14:textId="77777777" w:rsidR="0068099B" w:rsidRDefault="0068099B" w:rsidP="0068099B">
            <w:pPr>
              <w:widowControl/>
              <w:overflowPunct/>
              <w:spacing w:before="9"/>
              <w:ind w:right="118"/>
              <w:jc w:val="right"/>
              <w:rPr>
                <w:rFonts w:eastAsia="Times New Roman"/>
                <w:sz w:val="21"/>
                <w:szCs w:val="21"/>
              </w:rPr>
            </w:pPr>
            <w:r>
              <w:rPr>
                <w:rFonts w:eastAsia="Times New Roman"/>
                <w:spacing w:val="-2"/>
                <w:sz w:val="21"/>
                <w:szCs w:val="21"/>
              </w:rPr>
              <w:t>0.170</w:t>
            </w:r>
          </w:p>
        </w:tc>
        <w:tc>
          <w:tcPr>
            <w:tcW w:w="1294" w:type="pct"/>
            <w:tcBorders>
              <w:top w:val="single" w:sz="4" w:space="0" w:color="000000"/>
            </w:tcBorders>
          </w:tcPr>
          <w:p w14:paraId="6EB439C5" w14:textId="77777777" w:rsidR="0068099B" w:rsidRDefault="0068099B" w:rsidP="0068099B">
            <w:pPr>
              <w:widowControl/>
              <w:overflowPunct/>
              <w:spacing w:before="9"/>
              <w:ind w:right="119"/>
              <w:jc w:val="right"/>
              <w:rPr>
                <w:rFonts w:eastAsia="Times New Roman"/>
                <w:sz w:val="21"/>
                <w:szCs w:val="21"/>
              </w:rPr>
            </w:pPr>
            <w:r>
              <w:rPr>
                <w:rFonts w:eastAsia="Times New Roman"/>
                <w:spacing w:val="-2"/>
                <w:sz w:val="21"/>
                <w:szCs w:val="21"/>
              </w:rPr>
              <w:t>0.934</w:t>
            </w:r>
          </w:p>
        </w:tc>
      </w:tr>
      <w:tr w:rsidR="0068099B" w14:paraId="712DDAD2" w14:textId="77777777" w:rsidTr="0068099B">
        <w:trPr>
          <w:trHeight w:val="227"/>
        </w:trPr>
        <w:tc>
          <w:tcPr>
            <w:tcW w:w="1370" w:type="pct"/>
          </w:tcPr>
          <w:p w14:paraId="4A6923E2" w14:textId="77777777" w:rsidR="0068099B" w:rsidRDefault="0068099B" w:rsidP="0068099B">
            <w:pPr>
              <w:widowControl/>
              <w:overflowPunct/>
              <w:spacing w:before="18"/>
              <w:ind w:left="119"/>
              <w:rPr>
                <w:rFonts w:eastAsia="Times New Roman"/>
                <w:sz w:val="21"/>
                <w:szCs w:val="21"/>
              </w:rPr>
            </w:pPr>
            <w:r>
              <w:rPr>
                <w:rFonts w:eastAsia="Times New Roman"/>
                <w:spacing w:val="-2"/>
                <w:sz w:val="21"/>
                <w:szCs w:val="21"/>
              </w:rPr>
              <w:t>mismatch</w:t>
            </w:r>
          </w:p>
        </w:tc>
        <w:tc>
          <w:tcPr>
            <w:tcW w:w="1207" w:type="pct"/>
          </w:tcPr>
          <w:p w14:paraId="3E9261D4"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0.0057</w:t>
            </w:r>
          </w:p>
        </w:tc>
        <w:tc>
          <w:tcPr>
            <w:tcW w:w="1130" w:type="pct"/>
          </w:tcPr>
          <w:p w14:paraId="10BFDBDC"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0.009</w:t>
            </w:r>
          </w:p>
        </w:tc>
        <w:tc>
          <w:tcPr>
            <w:tcW w:w="1294" w:type="pct"/>
          </w:tcPr>
          <w:p w14:paraId="2B62323B"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0.518</w:t>
            </w:r>
          </w:p>
        </w:tc>
      </w:tr>
      <w:tr w:rsidR="0068099B" w14:paraId="6F0B8B1C" w14:textId="77777777" w:rsidTr="0068099B">
        <w:trPr>
          <w:trHeight w:val="227"/>
        </w:trPr>
        <w:tc>
          <w:tcPr>
            <w:tcW w:w="1370" w:type="pct"/>
          </w:tcPr>
          <w:p w14:paraId="07309EE2"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ARE</w:t>
            </w:r>
          </w:p>
        </w:tc>
        <w:tc>
          <w:tcPr>
            <w:tcW w:w="1207" w:type="pct"/>
          </w:tcPr>
          <w:p w14:paraId="6F4BE97D"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0.0005</w:t>
            </w:r>
          </w:p>
        </w:tc>
        <w:tc>
          <w:tcPr>
            <w:tcW w:w="1130" w:type="pct"/>
          </w:tcPr>
          <w:p w14:paraId="4E4952C0"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w:t>
            </w:r>
          </w:p>
        </w:tc>
        <w:tc>
          <w:tcPr>
            <w:tcW w:w="1294" w:type="pct"/>
          </w:tcPr>
          <w:p w14:paraId="6DF870C8" w14:textId="5902B606" w:rsidR="0068099B" w:rsidRDefault="00E77E69"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0.096</w:t>
            </w:r>
            <w:r>
              <w:rPr>
                <w:rFonts w:ascii="Lucida Sans Unicode" w:eastAsia="Times New Roman" w:hAnsi="Lucida Sans Unicode"/>
                <w:spacing w:val="-2"/>
                <w:sz w:val="21"/>
                <w:szCs w:val="21"/>
                <w:vertAlign w:val="superscript"/>
              </w:rPr>
              <w:t>∗</w:t>
            </w:r>
          </w:p>
        </w:tc>
      </w:tr>
      <w:tr w:rsidR="0068099B" w14:paraId="26A915C3" w14:textId="77777777" w:rsidTr="0068099B">
        <w:trPr>
          <w:trHeight w:val="227"/>
        </w:trPr>
        <w:tc>
          <w:tcPr>
            <w:tcW w:w="1370" w:type="pct"/>
          </w:tcPr>
          <w:p w14:paraId="28E4A516"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OPM</w:t>
            </w:r>
          </w:p>
        </w:tc>
        <w:tc>
          <w:tcPr>
            <w:tcW w:w="1207" w:type="pct"/>
          </w:tcPr>
          <w:p w14:paraId="669E16D4"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-0.0000073</w:t>
            </w:r>
          </w:p>
        </w:tc>
        <w:tc>
          <w:tcPr>
            <w:tcW w:w="1130" w:type="pct"/>
          </w:tcPr>
          <w:p w14:paraId="59DEBB0D"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0.0000195</w:t>
            </w:r>
          </w:p>
        </w:tc>
        <w:tc>
          <w:tcPr>
            <w:tcW w:w="1294" w:type="pct"/>
          </w:tcPr>
          <w:p w14:paraId="50BABB1D"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0.707</w:t>
            </w:r>
          </w:p>
        </w:tc>
      </w:tr>
      <w:tr w:rsidR="0068099B" w14:paraId="15C7D862" w14:textId="77777777" w:rsidTr="0068099B">
        <w:trPr>
          <w:trHeight w:val="227"/>
        </w:trPr>
        <w:tc>
          <w:tcPr>
            <w:tcW w:w="1370" w:type="pct"/>
          </w:tcPr>
          <w:p w14:paraId="3FB4A598"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CR</w:t>
            </w:r>
          </w:p>
        </w:tc>
        <w:tc>
          <w:tcPr>
            <w:tcW w:w="1207" w:type="pct"/>
          </w:tcPr>
          <w:p w14:paraId="10418433"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0.0018</w:t>
            </w:r>
          </w:p>
        </w:tc>
        <w:tc>
          <w:tcPr>
            <w:tcW w:w="1130" w:type="pct"/>
          </w:tcPr>
          <w:p w14:paraId="3C79530C"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1573C7E2"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0.256</w:t>
            </w:r>
          </w:p>
        </w:tc>
      </w:tr>
      <w:tr w:rsidR="0068099B" w14:paraId="77993755" w14:textId="77777777" w:rsidTr="0068099B">
        <w:trPr>
          <w:trHeight w:val="227"/>
        </w:trPr>
        <w:tc>
          <w:tcPr>
            <w:tcW w:w="1370" w:type="pct"/>
          </w:tcPr>
          <w:p w14:paraId="2EC4F2AE"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QR</w:t>
            </w:r>
          </w:p>
        </w:tc>
        <w:tc>
          <w:tcPr>
            <w:tcW w:w="1207" w:type="pct"/>
          </w:tcPr>
          <w:p w14:paraId="549ED733"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0.0048</w:t>
            </w:r>
          </w:p>
        </w:tc>
        <w:tc>
          <w:tcPr>
            <w:tcW w:w="1130" w:type="pct"/>
          </w:tcPr>
          <w:p w14:paraId="6CB29F2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0.003</w:t>
            </w:r>
          </w:p>
        </w:tc>
        <w:tc>
          <w:tcPr>
            <w:tcW w:w="1294" w:type="pct"/>
          </w:tcPr>
          <w:p w14:paraId="1B8FD2DD" w14:textId="77777777" w:rsidR="0068099B" w:rsidRDefault="0068099B"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0.094</w:t>
            </w:r>
            <w:r>
              <w:rPr>
                <w:rFonts w:ascii="Lucida Sans Unicode" w:eastAsia="Times New Roman" w:hAnsi="Lucida Sans Unicode"/>
                <w:spacing w:val="-2"/>
                <w:sz w:val="21"/>
                <w:szCs w:val="21"/>
                <w:vertAlign w:val="superscript"/>
              </w:rPr>
              <w:t>∗</w:t>
            </w:r>
          </w:p>
        </w:tc>
      </w:tr>
      <w:tr w:rsidR="0068099B" w14:paraId="01A0AA83" w14:textId="77777777" w:rsidTr="0068099B">
        <w:trPr>
          <w:trHeight w:val="227"/>
        </w:trPr>
        <w:tc>
          <w:tcPr>
            <w:tcW w:w="1370" w:type="pct"/>
          </w:tcPr>
          <w:p w14:paraId="4BECA9EB"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ND</w:t>
            </w:r>
          </w:p>
        </w:tc>
        <w:tc>
          <w:tcPr>
            <w:tcW w:w="1207" w:type="pct"/>
          </w:tcPr>
          <w:p w14:paraId="513F87E4" w14:textId="77777777" w:rsidR="0068099B" w:rsidRDefault="0068099B" w:rsidP="0068099B">
            <w:pPr>
              <w:widowControl/>
              <w:overflowPunct/>
              <w:spacing w:before="18"/>
              <w:ind w:right="118"/>
              <w:jc w:val="right"/>
              <w:rPr>
                <w:rFonts w:eastAsia="Times New Roman"/>
                <w:sz w:val="21"/>
                <w:szCs w:val="21"/>
              </w:rPr>
            </w:pPr>
            <w:r>
              <w:rPr>
                <w:rFonts w:eastAsia="Times New Roman"/>
                <w:sz w:val="21"/>
                <w:szCs w:val="21"/>
              </w:rPr>
              <w:t>-</w:t>
            </w:r>
            <w:r>
              <w:rPr>
                <w:rFonts w:eastAsia="Times New Roman"/>
                <w:spacing w:val="-2"/>
                <w:sz w:val="21"/>
                <w:szCs w:val="21"/>
              </w:rPr>
              <w:t>0.0003</w:t>
            </w:r>
          </w:p>
        </w:tc>
        <w:tc>
          <w:tcPr>
            <w:tcW w:w="1130" w:type="pct"/>
          </w:tcPr>
          <w:p w14:paraId="0D4D28C6"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0.002</w:t>
            </w:r>
          </w:p>
        </w:tc>
        <w:tc>
          <w:tcPr>
            <w:tcW w:w="1294" w:type="pct"/>
          </w:tcPr>
          <w:p w14:paraId="6421D978"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0.855</w:t>
            </w:r>
          </w:p>
        </w:tc>
      </w:tr>
      <w:tr w:rsidR="0068099B" w14:paraId="4A5852B2" w14:textId="77777777" w:rsidTr="0068099B">
        <w:trPr>
          <w:trHeight w:val="227"/>
        </w:trPr>
        <w:tc>
          <w:tcPr>
            <w:tcW w:w="1370" w:type="pct"/>
          </w:tcPr>
          <w:p w14:paraId="0BBA15DF"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AT</w:t>
            </w:r>
          </w:p>
        </w:tc>
        <w:tc>
          <w:tcPr>
            <w:tcW w:w="1207" w:type="pct"/>
          </w:tcPr>
          <w:p w14:paraId="7CE5BAE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0.0066</w:t>
            </w:r>
          </w:p>
        </w:tc>
        <w:tc>
          <w:tcPr>
            <w:tcW w:w="1130" w:type="pct"/>
          </w:tcPr>
          <w:p w14:paraId="1440A37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0ECC2FF4"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0.298</w:t>
            </w:r>
          </w:p>
        </w:tc>
      </w:tr>
      <w:tr w:rsidR="0068099B" w14:paraId="35F1384D" w14:textId="77777777" w:rsidTr="0068099B">
        <w:trPr>
          <w:trHeight w:val="227"/>
        </w:trPr>
        <w:tc>
          <w:tcPr>
            <w:tcW w:w="1370" w:type="pct"/>
          </w:tcPr>
          <w:p w14:paraId="39695334"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Soe</w:t>
            </w:r>
          </w:p>
        </w:tc>
        <w:tc>
          <w:tcPr>
            <w:tcW w:w="1207" w:type="pct"/>
          </w:tcPr>
          <w:p w14:paraId="18A9B1E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0.0096</w:t>
            </w:r>
          </w:p>
        </w:tc>
        <w:tc>
          <w:tcPr>
            <w:tcW w:w="1130" w:type="pct"/>
          </w:tcPr>
          <w:p w14:paraId="4119E339"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0.008</w:t>
            </w:r>
          </w:p>
        </w:tc>
        <w:tc>
          <w:tcPr>
            <w:tcW w:w="1294" w:type="pct"/>
          </w:tcPr>
          <w:p w14:paraId="192EDD6C"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0.248</w:t>
            </w:r>
          </w:p>
        </w:tc>
      </w:tr>
      <w:tr w:rsidR="0068099B" w14:paraId="5BFD7513" w14:textId="77777777" w:rsidTr="0068099B">
        <w:trPr>
          <w:trHeight w:val="227"/>
        </w:trPr>
        <w:tc>
          <w:tcPr>
            <w:tcW w:w="1370" w:type="pct"/>
          </w:tcPr>
          <w:p w14:paraId="0209A111"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Dual</w:t>
            </w:r>
          </w:p>
        </w:tc>
        <w:tc>
          <w:tcPr>
            <w:tcW w:w="1207" w:type="pct"/>
          </w:tcPr>
          <w:p w14:paraId="4674BA6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-0.0268</w:t>
            </w:r>
          </w:p>
        </w:tc>
        <w:tc>
          <w:tcPr>
            <w:tcW w:w="1130" w:type="pct"/>
          </w:tcPr>
          <w:p w14:paraId="071FE83A"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0.007</w:t>
            </w:r>
          </w:p>
        </w:tc>
        <w:tc>
          <w:tcPr>
            <w:tcW w:w="1294" w:type="pct"/>
          </w:tcPr>
          <w:p w14:paraId="6E1CA547" w14:textId="77777777" w:rsidR="0068099B" w:rsidRDefault="0068099B" w:rsidP="0068099B">
            <w:pPr>
              <w:widowControl/>
              <w:overflowPunct/>
              <w:ind w:right="129"/>
              <w:jc w:val="right"/>
              <w:rPr>
                <w:rFonts w:ascii="Lucida Sans Unicode" w:eastAsia="Times New Roman" w:hAnsi="Lucida Sans Unicode"/>
                <w:sz w:val="21"/>
                <w:szCs w:val="21"/>
              </w:rPr>
            </w:pPr>
            <w:r>
              <w:rPr>
                <w:rFonts w:eastAsia="Times New Roman"/>
                <w:spacing w:val="-2"/>
                <w:sz w:val="21"/>
                <w:szCs w:val="21"/>
              </w:rPr>
              <w:t>0.0001</w:t>
            </w:r>
            <w:r>
              <w:rPr>
                <w:rFonts w:ascii="Lucida Sans Unicode" w:eastAsia="Times New Roman" w:hAnsi="Lucida Sans Unicode"/>
                <w:spacing w:val="-2"/>
                <w:sz w:val="21"/>
                <w:szCs w:val="21"/>
                <w:vertAlign w:val="superscript"/>
              </w:rPr>
              <w:t>∗∗∗</w:t>
            </w:r>
          </w:p>
        </w:tc>
      </w:tr>
      <w:tr w:rsidR="0068099B" w14:paraId="51548A40" w14:textId="77777777" w:rsidTr="0068099B">
        <w:trPr>
          <w:trHeight w:val="227"/>
        </w:trPr>
        <w:tc>
          <w:tcPr>
            <w:tcW w:w="1370" w:type="pct"/>
          </w:tcPr>
          <w:p w14:paraId="2581437A" w14:textId="77777777" w:rsidR="0068099B" w:rsidRDefault="0068099B" w:rsidP="0068099B">
            <w:pPr>
              <w:widowControl/>
              <w:overflowPunct/>
              <w:spacing w:before="18"/>
              <w:ind w:left="119"/>
              <w:rPr>
                <w:rFonts w:eastAsia="Times New Roman"/>
                <w:sz w:val="21"/>
                <w:szCs w:val="21"/>
              </w:rPr>
            </w:pPr>
            <w:proofErr w:type="spellStart"/>
            <w:r>
              <w:rPr>
                <w:rFonts w:eastAsia="Times New Roman"/>
                <w:spacing w:val="-2"/>
                <w:sz w:val="21"/>
                <w:szCs w:val="21"/>
              </w:rPr>
              <w:t>Indep</w:t>
            </w:r>
            <w:proofErr w:type="spellEnd"/>
          </w:p>
        </w:tc>
        <w:tc>
          <w:tcPr>
            <w:tcW w:w="1207" w:type="pct"/>
          </w:tcPr>
          <w:p w14:paraId="6B067689"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-0.0149</w:t>
            </w:r>
          </w:p>
        </w:tc>
        <w:tc>
          <w:tcPr>
            <w:tcW w:w="1130" w:type="pct"/>
          </w:tcPr>
          <w:p w14:paraId="71FE501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0.055</w:t>
            </w:r>
          </w:p>
        </w:tc>
        <w:tc>
          <w:tcPr>
            <w:tcW w:w="1294" w:type="pct"/>
          </w:tcPr>
          <w:p w14:paraId="445378F8"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0.787</w:t>
            </w:r>
          </w:p>
        </w:tc>
      </w:tr>
      <w:tr w:rsidR="0068099B" w14:paraId="38603E5A" w14:textId="77777777" w:rsidTr="0068099B">
        <w:trPr>
          <w:trHeight w:val="227"/>
        </w:trPr>
        <w:tc>
          <w:tcPr>
            <w:tcW w:w="1370" w:type="pct"/>
          </w:tcPr>
          <w:p w14:paraId="33489005" w14:textId="77777777" w:rsidR="0068099B" w:rsidRDefault="0068099B" w:rsidP="0068099B">
            <w:pPr>
              <w:widowControl/>
              <w:overflowPunct/>
              <w:spacing w:before="18"/>
              <w:ind w:left="119"/>
              <w:rPr>
                <w:rFonts w:eastAsia="Times New Roman"/>
                <w:sz w:val="21"/>
                <w:szCs w:val="21"/>
              </w:rPr>
            </w:pPr>
            <w:r>
              <w:rPr>
                <w:rFonts w:eastAsia="Times New Roman"/>
                <w:spacing w:val="-5"/>
                <w:sz w:val="21"/>
                <w:szCs w:val="21"/>
              </w:rPr>
              <w:t>Lev</w:t>
            </w:r>
          </w:p>
        </w:tc>
        <w:tc>
          <w:tcPr>
            <w:tcW w:w="1207" w:type="pct"/>
          </w:tcPr>
          <w:p w14:paraId="01C9D055"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-0.0132</w:t>
            </w:r>
          </w:p>
        </w:tc>
        <w:tc>
          <w:tcPr>
            <w:tcW w:w="1130" w:type="pct"/>
          </w:tcPr>
          <w:p w14:paraId="364A0F6B"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0.158</w:t>
            </w:r>
          </w:p>
        </w:tc>
        <w:tc>
          <w:tcPr>
            <w:tcW w:w="1294" w:type="pct"/>
          </w:tcPr>
          <w:p w14:paraId="523E3ABD"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0.934</w:t>
            </w:r>
          </w:p>
        </w:tc>
      </w:tr>
      <w:tr w:rsidR="0068099B" w14:paraId="26950B6F" w14:textId="77777777" w:rsidTr="0068099B">
        <w:trPr>
          <w:trHeight w:val="227"/>
        </w:trPr>
        <w:tc>
          <w:tcPr>
            <w:tcW w:w="1370" w:type="pct"/>
          </w:tcPr>
          <w:p w14:paraId="5F44C66E"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Size</w:t>
            </w:r>
          </w:p>
        </w:tc>
        <w:tc>
          <w:tcPr>
            <w:tcW w:w="1207" w:type="pct"/>
          </w:tcPr>
          <w:p w14:paraId="6C7D4B9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0.0012</w:t>
            </w:r>
          </w:p>
        </w:tc>
        <w:tc>
          <w:tcPr>
            <w:tcW w:w="1130" w:type="pct"/>
          </w:tcPr>
          <w:p w14:paraId="1DC9D3B2"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0.006</w:t>
            </w:r>
          </w:p>
        </w:tc>
        <w:tc>
          <w:tcPr>
            <w:tcW w:w="1294" w:type="pct"/>
          </w:tcPr>
          <w:p w14:paraId="62CB269C"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0.845</w:t>
            </w:r>
          </w:p>
        </w:tc>
      </w:tr>
      <w:tr w:rsidR="0068099B" w14:paraId="1B333BA3" w14:textId="77777777" w:rsidTr="0068099B">
        <w:trPr>
          <w:trHeight w:val="233"/>
        </w:trPr>
        <w:tc>
          <w:tcPr>
            <w:tcW w:w="1370" w:type="pct"/>
            <w:tcBorders>
              <w:bottom w:val="single" w:sz="4" w:space="0" w:color="000000"/>
            </w:tcBorders>
          </w:tcPr>
          <w:p w14:paraId="3EE47638" w14:textId="77777777" w:rsidR="0068099B" w:rsidRDefault="0068099B" w:rsidP="0068099B">
            <w:pPr>
              <w:widowControl/>
              <w:overflowPunct/>
              <w:spacing w:before="18"/>
              <w:ind w:left="119"/>
              <w:rPr>
                <w:rFonts w:eastAsia="Times New Roman"/>
                <w:sz w:val="21"/>
                <w:szCs w:val="21"/>
              </w:rPr>
            </w:pPr>
            <w:r>
              <w:rPr>
                <w:rFonts w:eastAsia="Times New Roman"/>
                <w:spacing w:val="-4"/>
                <w:sz w:val="21"/>
                <w:szCs w:val="21"/>
              </w:rPr>
              <w:t>Big4</w:t>
            </w:r>
          </w:p>
        </w:tc>
        <w:tc>
          <w:tcPr>
            <w:tcW w:w="1207" w:type="pct"/>
            <w:tcBorders>
              <w:bottom w:val="single" w:sz="4" w:space="0" w:color="000000"/>
            </w:tcBorders>
          </w:tcPr>
          <w:p w14:paraId="5D981477"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-0.0044</w:t>
            </w:r>
          </w:p>
        </w:tc>
        <w:tc>
          <w:tcPr>
            <w:tcW w:w="1130" w:type="pct"/>
            <w:tcBorders>
              <w:bottom w:val="single" w:sz="4" w:space="0" w:color="000000"/>
            </w:tcBorders>
          </w:tcPr>
          <w:p w14:paraId="2E55F611" w14:textId="77777777" w:rsidR="0068099B" w:rsidRDefault="0068099B" w:rsidP="0068099B">
            <w:pPr>
              <w:widowControl/>
              <w:overflowPunct/>
              <w:spacing w:before="18"/>
              <w:ind w:right="118"/>
              <w:jc w:val="right"/>
              <w:rPr>
                <w:rFonts w:eastAsia="Times New Roman"/>
                <w:sz w:val="21"/>
                <w:szCs w:val="21"/>
              </w:rPr>
            </w:pPr>
            <w:r>
              <w:rPr>
                <w:rFonts w:eastAsia="Times New Roman"/>
                <w:spacing w:val="-2"/>
                <w:sz w:val="21"/>
                <w:szCs w:val="21"/>
              </w:rPr>
              <w:t>0.013</w:t>
            </w:r>
          </w:p>
        </w:tc>
        <w:tc>
          <w:tcPr>
            <w:tcW w:w="1294" w:type="pct"/>
            <w:tcBorders>
              <w:bottom w:val="single" w:sz="4" w:space="0" w:color="000000"/>
            </w:tcBorders>
          </w:tcPr>
          <w:p w14:paraId="32CDC60A" w14:textId="77777777" w:rsidR="0068099B" w:rsidRDefault="0068099B" w:rsidP="0068099B">
            <w:pPr>
              <w:widowControl/>
              <w:overflowPunct/>
              <w:spacing w:before="18"/>
              <w:ind w:right="119"/>
              <w:jc w:val="right"/>
              <w:rPr>
                <w:rFonts w:eastAsia="Times New Roman"/>
                <w:sz w:val="21"/>
                <w:szCs w:val="21"/>
              </w:rPr>
            </w:pPr>
            <w:r>
              <w:rPr>
                <w:rFonts w:eastAsia="Times New Roman"/>
                <w:spacing w:val="-2"/>
                <w:sz w:val="21"/>
                <w:szCs w:val="21"/>
              </w:rPr>
              <w:t>0.740</w:t>
            </w:r>
          </w:p>
        </w:tc>
      </w:tr>
    </w:tbl>
    <w:p w14:paraId="4A4DB513" w14:textId="181BFE3B" w:rsidR="00EA4CA3" w:rsidRDefault="00EA4CA3" w:rsidP="0068099B">
      <w:pPr>
        <w:rPr>
          <w:sz w:val="21"/>
          <w:szCs w:val="21"/>
        </w:rPr>
      </w:pPr>
    </w:p>
    <w:p w14:paraId="478C2560" w14:textId="6F5D7063" w:rsidR="00652C16" w:rsidRPr="007336BA" w:rsidRDefault="00067D79" w:rsidP="007336BA">
      <w:pPr>
        <w:pStyle w:val="1"/>
        <w:numPr>
          <w:ilvl w:val="0"/>
          <w:numId w:val="0"/>
        </w:numPr>
        <w:rPr>
          <w:sz w:val="28"/>
          <w:szCs w:val="28"/>
        </w:rPr>
      </w:pPr>
      <w:r>
        <w:rPr>
          <w:rFonts w:hint="eastAsia"/>
          <w:sz w:val="28"/>
          <w:szCs w:val="28"/>
        </w:rPr>
        <w:t xml:space="preserve">7 </w:t>
      </w:r>
      <w:r>
        <w:rPr>
          <w:rFonts w:hint="eastAsia"/>
          <w:sz w:val="28"/>
          <w:szCs w:val="28"/>
        </w:rPr>
        <w:t>结论与启示</w:t>
      </w:r>
    </w:p>
    <w:p w14:paraId="5AD65F32" w14:textId="28E5D408" w:rsidR="001B00F8" w:rsidRDefault="001B00F8" w:rsidP="006A7165">
      <w:pPr>
        <w:ind w:firstLine="419"/>
        <w:rPr>
          <w:rFonts w:ascii="宋体" w:hAnsi="宋体" w:hint="eastAsia"/>
          <w:sz w:val="21"/>
          <w:szCs w:val="21"/>
        </w:rPr>
      </w:pPr>
      <w:r>
        <w:rPr>
          <w:rFonts w:ascii="宋体" w:hAnsi="宋体" w:hint="eastAsia"/>
          <w:sz w:val="21"/>
          <w:szCs w:val="21"/>
        </w:rPr>
        <w:t>发展新质生产力的重要途经之一是充分结合人工智能，在此背景下，本文将最先进的中文大语言模型</w:t>
      </w:r>
      <w:proofErr w:type="spellStart"/>
      <w:r>
        <w:rPr>
          <w:rFonts w:ascii="宋体" w:hAnsi="宋体" w:hint="eastAsia"/>
          <w:sz w:val="21"/>
          <w:szCs w:val="21"/>
        </w:rPr>
        <w:t>Deepseek</w:t>
      </w:r>
      <w:proofErr w:type="spellEnd"/>
      <w:r>
        <w:rPr>
          <w:rFonts w:ascii="宋体" w:hAnsi="宋体" w:hint="eastAsia"/>
          <w:sz w:val="21"/>
          <w:szCs w:val="21"/>
        </w:rPr>
        <w:t>与中国金融市场结合，在财经新闻中引入情绪测度。以此为基础，本文比对虚假财经新闻与真实财经新闻对股价异常收益率的影响，探讨了财经新闻文本情绪的作用机制，结合社交媒体情绪研究了财经新闻文本情绪的影响渠道。实证结果表明，虚假财经新闻对于股价异常收益率的影响较之于真实财经新闻更为显著</w:t>
      </w:r>
      <w:r w:rsidR="00F61C13">
        <w:rPr>
          <w:rFonts w:ascii="宋体" w:hAnsi="宋体" w:hint="eastAsia"/>
          <w:sz w:val="21"/>
          <w:szCs w:val="21"/>
        </w:rPr>
        <w:t>，财经新闻文本情绪对</w:t>
      </w:r>
      <w:r w:rsidR="006A7165">
        <w:rPr>
          <w:rFonts w:ascii="宋体" w:hAnsi="宋体" w:hint="eastAsia"/>
          <w:sz w:val="21"/>
          <w:szCs w:val="21"/>
        </w:rPr>
        <w:t>股价累计异常收益率的影响显著，但是新闻的真假性并不通过新闻文本情绪以影响</w:t>
      </w:r>
      <w:r w:rsidR="006732AA">
        <w:rPr>
          <w:rFonts w:ascii="宋体" w:hAnsi="宋体" w:hint="eastAsia"/>
          <w:sz w:val="21"/>
          <w:szCs w:val="21"/>
        </w:rPr>
        <w:t>股价</w:t>
      </w:r>
      <w:r w:rsidR="006A7165">
        <w:rPr>
          <w:rFonts w:ascii="宋体" w:hAnsi="宋体" w:hint="eastAsia"/>
          <w:sz w:val="21"/>
          <w:szCs w:val="21"/>
        </w:rPr>
        <w:t>。社交媒体情绪是财经新闻情绪影响股价的渠道之一。</w:t>
      </w:r>
    </w:p>
    <w:p w14:paraId="0E3353C6" w14:textId="20E0DF64" w:rsidR="006A7165" w:rsidRDefault="006A7165" w:rsidP="001B00F8">
      <w:pPr>
        <w:ind w:firstLine="419"/>
        <w:rPr>
          <w:rFonts w:ascii="宋体" w:hAnsi="宋体" w:hint="eastAsia"/>
          <w:sz w:val="21"/>
          <w:szCs w:val="21"/>
        </w:rPr>
      </w:pPr>
      <w:r>
        <w:rPr>
          <w:rFonts w:ascii="宋体" w:hAnsi="宋体" w:hint="eastAsia"/>
          <w:sz w:val="21"/>
          <w:szCs w:val="21"/>
        </w:rPr>
        <w:t>从应用前景来看，随着人工智能的发展，传统情绪测度方法，如词典法、深度学习会逐步被大语言模型所替代。大语言模型不仅可以解决词典法存在的非线性问题、深度学习法的</w:t>
      </w:r>
      <w:r w:rsidR="006732AA">
        <w:rPr>
          <w:rFonts w:ascii="宋体" w:hAnsi="宋体" w:hint="eastAsia"/>
          <w:sz w:val="21"/>
          <w:szCs w:val="21"/>
        </w:rPr>
        <w:t>泛化</w:t>
      </w:r>
      <w:r>
        <w:rPr>
          <w:rFonts w:ascii="宋体" w:hAnsi="宋体" w:hint="eastAsia"/>
          <w:sz w:val="21"/>
          <w:szCs w:val="21"/>
        </w:rPr>
        <w:t>性能差问题，还可以为研究者提供统一而稳健的测度标准，以其易上手、应用成本低等优点在金融领域中得到广泛使用。采用大语言模型测度情绪，还降低了内生性问题，减少了直接选取市场指标或人工标注作为情绪标签所带来的偏误。</w:t>
      </w:r>
    </w:p>
    <w:p w14:paraId="760D4A8E" w14:textId="7BC73AC7" w:rsidR="00CF1744" w:rsidRPr="00414CC0" w:rsidRDefault="006A7165" w:rsidP="00414CC0">
      <w:pPr>
        <w:ind w:firstLine="419"/>
        <w:rPr>
          <w:rFonts w:ascii="宋体" w:hAnsi="宋体" w:hint="eastAsia"/>
          <w:sz w:val="21"/>
          <w:szCs w:val="21"/>
        </w:rPr>
      </w:pPr>
      <w:r>
        <w:rPr>
          <w:rFonts w:ascii="宋体" w:hAnsi="宋体" w:hint="eastAsia"/>
          <w:sz w:val="21"/>
          <w:szCs w:val="21"/>
        </w:rPr>
        <w:t>本文研究同样具有一定的政策意义</w:t>
      </w:r>
      <w:r w:rsidR="00414CC0">
        <w:rPr>
          <w:rFonts w:ascii="宋体" w:hAnsi="宋体" w:hint="eastAsia"/>
          <w:sz w:val="21"/>
          <w:szCs w:val="21"/>
        </w:rPr>
        <w:t>。一方面，本文以测度财经新闻文本情绪作为“人工智能+”的切入点，为监管机构提供政策制定、风险评估提供了参考工具。通过测度财经新闻文本的情绪，可以识别其对股价所能造成的影响的程度，进而指导交易者规避风险。另一方面，本文目前在金融学首次应用</w:t>
      </w:r>
      <w:proofErr w:type="spellStart"/>
      <w:r w:rsidR="00414CC0">
        <w:rPr>
          <w:rFonts w:ascii="宋体" w:hAnsi="宋体" w:hint="eastAsia"/>
          <w:sz w:val="21"/>
          <w:szCs w:val="21"/>
        </w:rPr>
        <w:t>Deepseek</w:t>
      </w:r>
      <w:proofErr w:type="spellEnd"/>
      <w:r w:rsidR="00414CC0">
        <w:rPr>
          <w:rFonts w:ascii="宋体" w:hAnsi="宋体" w:hint="eastAsia"/>
          <w:sz w:val="21"/>
          <w:szCs w:val="21"/>
        </w:rPr>
        <w:t>测度文本情绪，一定程度上为推动“人工智能+”和国产大语言模型的落地提供了边际贡献，有助于学术界结合</w:t>
      </w:r>
      <w:proofErr w:type="spellStart"/>
      <w:r w:rsidR="00414CC0">
        <w:rPr>
          <w:rFonts w:ascii="宋体" w:hAnsi="宋体" w:hint="eastAsia"/>
          <w:sz w:val="21"/>
          <w:szCs w:val="21"/>
        </w:rPr>
        <w:t>Deepseek</w:t>
      </w:r>
      <w:proofErr w:type="spellEnd"/>
      <w:r w:rsidR="00414CC0">
        <w:rPr>
          <w:rFonts w:ascii="宋体" w:hAnsi="宋体" w:hint="eastAsia"/>
          <w:sz w:val="21"/>
          <w:szCs w:val="21"/>
        </w:rPr>
        <w:t>规范过去的测度难题和统一评估标准。</w:t>
      </w:r>
    </w:p>
    <w:p w14:paraId="76F20F56" w14:textId="77777777" w:rsidR="00CF1744" w:rsidRDefault="00CF1744">
      <w:pPr>
        <w:autoSpaceDE w:val="0"/>
        <w:ind w:left="672" w:hanging="672"/>
        <w:jc w:val="left"/>
        <w:rPr>
          <w:rFonts w:eastAsia="黑体"/>
          <w:sz w:val="21"/>
          <w:szCs w:val="21"/>
        </w:rPr>
      </w:pPr>
    </w:p>
    <w:p w14:paraId="3F4349DB" w14:textId="77777777" w:rsidR="00CF1744" w:rsidRDefault="00CF1744" w:rsidP="00652C16">
      <w:pPr>
        <w:autoSpaceDE w:val="0"/>
        <w:jc w:val="left"/>
        <w:rPr>
          <w:rFonts w:eastAsia="黑体"/>
          <w:sz w:val="21"/>
          <w:szCs w:val="21"/>
        </w:rPr>
        <w:sectPr w:rsidR="00CF174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360F8A0" w14:textId="77777777" w:rsidR="00CF1744" w:rsidRDefault="00CF1744">
      <w:pPr>
        <w:rPr>
          <w:rFonts w:hAnsi="宋体" w:hint="eastAsia"/>
          <w:szCs w:val="18"/>
        </w:rPr>
        <w:sectPr w:rsidR="00CF1744">
          <w:type w:val="continuous"/>
          <w:pgSz w:w="11905" w:h="16837"/>
          <w:pgMar w:top="1474" w:right="1134" w:bottom="1474" w:left="1134" w:header="964" w:footer="964" w:gutter="0"/>
          <w:cols w:num="2" w:space="720" w:equalWidth="0">
            <w:col w:w="4606" w:space="425"/>
            <w:col w:w="4606"/>
          </w:cols>
          <w:docGrid w:type="lines" w:linePitch="312"/>
        </w:sectPr>
      </w:pPr>
    </w:p>
    <w:p w14:paraId="0A2EC3A8" w14:textId="77777777" w:rsidR="00CF1744" w:rsidRDefault="00067D79">
      <w:pPr>
        <w:jc w:val="center"/>
        <w:rPr>
          <w:rFonts w:ascii="黑体" w:eastAsia="黑体" w:hAnsi="黑体" w:hint="eastAsia"/>
          <w:sz w:val="21"/>
          <w:szCs w:val="21"/>
        </w:rPr>
      </w:pPr>
      <w:commentRangeStart w:id="151"/>
      <w:r>
        <w:rPr>
          <w:rFonts w:ascii="黑体" w:eastAsia="黑体" w:hAnsi="黑体" w:hint="eastAsia"/>
          <w:sz w:val="21"/>
          <w:szCs w:val="21"/>
        </w:rPr>
        <w:t>参 考 文 献</w:t>
      </w:r>
      <w:commentRangeEnd w:id="151"/>
      <w:r w:rsidR="00C41D33">
        <w:rPr>
          <w:rStyle w:val="afd"/>
        </w:rPr>
        <w:commentReference w:id="151"/>
      </w:r>
    </w:p>
    <w:sectPr w:rsidR="00CF1744">
      <w:type w:val="continuous"/>
      <w:pgSz w:w="11905" w:h="16837"/>
      <w:pgMar w:top="1474" w:right="1134" w:bottom="1474" w:left="1134" w:header="964" w:footer="964" w:gutter="0"/>
      <w:cols w:num="2" w:space="720" w:equalWidth="0">
        <w:col w:w="4606" w:space="425"/>
        <w:col w:w="4606"/>
      </w:cols>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yao you" w:date="2025-06-04T15:54:00Z" w:initials="xy">
    <w:p w14:paraId="0DA44EB8" w14:textId="0973C079" w:rsidR="0030549C" w:rsidRDefault="0030549C">
      <w:pPr>
        <w:pStyle w:val="a7"/>
      </w:pPr>
      <w:r>
        <w:rPr>
          <w:rStyle w:val="afd"/>
        </w:rPr>
        <w:annotationRef/>
      </w:r>
      <w:r>
        <w:rPr>
          <w:rFonts w:hint="eastAsia"/>
        </w:rPr>
        <w:t>太大了，不具体，最好是在文中说明基于某种算法，这种算法与其他的有何优势。</w:t>
      </w:r>
    </w:p>
  </w:comment>
  <w:comment w:id="6" w:author="xiaoyao you" w:date="2025-05-28T15:49:00Z" w:initials="xy">
    <w:p w14:paraId="7BB3740E" w14:textId="77777777" w:rsidR="00B512D7" w:rsidRDefault="00B512D7">
      <w:pPr>
        <w:pStyle w:val="a7"/>
      </w:pPr>
      <w:r>
        <w:rPr>
          <w:rStyle w:val="afd"/>
        </w:rPr>
        <w:annotationRef/>
      </w:r>
      <w:r>
        <w:rPr>
          <w:rFonts w:hint="eastAsia"/>
        </w:rPr>
        <w:t>De</w:t>
      </w:r>
      <w:r>
        <w:t>epseek</w:t>
      </w:r>
      <w:r>
        <w:rPr>
          <w:rFonts w:hint="eastAsia"/>
        </w:rPr>
        <w:t>测度</w:t>
      </w:r>
      <w:r w:rsidR="00965104">
        <w:rPr>
          <w:rFonts w:hint="eastAsia"/>
          <w:szCs w:val="18"/>
        </w:rPr>
        <w:t>的财经新闻情绪对股价波动的影响更为显著</w:t>
      </w:r>
      <w:r>
        <w:rPr>
          <w:rFonts w:hint="eastAsia"/>
        </w:rPr>
        <w:t>，能说明什么问题，这个地方有点含混。</w:t>
      </w:r>
    </w:p>
    <w:p w14:paraId="23777FCD" w14:textId="7E69F5F5" w:rsidR="00435614" w:rsidRDefault="00435614">
      <w:pPr>
        <w:pStyle w:val="a7"/>
      </w:pPr>
      <w:r>
        <w:rPr>
          <w:rFonts w:hint="eastAsia"/>
        </w:rPr>
        <w:t>更显著并不能说明它测得更准吧</w:t>
      </w:r>
      <w:r w:rsidR="00AE40A7">
        <w:rPr>
          <w:rFonts w:hint="eastAsia"/>
        </w:rPr>
        <w:t>，至少从摘要中没看出来。</w:t>
      </w:r>
    </w:p>
  </w:comment>
  <w:comment w:id="12" w:author="xiaoyao you" w:date="2025-05-28T15:52:00Z" w:initials="xy">
    <w:p w14:paraId="73240785" w14:textId="1C657B9E" w:rsidR="00A81F2B" w:rsidRDefault="00A81F2B">
      <w:pPr>
        <w:pStyle w:val="a7"/>
      </w:pPr>
      <w:r>
        <w:rPr>
          <w:rStyle w:val="afd"/>
        </w:rPr>
        <w:annotationRef/>
      </w:r>
      <w:r>
        <w:rPr>
          <w:rFonts w:hint="eastAsia"/>
        </w:rPr>
        <w:t>引用方式改成中财学报的，原先的计算机学报也不是这种方式，都有</w:t>
      </w:r>
      <w:r>
        <w:rPr>
          <w:rFonts w:hint="eastAsia"/>
        </w:rPr>
        <w:t>[</w:t>
      </w:r>
      <w:r>
        <w:t>]</w:t>
      </w:r>
      <w:r>
        <w:rPr>
          <w:rFonts w:hint="eastAsia"/>
        </w:rPr>
        <w:t>，参考文献处也一样要改。</w:t>
      </w:r>
    </w:p>
  </w:comment>
  <w:comment w:id="13" w:author="xiaoyao you" w:date="2025-05-28T18:12:00Z" w:initials="xy">
    <w:p w14:paraId="7E178120" w14:textId="6CE6C4DD" w:rsidR="00C9195F" w:rsidRDefault="00C9195F">
      <w:pPr>
        <w:pStyle w:val="a7"/>
      </w:pPr>
      <w:r>
        <w:rPr>
          <w:rStyle w:val="afd"/>
        </w:rPr>
        <w:annotationRef/>
      </w:r>
      <w:r>
        <w:rPr>
          <w:rFonts w:hint="eastAsia"/>
        </w:rPr>
        <w:t>假设最好写明是正向影响还是负向影响，不能光说显著。</w:t>
      </w:r>
    </w:p>
  </w:comment>
  <w:comment w:id="17" w:author="xiaoyao you" w:date="2025-05-28T18:12:00Z" w:initials="xy">
    <w:p w14:paraId="73284D08" w14:textId="4AF6EE0F" w:rsidR="00C9195F" w:rsidRDefault="00C9195F">
      <w:pPr>
        <w:pStyle w:val="a7"/>
      </w:pPr>
      <w:r>
        <w:rPr>
          <w:rStyle w:val="afd"/>
        </w:rPr>
        <w:annotationRef/>
      </w:r>
      <w:r>
        <w:rPr>
          <w:rFonts w:hint="eastAsia"/>
        </w:rPr>
        <w:t>不确定是否写错了。</w:t>
      </w:r>
    </w:p>
  </w:comment>
  <w:comment w:id="18" w:author="xiaoyao you" w:date="2025-05-28T18:45:00Z" w:initials="xy">
    <w:p w14:paraId="59B52F32" w14:textId="658D98E9" w:rsidR="001509CB" w:rsidRDefault="001509CB">
      <w:pPr>
        <w:pStyle w:val="a7"/>
      </w:pPr>
      <w:r>
        <w:rPr>
          <w:rStyle w:val="afd"/>
        </w:rPr>
        <w:annotationRef/>
      </w:r>
      <w:r>
        <w:rPr>
          <w:rFonts w:hint="eastAsia"/>
        </w:rPr>
        <w:t>研究设计部分的模型，需要与前面的假设一一对应，至少基准回归的模型需要放在这一部分，我读下来感觉公式（</w:t>
      </w:r>
      <w:r>
        <w:t>5</w:t>
      </w:r>
      <w:r>
        <w:rPr>
          <w:rFonts w:hint="eastAsia"/>
        </w:rPr>
        <w:t>）好像是基准回归。</w:t>
      </w:r>
    </w:p>
  </w:comment>
  <w:comment w:id="19" w:author="xiaoyao you" w:date="2025-05-28T18:25:00Z" w:initials="xy">
    <w:p w14:paraId="02BA3E90" w14:textId="77777777" w:rsidR="00F4304C" w:rsidRDefault="00F4304C">
      <w:pPr>
        <w:pStyle w:val="a7"/>
      </w:pPr>
      <w:r>
        <w:rPr>
          <w:rStyle w:val="afd"/>
        </w:rPr>
        <w:annotationRef/>
      </w:r>
      <w:r>
        <w:rPr>
          <w:rFonts w:hint="eastAsia"/>
        </w:rPr>
        <w:t>解释变量内容太简单，需要简单说一下解释变量代表的含义，测度方法需要说明一下异同，为什么要用三种。</w:t>
      </w:r>
    </w:p>
    <w:p w14:paraId="3DFECF96" w14:textId="3D804E05" w:rsidR="00B06B22" w:rsidRDefault="00B06B22" w:rsidP="00B06B22">
      <w:pPr>
        <w:pStyle w:val="2"/>
        <w:numPr>
          <w:ilvl w:val="0"/>
          <w:numId w:val="0"/>
        </w:numPr>
        <w:spacing w:before="78" w:after="78"/>
        <w:rPr>
          <w:b/>
          <w:szCs w:val="21"/>
        </w:rPr>
      </w:pPr>
      <w:r>
        <w:rPr>
          <w:rFonts w:hint="eastAsia"/>
          <w:b/>
          <w:szCs w:val="21"/>
        </w:rPr>
        <w:t>“</w:t>
      </w:r>
      <w:r>
        <w:rPr>
          <w:rFonts w:hint="eastAsia"/>
          <w:b/>
          <w:szCs w:val="21"/>
        </w:rPr>
        <w:t>3.3</w:t>
      </w:r>
      <w:r>
        <w:rPr>
          <w:b/>
          <w:szCs w:val="21"/>
        </w:rPr>
        <w:t xml:space="preserve">  </w:t>
      </w:r>
      <w:r>
        <w:rPr>
          <w:rFonts w:hint="eastAsia"/>
          <w:b/>
          <w:szCs w:val="21"/>
        </w:rPr>
        <w:t>情绪测度</w:t>
      </w:r>
      <w:r>
        <w:rPr>
          <w:rStyle w:val="afd"/>
          <w:rFonts w:eastAsia="宋体"/>
          <w:kern w:val="2"/>
        </w:rPr>
        <w:annotationRef/>
      </w:r>
      <w:r>
        <w:rPr>
          <w:rFonts w:hint="eastAsia"/>
          <w:b/>
          <w:szCs w:val="21"/>
        </w:rPr>
        <w:t>”可能需要放到这部分或之前，不然解释变量里面的几个概念很突兀。</w:t>
      </w:r>
    </w:p>
    <w:p w14:paraId="7D46454A" w14:textId="5B666840" w:rsidR="00B06B22" w:rsidRDefault="00B06B22">
      <w:pPr>
        <w:pStyle w:val="a7"/>
      </w:pPr>
    </w:p>
  </w:comment>
  <w:comment w:id="51" w:author="xiaoyao you" w:date="2025-05-28T18:25:00Z" w:initials="xy">
    <w:p w14:paraId="2A0AC388" w14:textId="41EC0E0E" w:rsidR="00E03E2C" w:rsidRDefault="00E03E2C">
      <w:pPr>
        <w:pStyle w:val="a7"/>
      </w:pPr>
      <w:r>
        <w:rPr>
          <w:rStyle w:val="afd"/>
        </w:rPr>
        <w:annotationRef/>
      </w:r>
      <w:r>
        <w:rPr>
          <w:rFonts w:hint="eastAsia"/>
        </w:rPr>
        <w:t>表中没有解释变量</w:t>
      </w:r>
    </w:p>
  </w:comment>
  <w:comment w:id="117" w:author="xiaoyao you" w:date="2025-05-28T18:27:00Z" w:initials="xy">
    <w:p w14:paraId="3C0EC336" w14:textId="00525B87" w:rsidR="005760A4" w:rsidRDefault="005760A4">
      <w:pPr>
        <w:pStyle w:val="a7"/>
      </w:pPr>
      <w:r>
        <w:rPr>
          <w:rStyle w:val="afd"/>
        </w:rPr>
        <w:annotationRef/>
      </w:r>
      <w:r>
        <w:rPr>
          <w:rFonts w:hint="eastAsia"/>
        </w:rPr>
        <w:t>这部分与被解释变量的测度是关联的，可能需要放到被解释变量部分，或者是之前。放在这个位置，感觉逻辑有点割裂。</w:t>
      </w:r>
    </w:p>
  </w:comment>
  <w:comment w:id="134" w:author="xiaoyao you" w:date="2025-05-28T18:32:00Z" w:initials="xy">
    <w:p w14:paraId="428AC593" w14:textId="77777777" w:rsidR="00D204A8" w:rsidRDefault="00D204A8">
      <w:pPr>
        <w:pStyle w:val="a7"/>
      </w:pPr>
      <w:r>
        <w:rPr>
          <w:rStyle w:val="afd"/>
        </w:rPr>
        <w:annotationRef/>
      </w:r>
      <w:r>
        <w:rPr>
          <w:rFonts w:hint="eastAsia"/>
        </w:rPr>
        <w:t>这个模型</w:t>
      </w:r>
      <w:r w:rsidR="00342F7F">
        <w:rPr>
          <w:rFonts w:hint="eastAsia"/>
        </w:rPr>
        <w:t>用的主要是双重差分方法，</w:t>
      </w:r>
      <w:r>
        <w:rPr>
          <w:rFonts w:hint="eastAsia"/>
        </w:rPr>
        <w:t>前面</w:t>
      </w:r>
      <w:r w:rsidR="00342F7F">
        <w:rPr>
          <w:rFonts w:hint="eastAsia"/>
        </w:rPr>
        <w:t>提到的</w:t>
      </w:r>
      <w:r>
        <w:rPr>
          <w:rFonts w:hint="eastAsia"/>
        </w:rPr>
        <w:t>解释变量</w:t>
      </w:r>
      <w:r w:rsidR="00342F7F">
        <w:rPr>
          <w:rFonts w:hint="eastAsia"/>
        </w:rPr>
        <w:t>文本情绪在哪个模型中？</w:t>
      </w:r>
    </w:p>
    <w:p w14:paraId="5B37AFC7" w14:textId="73BB6CD6" w:rsidR="00C454AE" w:rsidRDefault="00C454AE">
      <w:pPr>
        <w:pStyle w:val="a7"/>
      </w:pPr>
      <w:r>
        <w:rPr>
          <w:rFonts w:hint="eastAsia"/>
        </w:rPr>
        <w:t>刚看到文本情绪这个解释变量相关的模型在实证部分，调到前面来吧。</w:t>
      </w:r>
    </w:p>
  </w:comment>
  <w:comment w:id="144" w:author="xiaoyao you" w:date="2025-05-28T18:39:00Z" w:initials="xy">
    <w:p w14:paraId="4B66965B" w14:textId="29480DD6" w:rsidR="00CF75D5" w:rsidRDefault="00CF75D5">
      <w:pPr>
        <w:pStyle w:val="a7"/>
      </w:pPr>
      <w:r>
        <w:rPr>
          <w:rStyle w:val="afd"/>
        </w:rPr>
        <w:annotationRef/>
      </w:r>
      <w:r>
        <w:rPr>
          <w:rFonts w:hint="eastAsia"/>
        </w:rPr>
        <w:t>这个模型和前面的</w:t>
      </w:r>
      <w:r>
        <w:rPr>
          <w:rFonts w:hint="eastAsia"/>
        </w:rPr>
        <w:t>D</w:t>
      </w:r>
      <w:r>
        <w:t>ID</w:t>
      </w:r>
      <w:r>
        <w:rPr>
          <w:rFonts w:hint="eastAsia"/>
        </w:rPr>
        <w:t>模型，最好是在研究设计的时候都阐述，这个模型放在实证部分讲感觉设计部分逻辑是割裂的，让人看不明白，适当调整一下。设计部分把模型、变量、怎么做讲明白，实证部分就讲清结果就可以。</w:t>
      </w:r>
    </w:p>
  </w:comment>
  <w:comment w:id="145" w:author="xiaoyao you" w:date="2025-05-28T19:07:00Z" w:initials="xy">
    <w:p w14:paraId="3341DD3A" w14:textId="77777777" w:rsidR="003C0787" w:rsidRDefault="003C0787">
      <w:pPr>
        <w:pStyle w:val="a7"/>
      </w:pPr>
      <w:r>
        <w:rPr>
          <w:rStyle w:val="afd"/>
        </w:rPr>
        <w:annotationRef/>
      </w:r>
      <w:r>
        <w:rPr>
          <w:rFonts w:hint="eastAsia"/>
        </w:rPr>
        <w:t>控制变量可以不展示</w:t>
      </w:r>
      <w:r w:rsidR="001644C2">
        <w:rPr>
          <w:rFonts w:hint="eastAsia"/>
        </w:rPr>
        <w:t>。</w:t>
      </w:r>
    </w:p>
    <w:p w14:paraId="6978C1E1" w14:textId="37C9B120" w:rsidR="001644C2" w:rsidRDefault="001644C2">
      <w:pPr>
        <w:pStyle w:val="a7"/>
      </w:pPr>
      <w:r>
        <w:rPr>
          <w:rFonts w:hint="eastAsia"/>
        </w:rPr>
        <w:t>表中按照“系数</w:t>
      </w:r>
      <w:r>
        <w:rPr>
          <w:rFonts w:hint="eastAsia"/>
        </w:rPr>
        <w:t>(</w:t>
      </w:r>
      <w:r>
        <w:rPr>
          <w:rFonts w:hint="eastAsia"/>
        </w:rPr>
        <w:t>标准误或</w:t>
      </w:r>
      <w:r>
        <w:t>T</w:t>
      </w:r>
      <w:r>
        <w:rPr>
          <w:rFonts w:hint="eastAsia"/>
        </w:rPr>
        <w:t>值</w:t>
      </w:r>
      <w:r>
        <w:t>)</w:t>
      </w:r>
      <w:r>
        <w:rPr>
          <w:rFonts w:hint="eastAsia"/>
        </w:rPr>
        <w:t>”这种形式写，找一篇文章看看。</w:t>
      </w:r>
      <w:r>
        <w:rPr>
          <w:rFonts w:hint="eastAsia"/>
        </w:rPr>
        <w:t>*</w:t>
      </w:r>
      <w:r>
        <w:t>**</w:t>
      </w:r>
      <w:r>
        <w:rPr>
          <w:rFonts w:hint="eastAsia"/>
        </w:rPr>
        <w:t>这种放在系数后面，</w:t>
      </w:r>
      <w:r>
        <w:rPr>
          <w:rFonts w:hint="eastAsia"/>
        </w:rPr>
        <w:t>P</w:t>
      </w:r>
      <w:r>
        <w:rPr>
          <w:rFonts w:hint="eastAsia"/>
        </w:rPr>
        <w:t>值不用展示。</w:t>
      </w:r>
    </w:p>
  </w:comment>
  <w:comment w:id="146" w:author="xiaoyao you" w:date="2025-05-28T19:05:00Z" w:initials="xy">
    <w:p w14:paraId="1390F139" w14:textId="10AC6E2C" w:rsidR="00975F1D" w:rsidRDefault="00975F1D">
      <w:pPr>
        <w:pStyle w:val="a7"/>
      </w:pPr>
      <w:r>
        <w:rPr>
          <w:rStyle w:val="afd"/>
        </w:rPr>
        <w:annotationRef/>
      </w:r>
      <w:r>
        <w:rPr>
          <w:rFonts w:hint="eastAsia"/>
        </w:rPr>
        <w:t>方差？</w:t>
      </w:r>
    </w:p>
  </w:comment>
  <w:comment w:id="147" w:author="xiaoyao you" w:date="2025-05-28T19:00:00Z" w:initials="xy">
    <w:p w14:paraId="51E6DB98" w14:textId="2DE9B2C4" w:rsidR="00D95266" w:rsidRDefault="00D95266">
      <w:pPr>
        <w:pStyle w:val="a7"/>
      </w:pPr>
      <w:r>
        <w:rPr>
          <w:rStyle w:val="afd"/>
        </w:rPr>
        <w:annotationRef/>
      </w:r>
      <w:r>
        <w:rPr>
          <w:rFonts w:hint="eastAsia"/>
        </w:rPr>
        <w:t>变量名要与前面一致，如果不是新变量</w:t>
      </w:r>
    </w:p>
  </w:comment>
  <w:comment w:id="148" w:author="xiaoyao you" w:date="2025-05-28T19:02:00Z" w:initials="xy">
    <w:p w14:paraId="1BFC2DA9" w14:textId="186EE3BD" w:rsidR="00DE0186" w:rsidRDefault="00DE0186">
      <w:pPr>
        <w:pStyle w:val="a7"/>
      </w:pPr>
      <w:r>
        <w:rPr>
          <w:rStyle w:val="afd"/>
        </w:rPr>
        <w:annotationRef/>
      </w:r>
      <w:r w:rsidR="00F75AAC">
        <w:rPr>
          <w:rFonts w:hint="eastAsia"/>
        </w:rPr>
        <w:t>控制变量系数在小论文中可以不展示，用范数、平均值、方差作为中介，这种在其他参考文献中有吗？</w:t>
      </w:r>
    </w:p>
  </w:comment>
  <w:comment w:id="149" w:author="xiaoyao you" w:date="2025-05-28T22:49:00Z" w:initials="xy">
    <w:p w14:paraId="5D94F35B" w14:textId="499363E4" w:rsidR="00D32941" w:rsidRDefault="00D32941">
      <w:pPr>
        <w:pStyle w:val="a7"/>
      </w:pPr>
      <w:r>
        <w:rPr>
          <w:rStyle w:val="afd"/>
        </w:rPr>
        <w:annotationRef/>
      </w:r>
      <w:r>
        <w:rPr>
          <w:rFonts w:hint="eastAsia"/>
        </w:rPr>
        <w:t>和模型对不上</w:t>
      </w:r>
    </w:p>
  </w:comment>
  <w:comment w:id="150" w:author="xiaoyao you" w:date="2025-05-28T22:46:00Z" w:initials="xy">
    <w:p w14:paraId="496B4CE5" w14:textId="77777777" w:rsidR="00976173" w:rsidRDefault="00976173">
      <w:pPr>
        <w:pStyle w:val="a7"/>
      </w:pPr>
      <w:r>
        <w:rPr>
          <w:rStyle w:val="afd"/>
        </w:rPr>
        <w:annotationRef/>
      </w:r>
      <w:r>
        <w:rPr>
          <w:rFonts w:hint="eastAsia"/>
        </w:rPr>
        <w:t>这些特别细节的内容，在小论文中都不用写，只要知道是显著的还是不显著的就行。</w:t>
      </w:r>
    </w:p>
    <w:p w14:paraId="352FD666" w14:textId="6853B96D" w:rsidR="00363063" w:rsidRDefault="00363063">
      <w:pPr>
        <w:pStyle w:val="a7"/>
      </w:pPr>
      <w:r>
        <w:rPr>
          <w:rFonts w:hint="eastAsia"/>
        </w:rPr>
        <w:t>另外，</w:t>
      </w:r>
      <w:r>
        <w:rPr>
          <w:rFonts w:hint="eastAsia"/>
        </w:rPr>
        <w:t>r</w:t>
      </w:r>
      <w:r>
        <w:t>3</w:t>
      </w:r>
      <w:r>
        <w:rPr>
          <w:rFonts w:hint="eastAsia"/>
        </w:rPr>
        <w:t>与</w:t>
      </w:r>
      <w:r>
        <w:rPr>
          <w:rFonts w:hint="eastAsia"/>
        </w:rPr>
        <w:t>r</w:t>
      </w:r>
      <w:r>
        <w:t>_3</w:t>
      </w:r>
      <w:r>
        <w:rPr>
          <w:rFonts w:hint="eastAsia"/>
        </w:rPr>
        <w:t>是什么关系</w:t>
      </w:r>
    </w:p>
  </w:comment>
  <w:comment w:id="151" w:author="xiaoyao you" w:date="2025-06-03T11:04:00Z" w:initials="xy">
    <w:p w14:paraId="20D42E05" w14:textId="2059F885" w:rsidR="008A51DC" w:rsidRDefault="00C41D33" w:rsidP="00EC0B4A">
      <w:pPr>
        <w:pStyle w:val="a7"/>
        <w:numPr>
          <w:ilvl w:val="0"/>
          <w:numId w:val="4"/>
        </w:numPr>
      </w:pPr>
      <w:r>
        <w:rPr>
          <w:rStyle w:val="afd"/>
        </w:rPr>
        <w:annotationRef/>
      </w:r>
      <w:r w:rsidR="00112846">
        <w:rPr>
          <w:rFonts w:hint="eastAsia"/>
        </w:rPr>
        <w:t>参考文献格式不统一，第</w:t>
      </w:r>
      <w:r w:rsidR="00112846">
        <w:rPr>
          <w:rFonts w:hint="eastAsia"/>
        </w:rPr>
        <w:t>1</w:t>
      </w:r>
      <w:r w:rsidR="00112846">
        <w:rPr>
          <w:rFonts w:hint="eastAsia"/>
        </w:rPr>
        <w:t>、</w:t>
      </w:r>
      <w:r w:rsidR="00112846">
        <w:rPr>
          <w:rFonts w:hint="eastAsia"/>
        </w:rPr>
        <w:t>2</w:t>
      </w:r>
      <w:r w:rsidR="00112846">
        <w:rPr>
          <w:rFonts w:hint="eastAsia"/>
        </w:rPr>
        <w:t>、</w:t>
      </w:r>
      <w:r w:rsidR="00112846">
        <w:rPr>
          <w:rFonts w:hint="eastAsia"/>
        </w:rPr>
        <w:t>3</w:t>
      </w:r>
      <w:r w:rsidR="00112846">
        <w:rPr>
          <w:rFonts w:hint="eastAsia"/>
        </w:rPr>
        <w:t>个文献的年份在作者后面，其他文献的年份又在</w:t>
      </w:r>
      <w:r w:rsidR="00825B71">
        <w:rPr>
          <w:rFonts w:hint="eastAsia"/>
        </w:rPr>
        <w:t>期刊名后面。需要统一格式。</w:t>
      </w:r>
      <w:r w:rsidR="005C1035">
        <w:rPr>
          <w:rFonts w:hint="eastAsia"/>
        </w:rPr>
        <w:t>引用格式后面也应该按相应该期刊改。</w:t>
      </w:r>
    </w:p>
    <w:p w14:paraId="7E793610" w14:textId="2C71B25C" w:rsidR="00C41D33" w:rsidRDefault="00C41D33" w:rsidP="00EC0B4A">
      <w:pPr>
        <w:pStyle w:val="a7"/>
        <w:numPr>
          <w:ilvl w:val="0"/>
          <w:numId w:val="4"/>
        </w:numPr>
      </w:pPr>
      <w:r>
        <w:rPr>
          <w:rFonts w:hint="eastAsia"/>
        </w:rPr>
        <w:t>参考文献处的序号不应该为上标，改为</w:t>
      </w:r>
      <w:r>
        <w:rPr>
          <w:rFonts w:hint="eastAsia"/>
        </w:rPr>
        <w:t>[</w:t>
      </w:r>
      <w:r>
        <w:t>1]</w:t>
      </w:r>
      <w:r>
        <w:rPr>
          <w:rFonts w:hint="eastAsia"/>
        </w:rPr>
        <w:t>形式</w:t>
      </w:r>
      <w:r w:rsidR="0025054B">
        <w:rPr>
          <w:rFonts w:hint="eastAsia"/>
        </w:rPr>
        <w:t>。</w:t>
      </w:r>
    </w:p>
    <w:p w14:paraId="42858188" w14:textId="7B25D631" w:rsidR="0025054B" w:rsidRDefault="0025054B" w:rsidP="00EC0B4A">
      <w:pPr>
        <w:pStyle w:val="a7"/>
        <w:numPr>
          <w:ilvl w:val="0"/>
          <w:numId w:val="4"/>
        </w:numPr>
      </w:pPr>
      <w:r>
        <w:rPr>
          <w:rFonts w:hint="eastAsia"/>
        </w:rPr>
        <w:t>第</w:t>
      </w:r>
      <w:r>
        <w:rPr>
          <w:rFonts w:hint="eastAsia"/>
        </w:rPr>
        <w:t>3</w:t>
      </w:r>
      <w:r>
        <w:rPr>
          <w:rFonts w:hint="eastAsia"/>
        </w:rPr>
        <w:t>个文献信息不全，缺少</w:t>
      </w:r>
      <w:r w:rsidR="007C5B64">
        <w:rPr>
          <w:rFonts w:hint="eastAsia"/>
        </w:rPr>
        <w:t>期刊名、</w:t>
      </w:r>
      <w:r>
        <w:rPr>
          <w:rFonts w:hint="eastAsia"/>
        </w:rPr>
        <w:t>卷、期、页码等</w:t>
      </w:r>
      <w:r w:rsidR="00D96F91">
        <w:rPr>
          <w:rFonts w:hint="eastAsia"/>
        </w:rPr>
        <w:t>，引号有错误</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44EB8" w15:done="0"/>
  <w15:commentEx w15:paraId="23777FCD" w15:done="0"/>
  <w15:commentEx w15:paraId="73240785" w15:done="0"/>
  <w15:commentEx w15:paraId="7E178120" w15:done="0"/>
  <w15:commentEx w15:paraId="73284D08" w15:done="0"/>
  <w15:commentEx w15:paraId="59B52F32" w15:done="0"/>
  <w15:commentEx w15:paraId="7D46454A" w15:done="0"/>
  <w15:commentEx w15:paraId="2A0AC388" w15:done="0"/>
  <w15:commentEx w15:paraId="3C0EC336" w15:done="0"/>
  <w15:commentEx w15:paraId="5B37AFC7" w15:done="0"/>
  <w15:commentEx w15:paraId="4B66965B" w15:done="0"/>
  <w15:commentEx w15:paraId="6978C1E1" w15:done="0"/>
  <w15:commentEx w15:paraId="1390F139" w15:done="0"/>
  <w15:commentEx w15:paraId="51E6DB98" w15:done="0"/>
  <w15:commentEx w15:paraId="1BFC2DA9" w15:done="0"/>
  <w15:commentEx w15:paraId="5D94F35B" w15:done="0"/>
  <w15:commentEx w15:paraId="352FD666" w15:done="0"/>
  <w15:commentEx w15:paraId="428581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AEAAA" w16cex:dateUtc="2025-06-04T07:54:00Z"/>
  <w16cex:commentExtensible w16cex:durableId="2BE1AF04" w16cex:dateUtc="2025-05-28T07:49:00Z"/>
  <w16cex:commentExtensible w16cex:durableId="2BE1AFBE" w16cex:dateUtc="2025-05-28T07:52:00Z"/>
  <w16cex:commentExtensible w16cex:durableId="2BE1D083" w16cex:dateUtc="2025-05-28T10:12:00Z"/>
  <w16cex:commentExtensible w16cex:durableId="2BE1D072" w16cex:dateUtc="2025-05-28T10:12:00Z"/>
  <w16cex:commentExtensible w16cex:durableId="2BE1D83D" w16cex:dateUtc="2025-05-28T10:45:00Z"/>
  <w16cex:commentExtensible w16cex:durableId="2BE1D39E" w16cex:dateUtc="2025-05-28T10:25:00Z"/>
  <w16cex:commentExtensible w16cex:durableId="2BE1D37D" w16cex:dateUtc="2025-05-28T10:25:00Z"/>
  <w16cex:commentExtensible w16cex:durableId="2BE1D40D" w16cex:dateUtc="2025-05-28T10:27:00Z"/>
  <w16cex:commentExtensible w16cex:durableId="2BE1D557" w16cex:dateUtc="2025-05-28T10:32:00Z"/>
  <w16cex:commentExtensible w16cex:durableId="2BE1D6F4" w16cex:dateUtc="2025-05-28T10:39:00Z"/>
  <w16cex:commentExtensible w16cex:durableId="2BE1DD6F" w16cex:dateUtc="2025-05-28T11:07:00Z"/>
  <w16cex:commentExtensible w16cex:durableId="2BE1DD01" w16cex:dateUtc="2025-05-28T11:05:00Z"/>
  <w16cex:commentExtensible w16cex:durableId="2BE1DBE6" w16cex:dateUtc="2025-05-28T11:00:00Z"/>
  <w16cex:commentExtensible w16cex:durableId="2BE1DC2C" w16cex:dateUtc="2025-05-28T11:02:00Z"/>
  <w16cex:commentExtensible w16cex:durableId="2BE21172" w16cex:dateUtc="2025-05-28T14:49:00Z"/>
  <w16cex:commentExtensible w16cex:durableId="2BE210AD" w16cex:dateUtc="2025-05-28T14:46:00Z"/>
  <w16cex:commentExtensible w16cex:durableId="2BE95520" w16cex:dateUtc="2025-06-03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44EB8" w16cid:durableId="2BEAEAAA"/>
  <w16cid:commentId w16cid:paraId="23777FCD" w16cid:durableId="2BE1AF04"/>
  <w16cid:commentId w16cid:paraId="73240785" w16cid:durableId="2BE1AFBE"/>
  <w16cid:commentId w16cid:paraId="7E178120" w16cid:durableId="2BE1D083"/>
  <w16cid:commentId w16cid:paraId="73284D08" w16cid:durableId="2BE1D072"/>
  <w16cid:commentId w16cid:paraId="59B52F32" w16cid:durableId="2BE1D83D"/>
  <w16cid:commentId w16cid:paraId="7D46454A" w16cid:durableId="2BE1D39E"/>
  <w16cid:commentId w16cid:paraId="2A0AC388" w16cid:durableId="2BE1D37D"/>
  <w16cid:commentId w16cid:paraId="3C0EC336" w16cid:durableId="2BE1D40D"/>
  <w16cid:commentId w16cid:paraId="5B37AFC7" w16cid:durableId="2BE1D557"/>
  <w16cid:commentId w16cid:paraId="4B66965B" w16cid:durableId="2BE1D6F4"/>
  <w16cid:commentId w16cid:paraId="6978C1E1" w16cid:durableId="2BE1DD6F"/>
  <w16cid:commentId w16cid:paraId="1390F139" w16cid:durableId="2BE1DD01"/>
  <w16cid:commentId w16cid:paraId="51E6DB98" w16cid:durableId="2BE1DBE6"/>
  <w16cid:commentId w16cid:paraId="1BFC2DA9" w16cid:durableId="2BE1DC2C"/>
  <w16cid:commentId w16cid:paraId="5D94F35B" w16cid:durableId="2BE21172"/>
  <w16cid:commentId w16cid:paraId="352FD666" w16cid:durableId="2BE210AD"/>
  <w16cid:commentId w16cid:paraId="42858188" w16cid:durableId="2BE955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D0DA4" w14:textId="77777777" w:rsidR="00145A89" w:rsidRDefault="00145A89"/>
  </w:endnote>
  <w:endnote w:type="continuationSeparator" w:id="0">
    <w:p w14:paraId="4AAF8593" w14:textId="77777777" w:rsidR="00145A89" w:rsidRDefault="00145A89"/>
  </w:endnote>
  <w:endnote w:id="1">
    <w:p w14:paraId="5221B96A" w14:textId="77777777" w:rsidR="00CF1744" w:rsidRDefault="00067D79">
      <w:pPr>
        <w:pStyle w:val="a9"/>
      </w:pPr>
      <w:r w:rsidRPr="00704A01">
        <w:rPr>
          <w:rStyle w:val="af9"/>
        </w:rPr>
        <w:endnoteRef/>
      </w:r>
      <w:r w:rsidRPr="00704A01">
        <w:rPr>
          <w:vertAlign w:val="superscript"/>
        </w:rPr>
        <w:t xml:space="preserve"> </w:t>
      </w:r>
      <w:r>
        <w:t>Tandoc Jr, E. C., Lim, Z. W., &amp; Ling, R. (2018). Defining “fake news”A typology of scholarly definitions. Digital journalism,6(2), 137-153.</w:t>
      </w:r>
    </w:p>
  </w:endnote>
  <w:endnote w:id="2">
    <w:p w14:paraId="72D30C05" w14:textId="77777777" w:rsidR="00CF1744" w:rsidRDefault="00067D79">
      <w:pPr>
        <w:pStyle w:val="a9"/>
      </w:pPr>
      <w:r>
        <w:rPr>
          <w:rStyle w:val="af9"/>
        </w:rPr>
        <w:endnoteRef/>
      </w:r>
      <w:r>
        <w:t xml:space="preserve"> Clarke, J., Chen, H., Du, D., &amp; Hu, Y. J. (2020). Fake news, investor attention, and market reaction. Information Systems Research, 32(1), 35-52.</w:t>
      </w:r>
    </w:p>
  </w:endnote>
  <w:endnote w:id="3">
    <w:p w14:paraId="258106F7" w14:textId="77777777" w:rsidR="00CF1744" w:rsidRDefault="00067D79">
      <w:pPr>
        <w:pStyle w:val="a9"/>
      </w:pPr>
      <w:r>
        <w:rPr>
          <w:rStyle w:val="af9"/>
        </w:rPr>
        <w:endnoteRef/>
      </w:r>
      <w:r>
        <w:t xml:space="preserve"> Makortoff K, Brignall M, Waterson J (2019) Metro Bank shares plunge as it attacks ‘false rumours’, The Guardian.</w:t>
      </w:r>
    </w:p>
  </w:endnote>
  <w:endnote w:id="4">
    <w:p w14:paraId="61F501FA" w14:textId="77777777" w:rsidR="00CF1744" w:rsidRDefault="00067D79">
      <w:pPr>
        <w:pStyle w:val="a9"/>
      </w:pPr>
      <w:r w:rsidRPr="00704A01">
        <w:rPr>
          <w:rStyle w:val="af9"/>
        </w:rPr>
        <w:endnoteRef/>
      </w:r>
      <w:r w:rsidRPr="00704A01">
        <w:rPr>
          <w:vertAlign w:val="superscript"/>
        </w:rPr>
        <w:t xml:space="preserve"> </w:t>
      </w:r>
      <w:r>
        <w:rPr>
          <w:rFonts w:hint="eastAsia"/>
        </w:rPr>
        <w:t>史青春</w:t>
      </w:r>
      <w:r>
        <w:rPr>
          <w:rFonts w:hint="eastAsia"/>
        </w:rPr>
        <w:t xml:space="preserve">, </w:t>
      </w:r>
      <w:r>
        <w:rPr>
          <w:rFonts w:hint="eastAsia"/>
        </w:rPr>
        <w:t>周静婷</w:t>
      </w:r>
      <w:r>
        <w:rPr>
          <w:rFonts w:hint="eastAsia"/>
        </w:rPr>
        <w:t xml:space="preserve">. </w:t>
      </w:r>
      <w:r>
        <w:rPr>
          <w:rFonts w:hint="eastAsia"/>
        </w:rPr>
        <w:t>市场传闻</w:t>
      </w:r>
      <w:r>
        <w:rPr>
          <w:rFonts w:hint="eastAsia"/>
        </w:rPr>
        <w:t xml:space="preserve">, </w:t>
      </w:r>
      <w:r>
        <w:rPr>
          <w:rFonts w:hint="eastAsia"/>
        </w:rPr>
        <w:t>澄清公告与股价波动</w:t>
      </w:r>
      <w:r>
        <w:rPr>
          <w:rFonts w:hint="eastAsia"/>
        </w:rPr>
        <w:t xml:space="preserve">[J]. </w:t>
      </w:r>
      <w:r>
        <w:rPr>
          <w:rFonts w:hint="eastAsia"/>
        </w:rPr>
        <w:t>现代财经</w:t>
      </w:r>
      <w:r>
        <w:rPr>
          <w:rFonts w:hint="eastAsia"/>
        </w:rPr>
        <w:t xml:space="preserve">: </w:t>
      </w:r>
      <w:r>
        <w:rPr>
          <w:rFonts w:hint="eastAsia"/>
        </w:rPr>
        <w:t>天津财经大学学报</w:t>
      </w:r>
      <w:r>
        <w:rPr>
          <w:rFonts w:hint="eastAsia"/>
        </w:rPr>
        <w:t>, 2015 (11): 22-36.</w:t>
      </w:r>
    </w:p>
  </w:endnote>
  <w:endnote w:id="5">
    <w:p w14:paraId="0F59C245" w14:textId="77777777" w:rsidR="00CF1744" w:rsidRDefault="00067D79">
      <w:pPr>
        <w:pStyle w:val="a9"/>
      </w:pPr>
      <w:r>
        <w:rPr>
          <w:rStyle w:val="af9"/>
        </w:rPr>
        <w:endnoteRef/>
      </w:r>
      <w:r>
        <w:t xml:space="preserve"> </w:t>
      </w:r>
      <w:r>
        <w:rPr>
          <w:rFonts w:hint="eastAsia"/>
        </w:rPr>
        <w:t>刘春林</w:t>
      </w:r>
      <w:r>
        <w:rPr>
          <w:rFonts w:hint="eastAsia"/>
        </w:rPr>
        <w:t xml:space="preserve">, </w:t>
      </w:r>
      <w:r>
        <w:rPr>
          <w:rFonts w:hint="eastAsia"/>
        </w:rPr>
        <w:t>张宁</w:t>
      </w:r>
      <w:r>
        <w:rPr>
          <w:rFonts w:hint="eastAsia"/>
        </w:rPr>
        <w:t xml:space="preserve">. </w:t>
      </w:r>
      <w:r>
        <w:rPr>
          <w:rFonts w:hint="eastAsia"/>
        </w:rPr>
        <w:t>上市公司传闻的澄清效果研究——来自中国证券市场的证据</w:t>
      </w:r>
      <w:r>
        <w:rPr>
          <w:rFonts w:hint="eastAsia"/>
        </w:rPr>
        <w:t xml:space="preserve">[J]. </w:t>
      </w:r>
      <w:r>
        <w:rPr>
          <w:rFonts w:hint="eastAsia"/>
        </w:rPr>
        <w:t>管理科学学报</w:t>
      </w:r>
      <w:r>
        <w:rPr>
          <w:rFonts w:hint="eastAsia"/>
        </w:rPr>
        <w:t>, 2012, 15(5): 42-54.</w:t>
      </w:r>
    </w:p>
  </w:endnote>
  <w:endnote w:id="6">
    <w:p w14:paraId="017E7A82" w14:textId="77777777" w:rsidR="00CF1744" w:rsidRDefault="00067D79">
      <w:pPr>
        <w:pStyle w:val="a9"/>
      </w:pPr>
      <w:r>
        <w:rPr>
          <w:rStyle w:val="af9"/>
        </w:rPr>
        <w:endnoteRef/>
      </w:r>
      <w:r>
        <w:t xml:space="preserve"> Boudoukh J, Feldman R, Kogan S, et al. Information, trading, and volatility: Evidence from firm-specific news[J]. The Review of Financial Studies, 2019, 32(3): 992-1033.</w:t>
      </w:r>
    </w:p>
  </w:endnote>
  <w:endnote w:id="7">
    <w:p w14:paraId="6C2E6B7F" w14:textId="77777777" w:rsidR="00CF1744" w:rsidRDefault="00067D79">
      <w:pPr>
        <w:pStyle w:val="a9"/>
      </w:pPr>
      <w:r>
        <w:rPr>
          <w:rStyle w:val="af9"/>
        </w:rPr>
        <w:endnoteRef/>
      </w:r>
      <w:r>
        <w:t xml:space="preserve"> Clarke J (2018) Fake news investor attention, and market reaction. SSRN Electron J.https://doi.org/10.2139/ssrn.3213024</w:t>
      </w:r>
    </w:p>
  </w:endnote>
  <w:endnote w:id="8">
    <w:p w14:paraId="3DD17AC2" w14:textId="77777777" w:rsidR="00CF1744" w:rsidRDefault="00067D79">
      <w:pPr>
        <w:pStyle w:val="a9"/>
      </w:pPr>
      <w:r>
        <w:rPr>
          <w:rStyle w:val="af9"/>
        </w:rPr>
        <w:endnoteRef/>
      </w:r>
      <w:r>
        <w:t xml:space="preserve"> Chuai, Y., &amp; Zhao, J. (2022). Anger can make fake news viral online. Frontiers in Physics, 10, 970174.</w:t>
      </w:r>
    </w:p>
  </w:endnote>
  <w:endnote w:id="9">
    <w:p w14:paraId="51685E0A" w14:textId="77777777" w:rsidR="00A75EDC" w:rsidRPr="005A05A2" w:rsidRDefault="00A75EDC" w:rsidP="00A75EDC">
      <w:pPr>
        <w:pStyle w:val="a9"/>
      </w:pPr>
      <w:r>
        <w:rPr>
          <w:rStyle w:val="af9"/>
        </w:rPr>
        <w:endnoteRef/>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10">
    <w:p w14:paraId="6967D547" w14:textId="4AA8F7CC" w:rsidR="00CF1744" w:rsidRPr="007C7D58" w:rsidRDefault="00067D79">
      <w:pPr>
        <w:pStyle w:val="a9"/>
      </w:pPr>
      <w:r>
        <w:rPr>
          <w:rStyle w:val="af9"/>
        </w:rPr>
        <w:endnoteRef/>
      </w:r>
      <w:r>
        <w:t xml:space="preserve"> </w:t>
      </w:r>
      <w:r w:rsidR="007C7D58">
        <w:rPr>
          <w:rFonts w:hint="eastAsia"/>
        </w:rPr>
        <w:t>范小云，王业东，王道平等</w:t>
      </w:r>
      <w:r w:rsidR="007C7D58">
        <w:rPr>
          <w:rFonts w:hint="eastAsia"/>
        </w:rPr>
        <w:t>.</w:t>
      </w:r>
      <w:r w:rsidR="007C7D58">
        <w:rPr>
          <w:rFonts w:hint="eastAsia"/>
        </w:rPr>
        <w:t>不同来源金融文本信息含量的异质性分析——基于混合式文本情绪测度方法</w:t>
      </w:r>
      <w:r w:rsidR="007C7D58">
        <w:rPr>
          <w:rFonts w:hint="eastAsia"/>
        </w:rPr>
        <w:t>[J].</w:t>
      </w:r>
      <w:r w:rsidR="007C7D58">
        <w:rPr>
          <w:rFonts w:hint="eastAsia"/>
        </w:rPr>
        <w:t>管理世界</w:t>
      </w:r>
      <w:r w:rsidR="007C7D58">
        <w:rPr>
          <w:rFonts w:hint="eastAsia"/>
        </w:rPr>
        <w:t>,2022,10:78-95.</w:t>
      </w:r>
    </w:p>
  </w:endnote>
  <w:endnote w:id="11">
    <w:p w14:paraId="54F73689" w14:textId="77777777" w:rsidR="00A75EDC" w:rsidRDefault="00A75EDC" w:rsidP="00A75EDC">
      <w:pPr>
        <w:pStyle w:val="a9"/>
      </w:pPr>
      <w:r>
        <w:rPr>
          <w:rStyle w:val="af9"/>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12">
    <w:p w14:paraId="1733380D" w14:textId="086E0357" w:rsidR="00825D21" w:rsidRPr="00825D21" w:rsidRDefault="00825D21" w:rsidP="00825D21">
      <w:pPr>
        <w:pStyle w:val="a9"/>
      </w:pPr>
      <w:r>
        <w:rPr>
          <w:rStyle w:val="af9"/>
        </w:rPr>
        <w:endnoteRef/>
      </w:r>
      <w:r>
        <w:t xml:space="preserve"> </w:t>
      </w:r>
      <w:r>
        <w:rPr>
          <w:rFonts w:hint="eastAsia"/>
        </w:rPr>
        <w:t>于琴</w:t>
      </w:r>
      <w:r>
        <w:rPr>
          <w:rFonts w:hint="eastAsia"/>
        </w:rPr>
        <w:t xml:space="preserve">, </w:t>
      </w:r>
      <w:r>
        <w:rPr>
          <w:rFonts w:hint="eastAsia"/>
        </w:rPr>
        <w:t>张兵</w:t>
      </w:r>
      <w:r>
        <w:rPr>
          <w:rFonts w:hint="eastAsia"/>
        </w:rPr>
        <w:t xml:space="preserve">, </w:t>
      </w:r>
      <w:r>
        <w:rPr>
          <w:rFonts w:hint="eastAsia"/>
        </w:rPr>
        <w:t>虞文微</w:t>
      </w:r>
      <w:r>
        <w:rPr>
          <w:rFonts w:hint="eastAsia"/>
        </w:rPr>
        <w:t xml:space="preserve">. </w:t>
      </w:r>
      <w:r>
        <w:rPr>
          <w:rFonts w:hint="eastAsia"/>
        </w:rPr>
        <w:t>新闻情绪是股票收益的幕后推手吗</w:t>
      </w:r>
      <w:r>
        <w:rPr>
          <w:rFonts w:hint="eastAsia"/>
        </w:rPr>
        <w:t xml:space="preserve">[J]. </w:t>
      </w:r>
      <w:r>
        <w:rPr>
          <w:rFonts w:hint="eastAsia"/>
        </w:rPr>
        <w:t>金融经济学研究</w:t>
      </w:r>
      <w:r>
        <w:rPr>
          <w:rFonts w:hint="eastAsia"/>
        </w:rPr>
        <w:t>, 2017, 32(6): 95-103.</w:t>
      </w:r>
    </w:p>
  </w:endnote>
  <w:endnote w:id="13">
    <w:p w14:paraId="55B9E3B2" w14:textId="77777777" w:rsidR="00825D21" w:rsidRDefault="00825D21" w:rsidP="00825D21">
      <w:pPr>
        <w:pStyle w:val="a9"/>
      </w:pPr>
      <w:r>
        <w:rPr>
          <w:rStyle w:val="af9"/>
        </w:rPr>
        <w:endnoteRef/>
      </w:r>
      <w:r>
        <w:t xml:space="preserve"> Fraiberger S P, Lee D, Puy D, et al. Media Sentiment and </w:t>
      </w:r>
    </w:p>
    <w:p w14:paraId="5016B9B4" w14:textId="177DB48C" w:rsidR="00825D21" w:rsidRPr="00825D21" w:rsidRDefault="00825D21" w:rsidP="00825D21">
      <w:pPr>
        <w:pStyle w:val="a9"/>
      </w:pPr>
      <w:r>
        <w:t>International Asset Prices[J]. Journal of International Economics,</w:t>
      </w:r>
      <w:r>
        <w:rPr>
          <w:rFonts w:hint="eastAsia"/>
        </w:rPr>
        <w:t xml:space="preserve"> </w:t>
      </w:r>
      <w:r>
        <w:t>2021, 133</w:t>
      </w:r>
      <w:r w:rsidR="00D26D32">
        <w:rPr>
          <w:rFonts w:hint="eastAsia"/>
        </w:rPr>
        <w:t>.</w:t>
      </w:r>
    </w:p>
  </w:endnote>
  <w:endnote w:id="14">
    <w:p w14:paraId="33465311" w14:textId="6FC9458A" w:rsidR="00825D21" w:rsidRPr="00825D21" w:rsidRDefault="00825D21" w:rsidP="00D26D32">
      <w:pPr>
        <w:pStyle w:val="a9"/>
      </w:pPr>
      <w:r>
        <w:rPr>
          <w:rStyle w:val="af9"/>
        </w:rPr>
        <w:endnoteRef/>
      </w:r>
      <w:r>
        <w:t xml:space="preserve"> </w:t>
      </w:r>
      <w:r w:rsidR="00D26D32" w:rsidRPr="00D26D32">
        <w:t>Seng J L, Yang H F. The Association Between Stock Price Volatility and Financial News-A Sentiment Analysis Approach[J].Kybernetes, 2017, 46(8): 1341-1365.: 103526.</w:t>
      </w:r>
    </w:p>
  </w:endnote>
  <w:endnote w:id="15">
    <w:p w14:paraId="4799CD7B" w14:textId="35A26540" w:rsidR="002D6C1E" w:rsidRPr="002D6C1E" w:rsidRDefault="002D6C1E">
      <w:pPr>
        <w:pStyle w:val="a9"/>
      </w:pPr>
      <w:r>
        <w:rPr>
          <w:rStyle w:val="af9"/>
        </w:rPr>
        <w:endnoteRef/>
      </w:r>
      <w:r>
        <w:t xml:space="preserve"> </w:t>
      </w:r>
      <w:r w:rsidR="00D26D32">
        <w:rPr>
          <w:rFonts w:hint="eastAsia"/>
        </w:rPr>
        <w:t>汪昌云</w:t>
      </w:r>
      <w:r w:rsidR="00D26D32">
        <w:rPr>
          <w:rFonts w:hint="eastAsia"/>
        </w:rPr>
        <w:t xml:space="preserve">, </w:t>
      </w:r>
      <w:r w:rsidR="00D26D32">
        <w:rPr>
          <w:rFonts w:hint="eastAsia"/>
        </w:rPr>
        <w:t>武佳薇</w:t>
      </w:r>
      <w:r w:rsidR="00D26D32">
        <w:rPr>
          <w:rFonts w:hint="eastAsia"/>
        </w:rPr>
        <w:t xml:space="preserve"> . </w:t>
      </w:r>
      <w:r w:rsidR="00D26D32">
        <w:rPr>
          <w:rFonts w:hint="eastAsia"/>
        </w:rPr>
        <w:t>媒体语气、投资者情绪与</w:t>
      </w:r>
      <w:r w:rsidR="00D26D32">
        <w:rPr>
          <w:rFonts w:hint="eastAsia"/>
        </w:rPr>
        <w:t xml:space="preserve"> IPO</w:t>
      </w:r>
      <w:r w:rsidR="00D26D32">
        <w:rPr>
          <w:rFonts w:hint="eastAsia"/>
        </w:rPr>
        <w:t>定价</w:t>
      </w:r>
      <w:r w:rsidR="00D26D32">
        <w:rPr>
          <w:rFonts w:hint="eastAsia"/>
        </w:rPr>
        <w:t xml:space="preserve">[J]. </w:t>
      </w:r>
      <w:r w:rsidR="00D26D32">
        <w:rPr>
          <w:rFonts w:hint="eastAsia"/>
        </w:rPr>
        <w:t>金融研究</w:t>
      </w:r>
      <w:r w:rsidR="00D26D32">
        <w:rPr>
          <w:rFonts w:hint="eastAsia"/>
        </w:rPr>
        <w:t>, 2015(9): 174-189.</w:t>
      </w:r>
    </w:p>
  </w:endnote>
  <w:endnote w:id="16">
    <w:p w14:paraId="5178DAAF" w14:textId="16377328" w:rsidR="00EB3582" w:rsidRPr="00EB3582" w:rsidRDefault="00EB3582">
      <w:pPr>
        <w:pStyle w:val="a9"/>
      </w:pPr>
      <w:r>
        <w:rPr>
          <w:rStyle w:val="af9"/>
        </w:rPr>
        <w:endnoteRef/>
      </w:r>
      <w:r>
        <w:t xml:space="preserve"> </w:t>
      </w:r>
      <w:r w:rsidR="00DE6C98" w:rsidRPr="00DE6C98">
        <w:rPr>
          <w:rFonts w:hint="eastAsia"/>
        </w:rPr>
        <w:t>赵静梅</w:t>
      </w:r>
      <w:r w:rsidR="00DE6C98" w:rsidRPr="00DE6C98">
        <w:rPr>
          <w:rFonts w:hint="eastAsia"/>
        </w:rPr>
        <w:t xml:space="preserve">, </w:t>
      </w:r>
      <w:r w:rsidR="00DE6C98" w:rsidRPr="00DE6C98">
        <w:rPr>
          <w:rFonts w:hint="eastAsia"/>
        </w:rPr>
        <w:t>何欣</w:t>
      </w:r>
      <w:r w:rsidR="00DE6C98" w:rsidRPr="00DE6C98">
        <w:rPr>
          <w:rFonts w:hint="eastAsia"/>
        </w:rPr>
        <w:t xml:space="preserve">, </w:t>
      </w:r>
      <w:r w:rsidR="00DE6C98" w:rsidRPr="00DE6C98">
        <w:rPr>
          <w:rFonts w:hint="eastAsia"/>
        </w:rPr>
        <w:t>吴风云</w:t>
      </w:r>
      <w:r w:rsidR="00DE6C98" w:rsidRPr="00DE6C98">
        <w:rPr>
          <w:rFonts w:hint="eastAsia"/>
        </w:rPr>
        <w:t xml:space="preserve">. </w:t>
      </w:r>
      <w:r w:rsidR="00DE6C98" w:rsidRPr="00DE6C98">
        <w:rPr>
          <w:rFonts w:hint="eastAsia"/>
        </w:rPr>
        <w:t>中国股市谣言研究：传谣、辟谣及其对股价的冲击</w:t>
      </w:r>
      <w:r w:rsidR="00DE6C98" w:rsidRPr="00DE6C98">
        <w:rPr>
          <w:rFonts w:hint="eastAsia"/>
        </w:rPr>
        <w:t xml:space="preserve">[J]. </w:t>
      </w:r>
      <w:r w:rsidR="00DE6C98" w:rsidRPr="00DE6C98">
        <w:rPr>
          <w:rFonts w:hint="eastAsia"/>
        </w:rPr>
        <w:t>管理世界</w:t>
      </w:r>
      <w:r w:rsidR="00DE6C98" w:rsidRPr="00DE6C98">
        <w:rPr>
          <w:rFonts w:hint="eastAsia"/>
        </w:rPr>
        <w:t>, 2010(11): 29</w:t>
      </w:r>
      <w:r w:rsidR="00DE6C98" w:rsidRPr="00DE6C98">
        <w:rPr>
          <w:rFonts w:hint="eastAsia"/>
        </w:rPr>
        <w:t>–</w:t>
      </w:r>
      <w:r w:rsidR="00DE6C98" w:rsidRPr="00DE6C98">
        <w:rPr>
          <w:rFonts w:hint="eastAsia"/>
        </w:rPr>
        <w:t>40.</w:t>
      </w:r>
    </w:p>
  </w:endnote>
  <w:endnote w:id="17">
    <w:p w14:paraId="3BBC611F" w14:textId="1BFE55BD" w:rsidR="00EB3582" w:rsidRPr="00EB3582" w:rsidRDefault="00EB3582">
      <w:pPr>
        <w:pStyle w:val="a9"/>
      </w:pPr>
      <w:r>
        <w:rPr>
          <w:rStyle w:val="af9"/>
        </w:rPr>
        <w:endnoteRef/>
      </w:r>
      <w:r>
        <w:t xml:space="preserve"> </w:t>
      </w:r>
      <w:r w:rsidR="007C7D58" w:rsidRPr="007C7D58">
        <w:t>Ullah S, Massoud N, Scholnick B. The Impact of Fraudulent False Information on Equity Values[J]. Journal of Business Ethics, 2014, 120(2): 219–235.</w:t>
      </w:r>
    </w:p>
  </w:endnote>
  <w:endnote w:id="18">
    <w:p w14:paraId="70103968" w14:textId="2D36AB01" w:rsidR="00D860D2" w:rsidRPr="00D860D2" w:rsidRDefault="00D860D2">
      <w:pPr>
        <w:pStyle w:val="a9"/>
      </w:pPr>
      <w:r>
        <w:rPr>
          <w:rStyle w:val="af9"/>
        </w:rPr>
        <w:endnoteRef/>
      </w:r>
      <w:r>
        <w:t xml:space="preserve"> </w:t>
      </w:r>
      <w:r w:rsidR="007C7D58" w:rsidRPr="007C7D58">
        <w:rPr>
          <w:rFonts w:hint="eastAsia"/>
        </w:rPr>
        <w:t>彭倩</w:t>
      </w:r>
      <w:r w:rsidR="007C7D58" w:rsidRPr="007C7D58">
        <w:rPr>
          <w:rFonts w:hint="eastAsia"/>
        </w:rPr>
        <w:t xml:space="preserve">, </w:t>
      </w:r>
      <w:r w:rsidR="007C7D58" w:rsidRPr="007C7D58">
        <w:rPr>
          <w:rFonts w:hint="eastAsia"/>
        </w:rPr>
        <w:t>唐雪松</w:t>
      </w:r>
      <w:r w:rsidR="007C7D58" w:rsidRPr="007C7D58">
        <w:rPr>
          <w:rFonts w:hint="eastAsia"/>
        </w:rPr>
        <w:t xml:space="preserve">. </w:t>
      </w:r>
      <w:r w:rsidR="007C7D58" w:rsidRPr="007C7D58">
        <w:rPr>
          <w:rFonts w:hint="eastAsia"/>
        </w:rPr>
        <w:t>流言招来的“是非”：股市传闻与盈余价值相关性</w:t>
      </w:r>
      <w:r w:rsidR="007C7D58" w:rsidRPr="007C7D58">
        <w:rPr>
          <w:rFonts w:hint="eastAsia"/>
        </w:rPr>
        <w:t xml:space="preserve">[J]. </w:t>
      </w:r>
      <w:r w:rsidR="007C7D58" w:rsidRPr="007C7D58">
        <w:rPr>
          <w:rFonts w:hint="eastAsia"/>
        </w:rPr>
        <w:t>管理世界</w:t>
      </w:r>
      <w:r w:rsidR="007C7D58" w:rsidRPr="007C7D58">
        <w:rPr>
          <w:rFonts w:hint="eastAsia"/>
        </w:rPr>
        <w:t>, 2019, 35(03): 85</w:t>
      </w:r>
      <w:r w:rsidR="007C7D58" w:rsidRPr="007C7D58">
        <w:rPr>
          <w:rFonts w:hint="eastAsia"/>
        </w:rPr>
        <w:t>–</w:t>
      </w:r>
      <w:r w:rsidR="007C7D58" w:rsidRPr="007C7D58">
        <w:rPr>
          <w:rFonts w:hint="eastAsia"/>
        </w:rPr>
        <w:t>100.</w:t>
      </w:r>
    </w:p>
  </w:endnote>
  <w:endnote w:id="19">
    <w:p w14:paraId="2DDDB99B" w14:textId="77777777" w:rsidR="006E4EB1" w:rsidRDefault="006E4EB1" w:rsidP="006E4EB1">
      <w:pPr>
        <w:pStyle w:val="a9"/>
      </w:pPr>
      <w:r>
        <w:rPr>
          <w:rStyle w:val="af9"/>
        </w:rPr>
        <w:endnoteRef/>
      </w:r>
      <w:r>
        <w:t xml:space="preserve"> </w:t>
      </w:r>
      <w:r>
        <w:rPr>
          <w:rFonts w:hint="eastAsia"/>
        </w:rPr>
        <w:t>鲁训法</w:t>
      </w:r>
      <w:r>
        <w:rPr>
          <w:rFonts w:hint="eastAsia"/>
        </w:rPr>
        <w:t>,</w:t>
      </w:r>
      <w:r>
        <w:rPr>
          <w:rFonts w:hint="eastAsia"/>
        </w:rPr>
        <w:t>黎建强</w:t>
      </w:r>
      <w:r>
        <w:rPr>
          <w:rFonts w:hint="eastAsia"/>
        </w:rPr>
        <w:t>.</w:t>
      </w:r>
      <w:r>
        <w:rPr>
          <w:rFonts w:hint="eastAsia"/>
        </w:rPr>
        <w:t>中国股市指数与投资者情绪指数的相互关系</w:t>
      </w:r>
      <w:r>
        <w:rPr>
          <w:rFonts w:hint="eastAsia"/>
        </w:rPr>
        <w:t xml:space="preserve">[J]. </w:t>
      </w:r>
      <w:r>
        <w:rPr>
          <w:rFonts w:hint="eastAsia"/>
        </w:rPr>
        <w:t>系统工程理论与实践</w:t>
      </w:r>
      <w:r>
        <w:rPr>
          <w:rFonts w:hint="eastAsia"/>
        </w:rPr>
        <w:t>,2012,32(3): 621-629.</w:t>
      </w:r>
    </w:p>
  </w:endnote>
  <w:endnote w:id="20">
    <w:p w14:paraId="53A5FFD7" w14:textId="1E4DFCC9" w:rsidR="00624F25" w:rsidRPr="00624F25" w:rsidRDefault="00624F25">
      <w:pPr>
        <w:pStyle w:val="a9"/>
      </w:pPr>
      <w:r>
        <w:rPr>
          <w:rStyle w:val="af9"/>
        </w:rPr>
        <w:endnoteRef/>
      </w:r>
      <w:r>
        <w:t xml:space="preserve"> </w:t>
      </w:r>
      <w:r w:rsidR="009E6AE5" w:rsidRPr="009E6AE5">
        <w:t>Clarke, J., Chen, H., Du, D., &amp; Hu, Y. J. (2020). Fake news, investor attention, and market reaction</w:t>
      </w:r>
    </w:p>
  </w:endnote>
  <w:endnote w:id="21">
    <w:p w14:paraId="073DC600" w14:textId="77777777" w:rsidR="00677633" w:rsidRDefault="00677633" w:rsidP="00652C16">
      <w:pPr>
        <w:pStyle w:val="a9"/>
      </w:pPr>
      <w:r>
        <w:rPr>
          <w:rStyle w:val="af9"/>
        </w:rPr>
        <w:endnoteRef/>
      </w:r>
      <w:r>
        <w:t xml:space="preserve"> </w:t>
      </w:r>
      <w:r>
        <w:rPr>
          <w:rFonts w:hint="eastAsia"/>
        </w:rPr>
        <w:t>卢锐，张亚楠，蔡贵龙</w:t>
      </w:r>
      <w:r>
        <w:rPr>
          <w:rFonts w:hint="eastAsia"/>
        </w:rPr>
        <w:t>.</w:t>
      </w:r>
      <w:r>
        <w:rPr>
          <w:rFonts w:hint="eastAsia"/>
        </w:rPr>
        <w:t>社交媒体、公司传闻与股价冲击——来自东方财富股吧论坛的经验证据</w:t>
      </w:r>
      <w:r>
        <w:rPr>
          <w:rFonts w:hint="eastAsia"/>
        </w:rPr>
        <w:t>[J]</w:t>
      </w:r>
      <w:r>
        <w:rPr>
          <w:rFonts w:hint="eastAsia"/>
        </w:rPr>
        <w:t>会计研究，</w:t>
      </w:r>
      <w:r>
        <w:rPr>
          <w:rFonts w:hint="eastAsia"/>
        </w:rPr>
        <w:t>2023(4):59-73</w:t>
      </w:r>
    </w:p>
  </w:endnote>
  <w:endnote w:id="22">
    <w:p w14:paraId="67E1B09C" w14:textId="77777777" w:rsidR="00677633" w:rsidRPr="00DA33DE" w:rsidRDefault="00677633" w:rsidP="00677633">
      <w:pPr>
        <w:pStyle w:val="a9"/>
      </w:pPr>
      <w:r>
        <w:rPr>
          <w:rStyle w:val="af9"/>
        </w:rPr>
        <w:endnoteRef/>
      </w:r>
      <w:r>
        <w:t xml:space="preserve"> </w:t>
      </w:r>
      <w:r w:rsidRPr="00EB68EC">
        <w:rPr>
          <w:rFonts w:hint="eastAsia"/>
        </w:rPr>
        <w:t>陈跃杭</w:t>
      </w:r>
      <w:r w:rsidRPr="00EB68EC">
        <w:rPr>
          <w:rFonts w:hint="eastAsia"/>
        </w:rPr>
        <w:t xml:space="preserve">, </w:t>
      </w:r>
      <w:r w:rsidRPr="00EB68EC">
        <w:rPr>
          <w:rFonts w:hint="eastAsia"/>
        </w:rPr>
        <w:t>孟昕颖</w:t>
      </w:r>
      <w:r w:rsidRPr="00EB68EC">
        <w:rPr>
          <w:rFonts w:hint="eastAsia"/>
        </w:rPr>
        <w:t xml:space="preserve">, </w:t>
      </w:r>
      <w:r w:rsidRPr="00EB68EC">
        <w:rPr>
          <w:rFonts w:hint="eastAsia"/>
        </w:rPr>
        <w:t>任飞</w:t>
      </w:r>
      <w:r w:rsidRPr="00EB68EC">
        <w:rPr>
          <w:rFonts w:hint="eastAsia"/>
        </w:rPr>
        <w:t xml:space="preserve">. </w:t>
      </w:r>
      <w:r w:rsidRPr="00EB68EC">
        <w:rPr>
          <w:rFonts w:hint="eastAsia"/>
        </w:rPr>
        <w:t>社交媒体异质性信息扩散对股价联动的影响及其机制研究</w:t>
      </w:r>
      <w:r w:rsidRPr="00EB68EC">
        <w:rPr>
          <w:rFonts w:hint="eastAsia"/>
        </w:rPr>
        <w:t xml:space="preserve">[J]. </w:t>
      </w:r>
      <w:r w:rsidRPr="00EB68EC">
        <w:rPr>
          <w:rFonts w:hint="eastAsia"/>
        </w:rPr>
        <w:t>情报科学</w:t>
      </w:r>
      <w:r w:rsidRPr="00EB68EC">
        <w:rPr>
          <w:rFonts w:hint="eastAsia"/>
        </w:rPr>
        <w:t>, 2022, 40(9): 23</w:t>
      </w:r>
      <w:r w:rsidRPr="00EB68EC">
        <w:rPr>
          <w:rFonts w:hint="eastAsia"/>
        </w:rPr>
        <w:t>–</w:t>
      </w:r>
      <w:r w:rsidRPr="00EB68EC">
        <w:rPr>
          <w:rFonts w:hint="eastAsia"/>
        </w:rPr>
        <w:t xml:space="preserve">31. </w:t>
      </w:r>
    </w:p>
  </w:endnote>
  <w:endnote w:id="23">
    <w:p w14:paraId="58413CDE" w14:textId="77777777" w:rsidR="00677633" w:rsidRPr="00EB68EC" w:rsidRDefault="00677633" w:rsidP="00677633">
      <w:pPr>
        <w:pStyle w:val="a9"/>
      </w:pPr>
      <w:r>
        <w:rPr>
          <w:rStyle w:val="af9"/>
        </w:rPr>
        <w:endnoteRef/>
      </w:r>
      <w:r>
        <w:t xml:space="preserve"> </w:t>
      </w:r>
      <w:r w:rsidRPr="00EB68EC">
        <w:rPr>
          <w:rFonts w:hint="eastAsia"/>
        </w:rPr>
        <w:t>傅祥斌</w:t>
      </w:r>
      <w:r w:rsidRPr="00EB68EC">
        <w:rPr>
          <w:rFonts w:hint="eastAsia"/>
        </w:rPr>
        <w:t xml:space="preserve">, </w:t>
      </w:r>
      <w:r w:rsidRPr="00EB68EC">
        <w:rPr>
          <w:rFonts w:hint="eastAsia"/>
        </w:rPr>
        <w:t>周芳芷</w:t>
      </w:r>
      <w:r w:rsidRPr="00EB68EC">
        <w:rPr>
          <w:rFonts w:hint="eastAsia"/>
        </w:rPr>
        <w:t xml:space="preserve">, </w:t>
      </w:r>
      <w:r w:rsidRPr="00EB68EC">
        <w:rPr>
          <w:rFonts w:hint="eastAsia"/>
        </w:rPr>
        <w:t>赵屹</w:t>
      </w:r>
      <w:r w:rsidRPr="00EB68EC">
        <w:rPr>
          <w:rFonts w:hint="eastAsia"/>
        </w:rPr>
        <w:t xml:space="preserve">, </w:t>
      </w:r>
      <w:r w:rsidRPr="00EB68EC">
        <w:rPr>
          <w:rFonts w:hint="eastAsia"/>
        </w:rPr>
        <w:t>赵妤</w:t>
      </w:r>
      <w:r w:rsidRPr="00EB68EC">
        <w:rPr>
          <w:rFonts w:hint="eastAsia"/>
        </w:rPr>
        <w:t xml:space="preserve">. </w:t>
      </w:r>
      <w:r w:rsidRPr="00EB68EC">
        <w:rPr>
          <w:rFonts w:hint="eastAsia"/>
        </w:rPr>
        <w:t>社交媒体关注、监管问询与公司并购——基于东方财富“股吧”论坛文本分析的经验证据</w:t>
      </w:r>
      <w:r w:rsidRPr="00EB68EC">
        <w:rPr>
          <w:rFonts w:hint="eastAsia"/>
        </w:rPr>
        <w:t xml:space="preserve">[J]. </w:t>
      </w:r>
      <w:r w:rsidRPr="00EB68EC">
        <w:rPr>
          <w:rFonts w:hint="eastAsia"/>
        </w:rPr>
        <w:t>管理工程学报</w:t>
      </w:r>
      <w:r w:rsidRPr="00EB68EC">
        <w:rPr>
          <w:rFonts w:hint="eastAsia"/>
        </w:rPr>
        <w:t>, 2024, 38(4): 16</w:t>
      </w:r>
      <w:r w:rsidRPr="00EB68EC">
        <w:rPr>
          <w:rFonts w:hint="eastAsia"/>
        </w:rPr>
        <w:t>–</w:t>
      </w:r>
      <w:r w:rsidRPr="00EB68EC">
        <w:rPr>
          <w:rFonts w:hint="eastAsia"/>
        </w:rPr>
        <w:t>28.</w:t>
      </w:r>
    </w:p>
  </w:endnote>
  <w:endnote w:id="24">
    <w:p w14:paraId="2D9BE5B7" w14:textId="77777777" w:rsidR="0058307F" w:rsidRPr="007715B4" w:rsidRDefault="0058307F" w:rsidP="0058307F">
      <w:pPr>
        <w:pStyle w:val="a9"/>
        <w:rPr>
          <w:ins w:id="36" w:author="生 卢" w:date="2025-07-03T17:53:00Z" w16du:dateUtc="2025-07-03T09:53:00Z"/>
        </w:rPr>
      </w:pPr>
      <w:ins w:id="37" w:author="生 卢" w:date="2025-07-03T17:53:00Z" w16du:dateUtc="2025-07-03T09:53:00Z">
        <w:r>
          <w:rPr>
            <w:rStyle w:val="af9"/>
          </w:rPr>
          <w:endnoteRef/>
        </w:r>
        <w:r>
          <w:t xml:space="preserve"> </w:t>
        </w:r>
        <w:r w:rsidRPr="00C74013">
          <w:rPr>
            <w:rFonts w:hint="eastAsia"/>
          </w:rPr>
          <w:t>姚加权</w:t>
        </w:r>
        <w:r w:rsidRPr="00C74013">
          <w:rPr>
            <w:rFonts w:hint="eastAsia"/>
          </w:rPr>
          <w:t xml:space="preserve">, </w:t>
        </w:r>
        <w:r w:rsidRPr="00C74013">
          <w:rPr>
            <w:rFonts w:hint="eastAsia"/>
          </w:rPr>
          <w:t>冯绪</w:t>
        </w:r>
        <w:r w:rsidRPr="00C74013">
          <w:rPr>
            <w:rFonts w:hint="eastAsia"/>
          </w:rPr>
          <w:t xml:space="preserve">, </w:t>
        </w:r>
        <w:r w:rsidRPr="00C74013">
          <w:rPr>
            <w:rFonts w:hint="eastAsia"/>
          </w:rPr>
          <w:t>王骁杉</w:t>
        </w:r>
        <w:r w:rsidRPr="00C74013">
          <w:rPr>
            <w:rFonts w:hint="eastAsia"/>
          </w:rPr>
          <w:t xml:space="preserve">, </w:t>
        </w:r>
        <w:r w:rsidRPr="00C74013">
          <w:rPr>
            <w:rFonts w:hint="eastAsia"/>
          </w:rPr>
          <w:t>张维</w:t>
        </w:r>
        <w:r w:rsidRPr="00C74013">
          <w:rPr>
            <w:rFonts w:hint="eastAsia"/>
          </w:rPr>
          <w:t xml:space="preserve">. </w:t>
        </w:r>
        <w:r w:rsidRPr="00C74013">
          <w:rPr>
            <w:rFonts w:hint="eastAsia"/>
          </w:rPr>
          <w:t>语调、情绪及市场影响：基于金融情绪词典</w:t>
        </w:r>
        <w:r w:rsidRPr="00C74013">
          <w:rPr>
            <w:rFonts w:hint="eastAsia"/>
          </w:rPr>
          <w:t xml:space="preserve">[J]. </w:t>
        </w:r>
        <w:r w:rsidRPr="00C74013">
          <w:rPr>
            <w:rFonts w:hint="eastAsia"/>
          </w:rPr>
          <w:t>管理科学学报</w:t>
        </w:r>
        <w:r w:rsidRPr="00C74013">
          <w:rPr>
            <w:rFonts w:hint="eastAsia"/>
          </w:rPr>
          <w:t>, 2021, 24(05)</w:t>
        </w:r>
      </w:ins>
    </w:p>
  </w:endnote>
  <w:endnote w:id="25">
    <w:p w14:paraId="50C863FD" w14:textId="77777777" w:rsidR="0058307F" w:rsidRDefault="0058307F" w:rsidP="0058307F">
      <w:pPr>
        <w:pStyle w:val="a9"/>
        <w:rPr>
          <w:ins w:id="40" w:author="生 卢" w:date="2025-07-03T17:53:00Z" w16du:dateUtc="2025-07-03T09:53:00Z"/>
        </w:rPr>
      </w:pPr>
      <w:ins w:id="41" w:author="生 卢" w:date="2025-07-03T17:53:00Z" w16du:dateUtc="2025-07-03T09:53:00Z">
        <w:r>
          <w:rPr>
            <w:rStyle w:val="af9"/>
          </w:rPr>
          <w:endnoteRef/>
        </w:r>
        <w:r>
          <w:t xml:space="preserve"> </w:t>
        </w:r>
        <w:r>
          <w:rPr>
            <w:rFonts w:hint="eastAsia"/>
          </w:rPr>
          <w:t>许雪晨</w:t>
        </w:r>
        <w:r>
          <w:rPr>
            <w:rFonts w:hint="eastAsia"/>
          </w:rPr>
          <w:t>,</w:t>
        </w:r>
        <w:r>
          <w:rPr>
            <w:rFonts w:hint="eastAsia"/>
          </w:rPr>
          <w:t>田侃</w:t>
        </w:r>
        <w:r>
          <w:rPr>
            <w:rFonts w:hint="eastAsia"/>
          </w:rPr>
          <w:t>.</w:t>
        </w:r>
        <w:r>
          <w:rPr>
            <w:rFonts w:hint="eastAsia"/>
          </w:rPr>
          <w:t>一种基于金融文本情感分析的股票指数预测新方法</w:t>
        </w:r>
        <w:r>
          <w:rPr>
            <w:rFonts w:hint="eastAsia"/>
          </w:rPr>
          <w:t xml:space="preserve">[J]. </w:t>
        </w:r>
        <w:r>
          <w:rPr>
            <w:rFonts w:hint="eastAsia"/>
          </w:rPr>
          <w:t>数量经济技术经济研究</w:t>
        </w:r>
        <w:r>
          <w:rPr>
            <w:rFonts w:hint="eastAsia"/>
          </w:rPr>
          <w:t>,2021, 38(12):124-145.</w:t>
        </w:r>
      </w:ins>
    </w:p>
  </w:endnote>
  <w:endnote w:id="26">
    <w:p w14:paraId="32B0B7D4" w14:textId="77777777" w:rsidR="0058307F" w:rsidRDefault="0058307F" w:rsidP="0058307F">
      <w:pPr>
        <w:pStyle w:val="a9"/>
        <w:rPr>
          <w:ins w:id="42" w:author="生 卢" w:date="2025-07-03T17:53:00Z" w16du:dateUtc="2025-07-03T09:53:00Z"/>
        </w:rPr>
      </w:pPr>
      <w:ins w:id="43" w:author="生 卢" w:date="2025-07-03T17:53:00Z" w16du:dateUtc="2025-07-03T09:53:00Z">
        <w:r>
          <w:rPr>
            <w:rStyle w:val="af9"/>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ins>
    </w:p>
  </w:endnote>
  <w:endnote w:id="27">
    <w:p w14:paraId="40890E77" w14:textId="77777777" w:rsidR="0058307F" w:rsidRDefault="0058307F" w:rsidP="0058307F">
      <w:pPr>
        <w:pStyle w:val="a9"/>
        <w:rPr>
          <w:ins w:id="44" w:author="生 卢" w:date="2025-07-03T17:53:00Z" w16du:dateUtc="2025-07-03T09:53:00Z"/>
        </w:rPr>
      </w:pPr>
      <w:ins w:id="45" w:author="生 卢" w:date="2025-07-03T17:53:00Z" w16du:dateUtc="2025-07-03T09:53:00Z">
        <w:r>
          <w:rPr>
            <w:rStyle w:val="af9"/>
          </w:rPr>
          <w:endnoteRef/>
        </w:r>
        <w:r>
          <w:t xml:space="preserve"> Shi</w:t>
        </w:r>
        <w:r>
          <w:rPr>
            <w:rFonts w:hint="eastAsia"/>
          </w:rPr>
          <w:t>，</w:t>
        </w:r>
        <w:r>
          <w:t>Y.</w:t>
        </w:r>
        <w:r>
          <w:rPr>
            <w:rFonts w:hint="eastAsia"/>
          </w:rPr>
          <w:t>，</w:t>
        </w:r>
        <w:r>
          <w:t>An</w:t>
        </w:r>
        <w:r>
          <w:rPr>
            <w:rFonts w:hint="eastAsia"/>
          </w:rPr>
          <w:t>，</w:t>
        </w:r>
        <w:r>
          <w:t>Y.</w:t>
        </w:r>
        <w:r>
          <w:rPr>
            <w:rFonts w:hint="eastAsia"/>
          </w:rPr>
          <w:t>，</w:t>
        </w:r>
        <w:r>
          <w:t>Zhu</w:t>
        </w:r>
        <w:r>
          <w:rPr>
            <w:rFonts w:hint="eastAsia"/>
          </w:rPr>
          <w:t>，</w:t>
        </w:r>
        <w:r>
          <w:t>X.Jiang</w:t>
        </w:r>
        <w:r>
          <w:rPr>
            <w:rFonts w:hint="eastAsia"/>
          </w:rPr>
          <w:t>，</w:t>
        </w:r>
        <w:r>
          <w:t>F.</w:t>
        </w:r>
        <w:r>
          <w:rPr>
            <w:rFonts w:hint="eastAsia"/>
          </w:rPr>
          <w:t>，</w:t>
        </w:r>
        <w:r>
          <w:t>2022</w:t>
        </w:r>
        <w:r>
          <w:rPr>
            <w:rFonts w:hint="eastAsia"/>
          </w:rPr>
          <w:t>，“</w:t>
        </w:r>
        <w:r>
          <w:t>Better and to Hear All Parties</w:t>
        </w:r>
        <w:r>
          <w:rPr>
            <w:rFonts w:hint="eastAsia"/>
          </w:rPr>
          <w:t>：</w:t>
        </w:r>
        <w:r>
          <w:t>Understanding the Impact of Homophily in Online Finan⁃cial Discussion”</w:t>
        </w:r>
        <w:r>
          <w:rPr>
            <w:rFonts w:hint="eastAsia"/>
          </w:rPr>
          <w:t>，</w:t>
        </w:r>
        <w:r>
          <w:t>Electronic Commerce Research and Applications</w:t>
        </w:r>
        <w:r>
          <w:rPr>
            <w:rFonts w:hint="eastAsia"/>
          </w:rPr>
          <w:t>，</w:t>
        </w:r>
        <w:r>
          <w:t>vol.54</w:t>
        </w:r>
        <w:r>
          <w:rPr>
            <w:rFonts w:hint="eastAsia"/>
          </w:rPr>
          <w:t>，</w:t>
        </w:r>
        <w:r>
          <w:t>pp.1˜ 18.</w:t>
        </w:r>
      </w:ins>
    </w:p>
  </w:endnote>
  <w:endnote w:id="28">
    <w:p w14:paraId="0F75843F" w14:textId="77777777" w:rsidR="00CF1744" w:rsidRDefault="00067D79">
      <w:pPr>
        <w:pStyle w:val="a9"/>
      </w:pPr>
      <w:r>
        <w:rPr>
          <w:rStyle w:val="af9"/>
        </w:rPr>
        <w:endnoteRef/>
      </w:r>
      <w:r>
        <w:t xml:space="preserve"> </w:t>
      </w:r>
      <w:r>
        <w:rPr>
          <w:rFonts w:hint="eastAsia"/>
        </w:rPr>
        <w:t>黄炜</w:t>
      </w:r>
      <w:r>
        <w:rPr>
          <w:rFonts w:hint="eastAsia"/>
        </w:rPr>
        <w:t xml:space="preserve">, </w:t>
      </w:r>
      <w:r>
        <w:rPr>
          <w:rFonts w:hint="eastAsia"/>
        </w:rPr>
        <w:t>张子尧</w:t>
      </w:r>
      <w:r>
        <w:rPr>
          <w:rFonts w:hint="eastAsia"/>
        </w:rPr>
        <w:t>,</w:t>
      </w:r>
      <w:r>
        <w:rPr>
          <w:rFonts w:hint="eastAsia"/>
        </w:rPr>
        <w:t>刘安然</w:t>
      </w:r>
      <w:r>
        <w:rPr>
          <w:rFonts w:hint="eastAsia"/>
        </w:rPr>
        <w:t>.</w:t>
      </w:r>
      <w:r>
        <w:rPr>
          <w:rFonts w:hint="eastAsia"/>
        </w:rPr>
        <w:t>从双重差分法到事件研究法</w:t>
      </w:r>
      <w:r>
        <w:rPr>
          <w:rFonts w:hint="eastAsia"/>
        </w:rPr>
        <w:t>[J].</w:t>
      </w:r>
      <w:r>
        <w:rPr>
          <w:rFonts w:hint="eastAsia"/>
        </w:rPr>
        <w:t>产业经济评论</w:t>
      </w:r>
      <w:r>
        <w:rPr>
          <w:rFonts w:hint="eastAsia"/>
        </w:rPr>
        <w:t>,2022,2: 17-36.</w:t>
      </w:r>
    </w:p>
  </w:endnote>
  <w:endnote w:id="29">
    <w:p w14:paraId="2E2B5726" w14:textId="7949FF11" w:rsidR="007715B4" w:rsidRPr="007715B4" w:rsidDel="0058307F" w:rsidRDefault="007715B4">
      <w:pPr>
        <w:pStyle w:val="a9"/>
        <w:rPr>
          <w:del w:id="122" w:author="生 卢" w:date="2025-07-03T17:53:00Z" w16du:dateUtc="2025-07-03T09:53:00Z"/>
        </w:rPr>
      </w:pPr>
      <w:del w:id="123" w:author="生 卢" w:date="2025-07-03T17:53:00Z" w16du:dateUtc="2025-07-03T09:53:00Z">
        <w:r w:rsidDel="0058307F">
          <w:rPr>
            <w:rStyle w:val="af9"/>
          </w:rPr>
          <w:endnoteRef/>
        </w:r>
        <w:r w:rsidDel="0058307F">
          <w:delText xml:space="preserve"> </w:delText>
        </w:r>
        <w:r w:rsidR="00C74013" w:rsidRPr="00C74013" w:rsidDel="0058307F">
          <w:rPr>
            <w:rFonts w:hint="eastAsia"/>
          </w:rPr>
          <w:delText>姚加权</w:delText>
        </w:r>
        <w:r w:rsidR="00C74013" w:rsidRPr="00C74013" w:rsidDel="0058307F">
          <w:rPr>
            <w:rFonts w:hint="eastAsia"/>
          </w:rPr>
          <w:delText xml:space="preserve">, </w:delText>
        </w:r>
        <w:r w:rsidR="00C74013" w:rsidRPr="00C74013" w:rsidDel="0058307F">
          <w:rPr>
            <w:rFonts w:hint="eastAsia"/>
          </w:rPr>
          <w:delText>冯绪</w:delText>
        </w:r>
        <w:r w:rsidR="00C74013" w:rsidRPr="00C74013" w:rsidDel="0058307F">
          <w:rPr>
            <w:rFonts w:hint="eastAsia"/>
          </w:rPr>
          <w:delText xml:space="preserve">, </w:delText>
        </w:r>
        <w:r w:rsidR="00C74013" w:rsidRPr="00C74013" w:rsidDel="0058307F">
          <w:rPr>
            <w:rFonts w:hint="eastAsia"/>
          </w:rPr>
          <w:delText>王骁杉</w:delText>
        </w:r>
        <w:r w:rsidR="00C74013" w:rsidRPr="00C74013" w:rsidDel="0058307F">
          <w:rPr>
            <w:rFonts w:hint="eastAsia"/>
          </w:rPr>
          <w:delText xml:space="preserve">, </w:delText>
        </w:r>
        <w:r w:rsidR="00C74013" w:rsidRPr="00C74013" w:rsidDel="0058307F">
          <w:rPr>
            <w:rFonts w:hint="eastAsia"/>
          </w:rPr>
          <w:delText>张维</w:delText>
        </w:r>
        <w:r w:rsidR="00C74013" w:rsidRPr="00C74013" w:rsidDel="0058307F">
          <w:rPr>
            <w:rFonts w:hint="eastAsia"/>
          </w:rPr>
          <w:delText xml:space="preserve">. </w:delText>
        </w:r>
        <w:r w:rsidR="00C74013" w:rsidRPr="00C74013" w:rsidDel="0058307F">
          <w:rPr>
            <w:rFonts w:hint="eastAsia"/>
          </w:rPr>
          <w:delText>语调、情绪及市场影响：基于金融情绪词典</w:delText>
        </w:r>
        <w:r w:rsidR="00C74013" w:rsidRPr="00C74013" w:rsidDel="0058307F">
          <w:rPr>
            <w:rFonts w:hint="eastAsia"/>
          </w:rPr>
          <w:delText xml:space="preserve">[J]. </w:delText>
        </w:r>
        <w:r w:rsidR="00C74013" w:rsidRPr="00C74013" w:rsidDel="0058307F">
          <w:rPr>
            <w:rFonts w:hint="eastAsia"/>
          </w:rPr>
          <w:delText>管理科学学报</w:delText>
        </w:r>
        <w:r w:rsidR="00C74013" w:rsidRPr="00C74013" w:rsidDel="0058307F">
          <w:rPr>
            <w:rFonts w:hint="eastAsia"/>
          </w:rPr>
          <w:delText>, 2021, 24(05)</w:delText>
        </w:r>
      </w:del>
    </w:p>
  </w:endnote>
  <w:endnote w:id="30">
    <w:p w14:paraId="155D28A3" w14:textId="77777777" w:rsidR="007715B4" w:rsidDel="0058307F" w:rsidRDefault="007715B4" w:rsidP="007715B4">
      <w:pPr>
        <w:pStyle w:val="a9"/>
        <w:rPr>
          <w:del w:id="126" w:author="生 卢" w:date="2025-07-03T17:53:00Z" w16du:dateUtc="2025-07-03T09:53:00Z"/>
        </w:rPr>
      </w:pPr>
      <w:del w:id="127" w:author="生 卢" w:date="2025-07-03T17:53:00Z" w16du:dateUtc="2025-07-03T09:53:00Z">
        <w:r w:rsidDel="0058307F">
          <w:rPr>
            <w:rStyle w:val="af9"/>
          </w:rPr>
          <w:endnoteRef/>
        </w:r>
        <w:r w:rsidDel="0058307F">
          <w:delText xml:space="preserve"> </w:delText>
        </w:r>
        <w:r w:rsidDel="0058307F">
          <w:rPr>
            <w:rFonts w:hint="eastAsia"/>
          </w:rPr>
          <w:delText>许雪晨</w:delText>
        </w:r>
        <w:r w:rsidDel="0058307F">
          <w:rPr>
            <w:rFonts w:hint="eastAsia"/>
          </w:rPr>
          <w:delText>,</w:delText>
        </w:r>
        <w:r w:rsidDel="0058307F">
          <w:rPr>
            <w:rFonts w:hint="eastAsia"/>
          </w:rPr>
          <w:delText>田侃</w:delText>
        </w:r>
        <w:r w:rsidDel="0058307F">
          <w:rPr>
            <w:rFonts w:hint="eastAsia"/>
          </w:rPr>
          <w:delText>.</w:delText>
        </w:r>
        <w:r w:rsidDel="0058307F">
          <w:rPr>
            <w:rFonts w:hint="eastAsia"/>
          </w:rPr>
          <w:delText>一种基于金融文本情感分析的股票指数预测新方法</w:delText>
        </w:r>
        <w:r w:rsidDel="0058307F">
          <w:rPr>
            <w:rFonts w:hint="eastAsia"/>
          </w:rPr>
          <w:delText xml:space="preserve">[J]. </w:delText>
        </w:r>
        <w:r w:rsidDel="0058307F">
          <w:rPr>
            <w:rFonts w:hint="eastAsia"/>
          </w:rPr>
          <w:delText>数量经济技术经济研究</w:delText>
        </w:r>
        <w:r w:rsidDel="0058307F">
          <w:rPr>
            <w:rFonts w:hint="eastAsia"/>
          </w:rPr>
          <w:delText>,2021, 38(12):124-145.</w:delText>
        </w:r>
      </w:del>
    </w:p>
  </w:endnote>
  <w:endnote w:id="31">
    <w:p w14:paraId="31ECBFB2" w14:textId="77777777" w:rsidR="007715B4" w:rsidDel="0058307F" w:rsidRDefault="007715B4" w:rsidP="007715B4">
      <w:pPr>
        <w:pStyle w:val="a9"/>
        <w:rPr>
          <w:del w:id="128" w:author="生 卢" w:date="2025-07-03T17:53:00Z" w16du:dateUtc="2025-07-03T09:53:00Z"/>
        </w:rPr>
      </w:pPr>
      <w:del w:id="129" w:author="生 卢" w:date="2025-07-03T17:53:00Z" w16du:dateUtc="2025-07-03T09:53:00Z">
        <w:r w:rsidDel="0058307F">
          <w:rPr>
            <w:rStyle w:val="af9"/>
          </w:rPr>
          <w:endnoteRef/>
        </w:r>
        <w:r w:rsidDel="0058307F">
          <w:delText xml:space="preserve"> </w:delText>
        </w:r>
        <w:r w:rsidDel="0058307F">
          <w:rPr>
            <w:rFonts w:hint="eastAsia"/>
          </w:rPr>
          <w:delText>Huang</w:delText>
        </w:r>
        <w:r w:rsidDel="0058307F">
          <w:rPr>
            <w:rFonts w:hint="eastAsia"/>
          </w:rPr>
          <w:delText>，</w:delText>
        </w:r>
        <w:r w:rsidDel="0058307F">
          <w:rPr>
            <w:rFonts w:hint="eastAsia"/>
          </w:rPr>
          <w:delText>A.H.</w:delText>
        </w:r>
        <w:r w:rsidDel="0058307F">
          <w:rPr>
            <w:rFonts w:hint="eastAsia"/>
          </w:rPr>
          <w:delText>，</w:delText>
        </w:r>
        <w:r w:rsidDel="0058307F">
          <w:rPr>
            <w:rFonts w:hint="eastAsia"/>
          </w:rPr>
          <w:delText>Wang</w:delText>
        </w:r>
        <w:r w:rsidDel="0058307F">
          <w:rPr>
            <w:rFonts w:hint="eastAsia"/>
          </w:rPr>
          <w:delText>，</w:delText>
        </w:r>
        <w:r w:rsidDel="0058307F">
          <w:rPr>
            <w:rFonts w:hint="eastAsia"/>
          </w:rPr>
          <w:delText>H.Yang</w:delText>
        </w:r>
        <w:r w:rsidDel="0058307F">
          <w:rPr>
            <w:rFonts w:hint="eastAsia"/>
          </w:rPr>
          <w:delText>，</w:delText>
        </w:r>
        <w:r w:rsidDel="0058307F">
          <w:rPr>
            <w:rFonts w:hint="eastAsia"/>
          </w:rPr>
          <w:delText>Y.</w:delText>
        </w:r>
        <w:r w:rsidDel="0058307F">
          <w:rPr>
            <w:rFonts w:hint="eastAsia"/>
          </w:rPr>
          <w:delText>，</w:delText>
        </w:r>
        <w:r w:rsidDel="0058307F">
          <w:rPr>
            <w:rFonts w:hint="eastAsia"/>
          </w:rPr>
          <w:delText>2023</w:delText>
        </w:r>
        <w:r w:rsidDel="0058307F">
          <w:rPr>
            <w:rFonts w:hint="eastAsia"/>
          </w:rPr>
          <w:delText>，“</w:delText>
        </w:r>
        <w:r w:rsidDel="0058307F">
          <w:rPr>
            <w:rFonts w:hint="eastAsia"/>
          </w:rPr>
          <w:delText>FinBERT</w:delText>
        </w:r>
        <w:r w:rsidDel="0058307F">
          <w:rPr>
            <w:rFonts w:hint="eastAsia"/>
          </w:rPr>
          <w:delText>：</w:delText>
        </w:r>
        <w:r w:rsidDel="0058307F">
          <w:rPr>
            <w:rFonts w:hint="eastAsia"/>
          </w:rPr>
          <w:delText>A Language Model for Extracting and Large Information from Financial Text</w:delText>
        </w:r>
        <w:r w:rsidDel="0058307F">
          <w:rPr>
            <w:rFonts w:hint="eastAsia"/>
          </w:rPr>
          <w:delText>”，</w:delText>
        </w:r>
        <w:r w:rsidDel="0058307F">
          <w:rPr>
            <w:rFonts w:hint="eastAsia"/>
          </w:rPr>
          <w:delText>Contemporary Accounting Research</w:delText>
        </w:r>
        <w:r w:rsidDel="0058307F">
          <w:rPr>
            <w:rFonts w:hint="eastAsia"/>
          </w:rPr>
          <w:delText>，</w:delText>
        </w:r>
        <w:r w:rsidDel="0058307F">
          <w:rPr>
            <w:rFonts w:hint="eastAsia"/>
          </w:rPr>
          <w:delText>vol.40</w:delText>
        </w:r>
        <w:r w:rsidDel="0058307F">
          <w:rPr>
            <w:rFonts w:hint="eastAsia"/>
          </w:rPr>
          <w:delText>，</w:delText>
        </w:r>
        <w:r w:rsidDel="0058307F">
          <w:rPr>
            <w:rFonts w:hint="eastAsia"/>
          </w:rPr>
          <w:delText>pp.806</w:delText>
        </w:r>
        <w:r w:rsidDel="0058307F">
          <w:rPr>
            <w:rFonts w:hint="eastAsia"/>
          </w:rPr>
          <w:delText>˜</w:delText>
        </w:r>
        <w:r w:rsidDel="0058307F">
          <w:rPr>
            <w:rFonts w:hint="eastAsia"/>
          </w:rPr>
          <w:delText xml:space="preserve"> 841.</w:delText>
        </w:r>
      </w:del>
    </w:p>
  </w:endnote>
  <w:endnote w:id="32">
    <w:p w14:paraId="6282D845" w14:textId="77777777" w:rsidR="007715B4" w:rsidDel="0058307F" w:rsidRDefault="007715B4" w:rsidP="007715B4">
      <w:pPr>
        <w:pStyle w:val="a9"/>
        <w:rPr>
          <w:del w:id="130" w:author="生 卢" w:date="2025-07-03T17:53:00Z" w16du:dateUtc="2025-07-03T09:53:00Z"/>
        </w:rPr>
      </w:pPr>
      <w:del w:id="131" w:author="生 卢" w:date="2025-07-03T17:53:00Z" w16du:dateUtc="2025-07-03T09:53:00Z">
        <w:r w:rsidDel="0058307F">
          <w:rPr>
            <w:rStyle w:val="af9"/>
          </w:rPr>
          <w:endnoteRef/>
        </w:r>
        <w:r w:rsidDel="0058307F">
          <w:delText xml:space="preserve"> Shi</w:delText>
        </w:r>
        <w:r w:rsidDel="0058307F">
          <w:rPr>
            <w:rFonts w:hint="eastAsia"/>
          </w:rPr>
          <w:delText>，</w:delText>
        </w:r>
        <w:r w:rsidDel="0058307F">
          <w:delText>Y.</w:delText>
        </w:r>
        <w:r w:rsidDel="0058307F">
          <w:rPr>
            <w:rFonts w:hint="eastAsia"/>
          </w:rPr>
          <w:delText>，</w:delText>
        </w:r>
        <w:r w:rsidDel="0058307F">
          <w:delText>An</w:delText>
        </w:r>
        <w:r w:rsidDel="0058307F">
          <w:rPr>
            <w:rFonts w:hint="eastAsia"/>
          </w:rPr>
          <w:delText>，</w:delText>
        </w:r>
        <w:r w:rsidDel="0058307F">
          <w:delText>Y.</w:delText>
        </w:r>
        <w:r w:rsidDel="0058307F">
          <w:rPr>
            <w:rFonts w:hint="eastAsia"/>
          </w:rPr>
          <w:delText>，</w:delText>
        </w:r>
        <w:r w:rsidDel="0058307F">
          <w:delText>Zhu</w:delText>
        </w:r>
        <w:r w:rsidDel="0058307F">
          <w:rPr>
            <w:rFonts w:hint="eastAsia"/>
          </w:rPr>
          <w:delText>，</w:delText>
        </w:r>
        <w:r w:rsidDel="0058307F">
          <w:delText>X.Jiang</w:delText>
        </w:r>
        <w:r w:rsidDel="0058307F">
          <w:rPr>
            <w:rFonts w:hint="eastAsia"/>
          </w:rPr>
          <w:delText>，</w:delText>
        </w:r>
        <w:r w:rsidDel="0058307F">
          <w:delText>F.</w:delText>
        </w:r>
        <w:r w:rsidDel="0058307F">
          <w:rPr>
            <w:rFonts w:hint="eastAsia"/>
          </w:rPr>
          <w:delText>，</w:delText>
        </w:r>
        <w:r w:rsidDel="0058307F">
          <w:delText>2022</w:delText>
        </w:r>
        <w:r w:rsidDel="0058307F">
          <w:rPr>
            <w:rFonts w:hint="eastAsia"/>
          </w:rPr>
          <w:delText>，“</w:delText>
        </w:r>
        <w:r w:rsidDel="0058307F">
          <w:delText>Better and to Hear All Parties</w:delText>
        </w:r>
        <w:r w:rsidDel="0058307F">
          <w:rPr>
            <w:rFonts w:hint="eastAsia"/>
          </w:rPr>
          <w:delText>：</w:delText>
        </w:r>
        <w:r w:rsidDel="0058307F">
          <w:delText>Understanding the Impact of Homophily in Online Finan⁃cial Discussion”</w:delText>
        </w:r>
        <w:r w:rsidDel="0058307F">
          <w:rPr>
            <w:rFonts w:hint="eastAsia"/>
          </w:rPr>
          <w:delText>，</w:delText>
        </w:r>
        <w:r w:rsidDel="0058307F">
          <w:delText>Electronic Commerce Research and Applications</w:delText>
        </w:r>
        <w:r w:rsidDel="0058307F">
          <w:rPr>
            <w:rFonts w:hint="eastAsia"/>
          </w:rPr>
          <w:delText>，</w:delText>
        </w:r>
        <w:r w:rsidDel="0058307F">
          <w:delText>vol.54</w:delText>
        </w:r>
        <w:r w:rsidDel="0058307F">
          <w:rPr>
            <w:rFonts w:hint="eastAsia"/>
          </w:rPr>
          <w:delText>，</w:delText>
        </w:r>
        <w:r w:rsidDel="0058307F">
          <w:delText>pp.1˜ 18.</w:delText>
        </w:r>
      </w:del>
    </w:p>
  </w:endnote>
  <w:endnote w:id="33">
    <w:p w14:paraId="2A5F0C4D" w14:textId="77777777" w:rsidR="00CF1744" w:rsidRDefault="00067D79">
      <w:pPr>
        <w:pStyle w:val="a9"/>
      </w:pPr>
      <w:r>
        <w:rPr>
          <w:rStyle w:val="af9"/>
        </w:rPr>
        <w:endnoteRef/>
      </w:r>
      <w:r>
        <w:t xml:space="preserve"> </w:t>
      </w:r>
      <w:r>
        <w:rPr>
          <w:rFonts w:hint="eastAsia"/>
        </w:rPr>
        <w:t>江艇</w:t>
      </w:r>
      <w:r>
        <w:rPr>
          <w:rFonts w:hint="eastAsia"/>
        </w:rPr>
        <w:t>.</w:t>
      </w:r>
      <w:r>
        <w:rPr>
          <w:rFonts w:hint="eastAsia"/>
        </w:rPr>
        <w:t>因果推断经验研究中的中介效应与调节效应</w:t>
      </w:r>
      <w:r>
        <w:rPr>
          <w:rFonts w:hint="eastAsia"/>
        </w:rPr>
        <w:t>[J].</w:t>
      </w:r>
      <w:r>
        <w:rPr>
          <w:rFonts w:hint="eastAsia"/>
        </w:rPr>
        <w:t>中国工业经济</w:t>
      </w:r>
      <w:r>
        <w:rPr>
          <w:rFonts w:hint="eastAsia"/>
        </w:rPr>
        <w:t>,2022,5(100):r120.</w:t>
      </w:r>
    </w:p>
  </w:endnote>
  <w:endnote w:id="34">
    <w:p w14:paraId="6F6BCFF4" w14:textId="32AA4616" w:rsidR="00544DFF" w:rsidRPr="00544DFF" w:rsidRDefault="00544DFF" w:rsidP="00544DFF">
      <w:pPr>
        <w:pStyle w:val="a9"/>
      </w:pPr>
      <w:r>
        <w:rPr>
          <w:rStyle w:val="af9"/>
        </w:rPr>
        <w:endnoteRef/>
      </w:r>
      <w:r>
        <w:t xml:space="preserve"> </w:t>
      </w:r>
      <w:r>
        <w:rPr>
          <w:rFonts w:hint="eastAsia"/>
        </w:rPr>
        <w:t>段江娇</w:t>
      </w:r>
      <w:r>
        <w:rPr>
          <w:rFonts w:hint="eastAsia"/>
        </w:rPr>
        <w:t xml:space="preserve">, </w:t>
      </w:r>
      <w:r>
        <w:rPr>
          <w:rFonts w:hint="eastAsia"/>
        </w:rPr>
        <w:t>刘红忠</w:t>
      </w:r>
      <w:r>
        <w:rPr>
          <w:rFonts w:hint="eastAsia"/>
        </w:rPr>
        <w:t xml:space="preserve">, </w:t>
      </w:r>
      <w:r>
        <w:rPr>
          <w:rFonts w:hint="eastAsia"/>
        </w:rPr>
        <w:t>曾剑平</w:t>
      </w:r>
      <w:r>
        <w:rPr>
          <w:rFonts w:hint="eastAsia"/>
        </w:rPr>
        <w:t>.</w:t>
      </w:r>
      <w:r>
        <w:rPr>
          <w:rFonts w:hint="eastAsia"/>
        </w:rPr>
        <w:t>中国股票网络论坛的信息含量分析</w:t>
      </w:r>
      <w:r>
        <w:rPr>
          <w:rFonts w:hint="eastAsia"/>
        </w:rPr>
        <w:t xml:space="preserve">[J]. </w:t>
      </w:r>
      <w:r>
        <w:rPr>
          <w:rFonts w:hint="eastAsia"/>
        </w:rPr>
        <w:t>金融研究</w:t>
      </w:r>
      <w:r>
        <w:rPr>
          <w:rFonts w:hint="eastAsia"/>
        </w:rPr>
        <w:t xml:space="preserve"> , 2017(10): 178-192</w:t>
      </w:r>
      <w:r w:rsidR="00D151D8">
        <w:rPr>
          <w:rFonts w:hint="eastAsia"/>
        </w:rPr>
        <w:t>.</w:t>
      </w:r>
    </w:p>
  </w:endnote>
  <w:endnote w:id="35">
    <w:p w14:paraId="1EDBF7F5" w14:textId="72B0B339" w:rsidR="00D151D8" w:rsidRPr="00D151D8" w:rsidRDefault="00D151D8" w:rsidP="00D151D8">
      <w:pPr>
        <w:pStyle w:val="a9"/>
      </w:pPr>
      <w:r>
        <w:rPr>
          <w:rStyle w:val="af9"/>
        </w:rPr>
        <w:endnoteRef/>
      </w:r>
      <w:r>
        <w:t xml:space="preserve"> </w:t>
      </w:r>
      <w:r>
        <w:rPr>
          <w:rFonts w:hint="eastAsia"/>
        </w:rPr>
        <w:t>张宁</w:t>
      </w:r>
      <w:r>
        <w:rPr>
          <w:rFonts w:hint="eastAsia"/>
        </w:rPr>
        <w:t xml:space="preserve">, </w:t>
      </w:r>
      <w:r>
        <w:rPr>
          <w:rFonts w:hint="eastAsia"/>
        </w:rPr>
        <w:t>尹乐民</w:t>
      </w:r>
      <w:r>
        <w:rPr>
          <w:rFonts w:hint="eastAsia"/>
        </w:rPr>
        <w:t xml:space="preserve">, </w:t>
      </w:r>
      <w:r>
        <w:rPr>
          <w:rFonts w:hint="eastAsia"/>
        </w:rPr>
        <w:t>何立峰</w:t>
      </w:r>
      <w:r>
        <w:rPr>
          <w:rFonts w:hint="eastAsia"/>
        </w:rPr>
        <w:t xml:space="preserve"> . </w:t>
      </w:r>
      <w:r>
        <w:rPr>
          <w:rFonts w:hint="eastAsia"/>
        </w:rPr>
        <w:t>网络股评“发布者</w:t>
      </w:r>
      <w:r>
        <w:rPr>
          <w:rFonts w:hint="eastAsia"/>
        </w:rPr>
        <w:t>-</w:t>
      </w:r>
      <w:r>
        <w:rPr>
          <w:rFonts w:hint="eastAsia"/>
        </w:rPr>
        <w:t>关注者”</w:t>
      </w:r>
      <w:r>
        <w:rPr>
          <w:rFonts w:hint="eastAsia"/>
        </w:rPr>
        <w:t>BSI</w:t>
      </w:r>
      <w:r>
        <w:rPr>
          <w:rFonts w:hint="eastAsia"/>
        </w:rPr>
        <w:t>与股票市场关联性研究</w:t>
      </w:r>
      <w:r>
        <w:rPr>
          <w:rFonts w:hint="eastAsia"/>
        </w:rPr>
        <w:t xml:space="preserve">[J]. </w:t>
      </w:r>
      <w:r>
        <w:rPr>
          <w:rFonts w:hint="eastAsia"/>
        </w:rPr>
        <w:t>数据分析与知识发现</w:t>
      </w:r>
      <w:r>
        <w:rPr>
          <w:rFonts w:hint="eastAsia"/>
        </w:rPr>
        <w:t>, 2018, 2(6): 1-12.</w:t>
      </w:r>
    </w:p>
  </w:endnote>
  <w:endnote w:id="36">
    <w:p w14:paraId="7485E3D6" w14:textId="2DA45F54" w:rsidR="00F91816" w:rsidRDefault="00F91816" w:rsidP="00F91816">
      <w:pPr>
        <w:pStyle w:val="a9"/>
      </w:pPr>
      <w:r>
        <w:rPr>
          <w:rStyle w:val="af9"/>
        </w:rPr>
        <w:endnoteRef/>
      </w:r>
      <w:r>
        <w:t xml:space="preserve"> </w:t>
      </w:r>
      <w:r>
        <w:rPr>
          <w:rFonts w:hint="eastAsia"/>
        </w:rPr>
        <w:t>Hayes</w:t>
      </w:r>
      <w:r>
        <w:rPr>
          <w:rFonts w:hint="eastAsia"/>
        </w:rPr>
        <w:t>，</w:t>
      </w:r>
      <w:r>
        <w:rPr>
          <w:rFonts w:hint="eastAsia"/>
        </w:rPr>
        <w:t>A. F. Beyond Baron and Kenny: Statistical Mediation Analysis in the New Millenniu</w:t>
      </w:r>
      <w:r>
        <w:rPr>
          <w:rFonts w:hint="eastAsia"/>
        </w:rPr>
        <w:t>［</w:t>
      </w:r>
      <w:r>
        <w:rPr>
          <w:rFonts w:hint="eastAsia"/>
        </w:rPr>
        <w:t>J</w:t>
      </w:r>
      <w:r>
        <w:rPr>
          <w:rFonts w:hint="eastAsia"/>
        </w:rPr>
        <w:t>］．</w:t>
      </w:r>
      <w:r>
        <w:rPr>
          <w:rFonts w:hint="eastAsia"/>
        </w:rPr>
        <w:t>Communication Monographs</w:t>
      </w:r>
      <w:r>
        <w:rPr>
          <w:rFonts w:hint="eastAsia"/>
        </w:rPr>
        <w:t>，</w:t>
      </w:r>
      <w:r>
        <w:rPr>
          <w:rFonts w:hint="eastAsia"/>
        </w:rPr>
        <w:t>2009</w:t>
      </w:r>
      <w:r>
        <w:rPr>
          <w:rFonts w:hint="eastAsia"/>
        </w:rPr>
        <w:t>，</w:t>
      </w:r>
      <w:r>
        <w:rPr>
          <w:rFonts w:hint="eastAsia"/>
        </w:rPr>
        <w:t>76( 4) : 408</w:t>
      </w:r>
      <w:r>
        <w:rPr>
          <w:rFonts w:hint="eastAsia"/>
        </w:rPr>
        <w:t>－</w:t>
      </w:r>
      <w:r>
        <w:rPr>
          <w:rFonts w:hint="eastAsia"/>
        </w:rPr>
        <w:t>420</w:t>
      </w:r>
      <w:r>
        <w:rPr>
          <w:rFonts w:hint="eastAsia"/>
        </w:rPr>
        <w:t>．</w:t>
      </w:r>
    </w:p>
  </w:endnote>
  <w:endnote w:id="37">
    <w:p w14:paraId="52B9ECC5" w14:textId="77777777" w:rsidR="00CF1744" w:rsidRDefault="00067D79">
      <w:pPr>
        <w:pStyle w:val="a9"/>
      </w:pPr>
      <w:r>
        <w:rPr>
          <w:rStyle w:val="af9"/>
        </w:rPr>
        <w:endnoteRef/>
      </w:r>
      <w:r>
        <w:t xml:space="preserve"> </w:t>
      </w:r>
      <w:r>
        <w:rPr>
          <w:rFonts w:hint="eastAsia"/>
        </w:rPr>
        <w:t>任胜钢</w:t>
      </w:r>
      <w:r>
        <w:rPr>
          <w:rFonts w:hint="eastAsia"/>
        </w:rPr>
        <w:t xml:space="preserve">, </w:t>
      </w:r>
      <w:r>
        <w:rPr>
          <w:rFonts w:hint="eastAsia"/>
        </w:rPr>
        <w:t>郑晶晶</w:t>
      </w:r>
      <w:r>
        <w:rPr>
          <w:rFonts w:hint="eastAsia"/>
        </w:rPr>
        <w:t xml:space="preserve">, </w:t>
      </w:r>
      <w:r>
        <w:rPr>
          <w:rFonts w:hint="eastAsia"/>
        </w:rPr>
        <w:t>刘东华</w:t>
      </w:r>
      <w:r>
        <w:rPr>
          <w:rFonts w:hint="eastAsia"/>
        </w:rPr>
        <w:t xml:space="preserve">, </w:t>
      </w:r>
      <w:r>
        <w:rPr>
          <w:rFonts w:hint="eastAsia"/>
        </w:rPr>
        <w:t>等</w:t>
      </w:r>
      <w:r>
        <w:rPr>
          <w:rFonts w:hint="eastAsia"/>
        </w:rPr>
        <w:t xml:space="preserve">. </w:t>
      </w:r>
      <w:r>
        <w:rPr>
          <w:rFonts w:hint="eastAsia"/>
        </w:rPr>
        <w:t>排污权交易机制是否提高了企业全要素生产率——来自中国上市公司的证据</w:t>
      </w:r>
      <w:r>
        <w:rPr>
          <w:rFonts w:hint="eastAsia"/>
        </w:rPr>
        <w:t>[J].</w:t>
      </w:r>
      <w:r>
        <w:rPr>
          <w:rFonts w:hint="eastAsia"/>
        </w:rPr>
        <w:t>中国工业经济</w:t>
      </w:r>
      <w:r>
        <w:rPr>
          <w:rFonts w:hint="eastAsia"/>
        </w:rPr>
        <w:t>, 2019 (5): 5-23.</w:t>
      </w:r>
    </w:p>
  </w:endnote>
  <w:endnote w:id="38">
    <w:p w14:paraId="41BD2B4A" w14:textId="77777777" w:rsidR="00CF1744" w:rsidRDefault="00067D79">
      <w:pPr>
        <w:pStyle w:val="a9"/>
      </w:pPr>
      <w:r>
        <w:rPr>
          <w:rStyle w:val="af9"/>
        </w:rPr>
        <w:endnoteRef/>
      </w:r>
      <w:r>
        <w:t xml:space="preserve"> </w:t>
      </w:r>
      <w:r>
        <w:rPr>
          <w:rFonts w:hint="eastAsia"/>
        </w:rPr>
        <w:t>刘建秋</w:t>
      </w:r>
      <w:r>
        <w:rPr>
          <w:rFonts w:hint="eastAsia"/>
        </w:rPr>
        <w:t xml:space="preserve">, </w:t>
      </w:r>
      <w:r>
        <w:rPr>
          <w:rFonts w:hint="eastAsia"/>
        </w:rPr>
        <w:t>徐雨露</w:t>
      </w:r>
      <w:r>
        <w:rPr>
          <w:rFonts w:hint="eastAsia"/>
        </w:rPr>
        <w:t xml:space="preserve">. </w:t>
      </w:r>
      <w:r>
        <w:rPr>
          <w:rFonts w:hint="eastAsia"/>
        </w:rPr>
        <w:t>中小股东群体负面情绪对管理层讨论与分析语调管理的影响</w:t>
      </w:r>
      <w:r>
        <w:rPr>
          <w:rFonts w:hint="eastAsia"/>
        </w:rPr>
        <w:t xml:space="preserve">[J]. </w:t>
      </w:r>
      <w:r>
        <w:rPr>
          <w:rFonts w:hint="eastAsia"/>
        </w:rPr>
        <w:t>首都经济贸易大学学报</w:t>
      </w:r>
      <w:r>
        <w:rPr>
          <w:rFonts w:hint="eastAsia"/>
        </w:rPr>
        <w:t>(</w:t>
      </w:r>
      <w:r>
        <w:rPr>
          <w:rFonts w:hint="eastAsia"/>
        </w:rPr>
        <w:t>双月刊</w:t>
      </w:r>
      <w:r>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DejaVu Sans">
    <w:altName w:val="Arial"/>
    <w:charset w:val="00"/>
    <w:family w:val="swiss"/>
    <w:pitch w:val="default"/>
    <w:sig w:usb0="00000000" w:usb1="00000000" w:usb2="00042029" w:usb3="00000000" w:csb0="800001FF"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5D4C" w14:textId="77777777" w:rsidR="00CF1744" w:rsidRDefault="00CF174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5E93" w14:textId="77777777" w:rsidR="00CF1744" w:rsidRDefault="00CF1744">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BD06" w14:textId="77777777" w:rsidR="00CF1744" w:rsidRDefault="00CF1744">
    <w:pPr>
      <w:pStyle w:val="ad"/>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5CC5" w14:textId="77777777" w:rsidR="00145A89" w:rsidRDefault="00145A89"/>
  </w:footnote>
  <w:footnote w:type="continuationSeparator" w:id="0">
    <w:p w14:paraId="068BFDF0" w14:textId="77777777" w:rsidR="00145A89" w:rsidRDefault="00145A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E970" w14:textId="77777777" w:rsidR="00CF1744" w:rsidRDefault="00067D79">
    <w:pPr>
      <w:pStyle w:val="ae"/>
      <w:tabs>
        <w:tab w:val="center" w:pos="4820"/>
        <w:tab w:val="right" w:pos="9639"/>
      </w:tabs>
      <w:jc w:val="left"/>
    </w:pPr>
    <w:r>
      <w:rPr>
        <w:rStyle w:val="afa"/>
      </w:rPr>
      <w:fldChar w:fldCharType="begin"/>
    </w:r>
    <w:r>
      <w:rPr>
        <w:rStyle w:val="afa"/>
      </w:rPr>
      <w:instrText xml:space="preserve"> PAGE </w:instrText>
    </w:r>
    <w:r>
      <w:rPr>
        <w:rStyle w:val="afa"/>
      </w:rPr>
      <w:fldChar w:fldCharType="separate"/>
    </w:r>
    <w:r>
      <w:rPr>
        <w:rStyle w:val="afa"/>
      </w:rPr>
      <w:t>2</w:t>
    </w:r>
    <w:r>
      <w:rPr>
        <w:rStyle w:val="afa"/>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FDFE" w14:textId="77777777" w:rsidR="00CF1744" w:rsidRDefault="00067D79">
    <w:pPr>
      <w:pStyle w:val="ae"/>
      <w:tabs>
        <w:tab w:val="center" w:pos="4820"/>
        <w:tab w:val="right" w:pos="9639"/>
      </w:tabs>
      <w:jc w:val="left"/>
    </w:pPr>
    <w:r>
      <w:rPr>
        <w:rFonts w:hint="eastAsia"/>
      </w:rPr>
      <w:tab/>
    </w:r>
    <w:r>
      <w:rPr>
        <w:rFonts w:hint="eastAsia"/>
      </w:rPr>
      <w:t>虚假财经新闻、投资者情绪与股价波动</w:t>
    </w:r>
    <w:r>
      <w:rPr>
        <w:rFonts w:hint="eastAsia"/>
      </w:rPr>
      <w:tab/>
    </w:r>
    <w:r>
      <w:rPr>
        <w:rStyle w:val="afa"/>
      </w:rPr>
      <w:fldChar w:fldCharType="begin"/>
    </w:r>
    <w:r>
      <w:rPr>
        <w:rStyle w:val="afa"/>
      </w:rPr>
      <w:instrText xml:space="preserve"> PAGE </w:instrText>
    </w:r>
    <w:r>
      <w:rPr>
        <w:rStyle w:val="afa"/>
      </w:rPr>
      <w:fldChar w:fldCharType="separate"/>
    </w:r>
    <w:r>
      <w:rPr>
        <w:rStyle w:val="afa"/>
      </w:rPr>
      <w:t>3</w:t>
    </w:r>
    <w:r>
      <w:rPr>
        <w:rStyle w:val="af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9A9C" w14:textId="77777777" w:rsidR="00CF1744" w:rsidRDefault="00067D79">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rFonts w:hint="eastAsia"/>
        <w:snapToGrid w:val="0"/>
        <w:kern w:val="0"/>
      </w:rPr>
      <w:t>计</w:t>
    </w:r>
    <w:r>
      <w:rPr>
        <w:rFonts w:hint="eastAsia"/>
        <w:snapToGrid w:val="0"/>
        <w:kern w:val="0"/>
      </w:rPr>
      <w:t xml:space="preserve">  </w:t>
    </w:r>
    <w:r>
      <w:rPr>
        <w:rFonts w:hint="eastAsia"/>
        <w:snapToGrid w:val="0"/>
        <w:kern w:val="0"/>
      </w:rPr>
      <w:t>算</w:t>
    </w:r>
    <w:r>
      <w:rPr>
        <w:rFonts w:hint="eastAsia"/>
        <w:snapToGrid w:val="0"/>
        <w:kern w:val="0"/>
      </w:rPr>
      <w:t xml:space="preserve">  </w:t>
    </w:r>
    <w:r>
      <w:rPr>
        <w:rFonts w:hint="eastAsia"/>
        <w:snapToGrid w:val="0"/>
        <w:kern w:val="0"/>
      </w:rPr>
      <w:t>机</w:t>
    </w:r>
    <w:r>
      <w:rPr>
        <w:rFonts w:hint="eastAsia"/>
        <w:snapToGrid w:val="0"/>
        <w:kern w:val="0"/>
      </w:rPr>
      <w:t xml:space="preserve">  </w:t>
    </w:r>
    <w:r>
      <w:rPr>
        <w:rFonts w:hint="eastAsia"/>
        <w:snapToGrid w:val="0"/>
        <w:kern w:val="0"/>
      </w:rPr>
      <w:t>学</w:t>
    </w:r>
    <w:r>
      <w:rPr>
        <w:rFonts w:hint="eastAsia"/>
        <w:snapToGrid w:val="0"/>
        <w:kern w:val="0"/>
      </w:rPr>
      <w:t xml:space="preserve">  </w:t>
    </w:r>
    <w:r>
      <w:rPr>
        <w:rFonts w:hint="eastAsia"/>
        <w:snapToGrid w:val="0"/>
        <w:kern w:val="0"/>
      </w:rPr>
      <w:t>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4BBC2CA8"/>
    <w:multiLevelType w:val="multilevel"/>
    <w:tmpl w:val="4BBC2CA8"/>
    <w:lvl w:ilvl="0">
      <w:start w:val="1"/>
      <w:numFmt w:val="decimal"/>
      <w:pStyle w:val="1"/>
      <w:lvlText w:val="%1  "/>
      <w:lvlJc w:val="left"/>
      <w:pPr>
        <w:tabs>
          <w:tab w:val="left" w:pos="360"/>
        </w:tabs>
        <w:ind w:left="0" w:firstLine="0"/>
      </w:pPr>
      <w:rPr>
        <w:rFonts w:ascii="Times New Roman" w:hAnsi="Times New Roman" w:hint="default"/>
        <w:b/>
        <w:i w:val="0"/>
        <w:sz w:val="21"/>
      </w:rPr>
    </w:lvl>
    <w:lvl w:ilvl="1">
      <w:start w:val="1"/>
      <w:numFmt w:val="decimal"/>
      <w:pStyle w:val="2"/>
      <w:lvlText w:val="%1.%2  "/>
      <w:lvlJc w:val="left"/>
      <w:pPr>
        <w:tabs>
          <w:tab w:val="left" w:pos="360"/>
        </w:tabs>
        <w:ind w:left="0" w:firstLine="0"/>
      </w:pPr>
      <w:rPr>
        <w:rFonts w:ascii="Times New Roman" w:hAnsi="Times New Roman" w:hint="default"/>
        <w:b/>
        <w:i w:val="0"/>
        <w:sz w:val="18"/>
      </w:rPr>
    </w:lvl>
    <w:lvl w:ilvl="2">
      <w:start w:val="1"/>
      <w:numFmt w:val="decimal"/>
      <w:lvlText w:val="%1.%2.%3  "/>
      <w:lvlJc w:val="left"/>
      <w:pPr>
        <w:tabs>
          <w:tab w:val="left" w:pos="720"/>
        </w:tabs>
        <w:ind w:left="0" w:firstLine="0"/>
      </w:pPr>
      <w:rPr>
        <w:rFonts w:ascii="Times New Roman" w:hAnsi="Times New Roman" w:hint="default"/>
        <w:b w:val="0"/>
        <w:i w:val="0"/>
        <w:sz w:val="18"/>
      </w:rPr>
    </w:lvl>
    <w:lvl w:ilvl="3">
      <w:start w:val="1"/>
      <w:numFmt w:val="decimal"/>
      <w:pStyle w:val="4"/>
      <w:lvlText w:val="%1.%2.%3.%4  "/>
      <w:lvlJc w:val="left"/>
      <w:pPr>
        <w:tabs>
          <w:tab w:val="left" w:pos="720"/>
        </w:tabs>
        <w:ind w:left="0" w:firstLine="0"/>
      </w:pPr>
      <w:rPr>
        <w:rFonts w:ascii="Times New Roman" w:hAnsi="Times New Roman" w:hint="default"/>
        <w:b/>
        <w:i w:val="0"/>
        <w:sz w:val="18"/>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2"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4530FD9"/>
    <w:multiLevelType w:val="hybridMultilevel"/>
    <w:tmpl w:val="3EB8A3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1015911">
    <w:abstractNumId w:val="1"/>
  </w:num>
  <w:num w:numId="2" w16cid:durableId="1007946257">
    <w:abstractNumId w:val="2"/>
  </w:num>
  <w:num w:numId="3" w16cid:durableId="539173029">
    <w:abstractNumId w:val="0"/>
  </w:num>
  <w:num w:numId="4" w16cid:durableId="15331127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生 卢">
    <w15:presenceInfo w15:providerId="Windows Live" w15:userId="fa9df49554b6a248"/>
  </w15:person>
  <w15:person w15:author="xiaoyao you">
    <w15:presenceInfo w15:providerId="Windows Live" w15:userId="b22163f92cd68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419"/>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00059"/>
    <w:rsid w:val="000004B2"/>
    <w:rsid w:val="00000CB1"/>
    <w:rsid w:val="000034C9"/>
    <w:rsid w:val="0000414B"/>
    <w:rsid w:val="00005996"/>
    <w:rsid w:val="00006411"/>
    <w:rsid w:val="00007966"/>
    <w:rsid w:val="0001006C"/>
    <w:rsid w:val="00010342"/>
    <w:rsid w:val="000108A2"/>
    <w:rsid w:val="00010F22"/>
    <w:rsid w:val="000114D6"/>
    <w:rsid w:val="00011E34"/>
    <w:rsid w:val="00013527"/>
    <w:rsid w:val="0001682F"/>
    <w:rsid w:val="00017A89"/>
    <w:rsid w:val="00020561"/>
    <w:rsid w:val="0002231C"/>
    <w:rsid w:val="00023C5C"/>
    <w:rsid w:val="0002575E"/>
    <w:rsid w:val="00026578"/>
    <w:rsid w:val="00027699"/>
    <w:rsid w:val="000279E5"/>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069E"/>
    <w:rsid w:val="000536F7"/>
    <w:rsid w:val="0005622F"/>
    <w:rsid w:val="00057C55"/>
    <w:rsid w:val="00057C74"/>
    <w:rsid w:val="00057E16"/>
    <w:rsid w:val="00062B1E"/>
    <w:rsid w:val="00062B2C"/>
    <w:rsid w:val="00067D79"/>
    <w:rsid w:val="00067D8A"/>
    <w:rsid w:val="00070747"/>
    <w:rsid w:val="00070A25"/>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D5B03"/>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4BEF"/>
    <w:rsid w:val="00105625"/>
    <w:rsid w:val="00105755"/>
    <w:rsid w:val="001075D7"/>
    <w:rsid w:val="00110213"/>
    <w:rsid w:val="001108CF"/>
    <w:rsid w:val="00110EFD"/>
    <w:rsid w:val="00111642"/>
    <w:rsid w:val="001116F7"/>
    <w:rsid w:val="00112846"/>
    <w:rsid w:val="0011384A"/>
    <w:rsid w:val="00113B32"/>
    <w:rsid w:val="00113E21"/>
    <w:rsid w:val="00115212"/>
    <w:rsid w:val="001168E3"/>
    <w:rsid w:val="001204D2"/>
    <w:rsid w:val="00121348"/>
    <w:rsid w:val="0012228F"/>
    <w:rsid w:val="001226EF"/>
    <w:rsid w:val="001245CB"/>
    <w:rsid w:val="001249C2"/>
    <w:rsid w:val="00126211"/>
    <w:rsid w:val="001264AE"/>
    <w:rsid w:val="00132A24"/>
    <w:rsid w:val="00135270"/>
    <w:rsid w:val="00141363"/>
    <w:rsid w:val="00142316"/>
    <w:rsid w:val="00142470"/>
    <w:rsid w:val="00142F62"/>
    <w:rsid w:val="0014313D"/>
    <w:rsid w:val="0014403A"/>
    <w:rsid w:val="00144B20"/>
    <w:rsid w:val="00145A89"/>
    <w:rsid w:val="00146A2C"/>
    <w:rsid w:val="00150502"/>
    <w:rsid w:val="001509CB"/>
    <w:rsid w:val="00152A35"/>
    <w:rsid w:val="00153319"/>
    <w:rsid w:val="00154EF1"/>
    <w:rsid w:val="00155FF0"/>
    <w:rsid w:val="001560DD"/>
    <w:rsid w:val="00156D71"/>
    <w:rsid w:val="00157332"/>
    <w:rsid w:val="00161845"/>
    <w:rsid w:val="00161A29"/>
    <w:rsid w:val="00162E12"/>
    <w:rsid w:val="001634FB"/>
    <w:rsid w:val="001644C2"/>
    <w:rsid w:val="001645DC"/>
    <w:rsid w:val="0016590C"/>
    <w:rsid w:val="00165C85"/>
    <w:rsid w:val="00165CCA"/>
    <w:rsid w:val="00165EAF"/>
    <w:rsid w:val="00167B4A"/>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00F8"/>
    <w:rsid w:val="001B06AE"/>
    <w:rsid w:val="001B1B6E"/>
    <w:rsid w:val="001B28DA"/>
    <w:rsid w:val="001B2F24"/>
    <w:rsid w:val="001B57E3"/>
    <w:rsid w:val="001B58E5"/>
    <w:rsid w:val="001B60CD"/>
    <w:rsid w:val="001C4C70"/>
    <w:rsid w:val="001C7D47"/>
    <w:rsid w:val="001D28D3"/>
    <w:rsid w:val="001D31F0"/>
    <w:rsid w:val="001D3509"/>
    <w:rsid w:val="001D5A80"/>
    <w:rsid w:val="001D5B86"/>
    <w:rsid w:val="001D640A"/>
    <w:rsid w:val="001E051B"/>
    <w:rsid w:val="001E1364"/>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3FB"/>
    <w:rsid w:val="00202F31"/>
    <w:rsid w:val="00203952"/>
    <w:rsid w:val="00204AFC"/>
    <w:rsid w:val="00204D6D"/>
    <w:rsid w:val="00206B68"/>
    <w:rsid w:val="0021150D"/>
    <w:rsid w:val="00212D05"/>
    <w:rsid w:val="00212EAF"/>
    <w:rsid w:val="00213F53"/>
    <w:rsid w:val="00214147"/>
    <w:rsid w:val="002155AE"/>
    <w:rsid w:val="00216550"/>
    <w:rsid w:val="002175DE"/>
    <w:rsid w:val="00217FF3"/>
    <w:rsid w:val="00220213"/>
    <w:rsid w:val="00220455"/>
    <w:rsid w:val="002208FF"/>
    <w:rsid w:val="002210E2"/>
    <w:rsid w:val="00222354"/>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054B"/>
    <w:rsid w:val="00251F91"/>
    <w:rsid w:val="002526BF"/>
    <w:rsid w:val="00253910"/>
    <w:rsid w:val="00254706"/>
    <w:rsid w:val="00257409"/>
    <w:rsid w:val="00260B40"/>
    <w:rsid w:val="002617FC"/>
    <w:rsid w:val="00262761"/>
    <w:rsid w:val="00263779"/>
    <w:rsid w:val="00264332"/>
    <w:rsid w:val="00265177"/>
    <w:rsid w:val="00267E46"/>
    <w:rsid w:val="00271193"/>
    <w:rsid w:val="00272CC3"/>
    <w:rsid w:val="00272CCD"/>
    <w:rsid w:val="00273CF9"/>
    <w:rsid w:val="00274300"/>
    <w:rsid w:val="00277262"/>
    <w:rsid w:val="00277E75"/>
    <w:rsid w:val="002829A1"/>
    <w:rsid w:val="00283BAF"/>
    <w:rsid w:val="00284E95"/>
    <w:rsid w:val="00285500"/>
    <w:rsid w:val="00285D8E"/>
    <w:rsid w:val="00286830"/>
    <w:rsid w:val="0029088D"/>
    <w:rsid w:val="00291948"/>
    <w:rsid w:val="00292455"/>
    <w:rsid w:val="00292CC1"/>
    <w:rsid w:val="00294B92"/>
    <w:rsid w:val="00295D45"/>
    <w:rsid w:val="00296C65"/>
    <w:rsid w:val="002A08B5"/>
    <w:rsid w:val="002A0B3D"/>
    <w:rsid w:val="002A0C24"/>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C1E"/>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79B"/>
    <w:rsid w:val="00300E90"/>
    <w:rsid w:val="0030100D"/>
    <w:rsid w:val="003013C9"/>
    <w:rsid w:val="00303FAD"/>
    <w:rsid w:val="0030431E"/>
    <w:rsid w:val="003043D8"/>
    <w:rsid w:val="00304816"/>
    <w:rsid w:val="00304B2D"/>
    <w:rsid w:val="0030549C"/>
    <w:rsid w:val="0031162A"/>
    <w:rsid w:val="003136AF"/>
    <w:rsid w:val="003151CB"/>
    <w:rsid w:val="00315972"/>
    <w:rsid w:val="00315C21"/>
    <w:rsid w:val="00315D2D"/>
    <w:rsid w:val="0031639B"/>
    <w:rsid w:val="0032092E"/>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2F7F"/>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3063"/>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5D1"/>
    <w:rsid w:val="003916A4"/>
    <w:rsid w:val="0039186A"/>
    <w:rsid w:val="0039198D"/>
    <w:rsid w:val="0039241E"/>
    <w:rsid w:val="00392B92"/>
    <w:rsid w:val="00392CEB"/>
    <w:rsid w:val="003948E5"/>
    <w:rsid w:val="00394C51"/>
    <w:rsid w:val="003A15EB"/>
    <w:rsid w:val="003A21C5"/>
    <w:rsid w:val="003A3C4E"/>
    <w:rsid w:val="003A51EC"/>
    <w:rsid w:val="003B0CFB"/>
    <w:rsid w:val="003B1C1E"/>
    <w:rsid w:val="003B279C"/>
    <w:rsid w:val="003B3F61"/>
    <w:rsid w:val="003B4FDA"/>
    <w:rsid w:val="003B4FDF"/>
    <w:rsid w:val="003B515D"/>
    <w:rsid w:val="003B634E"/>
    <w:rsid w:val="003B63B7"/>
    <w:rsid w:val="003B6AEC"/>
    <w:rsid w:val="003B7458"/>
    <w:rsid w:val="003B76DC"/>
    <w:rsid w:val="003C0787"/>
    <w:rsid w:val="003C0EE0"/>
    <w:rsid w:val="003C4D19"/>
    <w:rsid w:val="003C5788"/>
    <w:rsid w:val="003C6663"/>
    <w:rsid w:val="003C6B1C"/>
    <w:rsid w:val="003D309C"/>
    <w:rsid w:val="003D3F68"/>
    <w:rsid w:val="003D4254"/>
    <w:rsid w:val="003D4827"/>
    <w:rsid w:val="003D5AE7"/>
    <w:rsid w:val="003D77C7"/>
    <w:rsid w:val="003D7F25"/>
    <w:rsid w:val="003E097E"/>
    <w:rsid w:val="003E0ECD"/>
    <w:rsid w:val="003E3B67"/>
    <w:rsid w:val="003E3BEB"/>
    <w:rsid w:val="003E5E92"/>
    <w:rsid w:val="003E75A7"/>
    <w:rsid w:val="003E7BCB"/>
    <w:rsid w:val="003F1DAE"/>
    <w:rsid w:val="003F278C"/>
    <w:rsid w:val="003F3768"/>
    <w:rsid w:val="003F3E60"/>
    <w:rsid w:val="003F72F8"/>
    <w:rsid w:val="003F748E"/>
    <w:rsid w:val="003F7BCA"/>
    <w:rsid w:val="00400E41"/>
    <w:rsid w:val="0040161E"/>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4CC0"/>
    <w:rsid w:val="00415329"/>
    <w:rsid w:val="00415730"/>
    <w:rsid w:val="00415F43"/>
    <w:rsid w:val="00421D3C"/>
    <w:rsid w:val="00422964"/>
    <w:rsid w:val="004229F5"/>
    <w:rsid w:val="00424A42"/>
    <w:rsid w:val="00425C27"/>
    <w:rsid w:val="00426E61"/>
    <w:rsid w:val="004323DB"/>
    <w:rsid w:val="004344BD"/>
    <w:rsid w:val="00435614"/>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712"/>
    <w:rsid w:val="004528B4"/>
    <w:rsid w:val="0045334B"/>
    <w:rsid w:val="0045363A"/>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86D42"/>
    <w:rsid w:val="00487057"/>
    <w:rsid w:val="00491D7C"/>
    <w:rsid w:val="00492EBC"/>
    <w:rsid w:val="00493804"/>
    <w:rsid w:val="00493C75"/>
    <w:rsid w:val="00494B17"/>
    <w:rsid w:val="00494F03"/>
    <w:rsid w:val="00494F38"/>
    <w:rsid w:val="004A12D2"/>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3C41"/>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0373"/>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4DFF"/>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0A4"/>
    <w:rsid w:val="005766A3"/>
    <w:rsid w:val="005766C8"/>
    <w:rsid w:val="00576C2A"/>
    <w:rsid w:val="00580A3D"/>
    <w:rsid w:val="0058307F"/>
    <w:rsid w:val="005831CB"/>
    <w:rsid w:val="00583BFC"/>
    <w:rsid w:val="005840EF"/>
    <w:rsid w:val="005847E3"/>
    <w:rsid w:val="0058489D"/>
    <w:rsid w:val="0059147D"/>
    <w:rsid w:val="00591EC0"/>
    <w:rsid w:val="0059345F"/>
    <w:rsid w:val="00596670"/>
    <w:rsid w:val="00597092"/>
    <w:rsid w:val="005970DF"/>
    <w:rsid w:val="005A01BD"/>
    <w:rsid w:val="005A05A2"/>
    <w:rsid w:val="005A5B3A"/>
    <w:rsid w:val="005A5F48"/>
    <w:rsid w:val="005A610A"/>
    <w:rsid w:val="005B34EB"/>
    <w:rsid w:val="005B3C87"/>
    <w:rsid w:val="005B48C8"/>
    <w:rsid w:val="005C088F"/>
    <w:rsid w:val="005C1035"/>
    <w:rsid w:val="005C1072"/>
    <w:rsid w:val="005C1609"/>
    <w:rsid w:val="005C1E10"/>
    <w:rsid w:val="005C1F78"/>
    <w:rsid w:val="005C219F"/>
    <w:rsid w:val="005C2AEB"/>
    <w:rsid w:val="005C513F"/>
    <w:rsid w:val="005C5507"/>
    <w:rsid w:val="005D2765"/>
    <w:rsid w:val="005D35EE"/>
    <w:rsid w:val="005D4504"/>
    <w:rsid w:val="005D52CF"/>
    <w:rsid w:val="005E1076"/>
    <w:rsid w:val="005E1642"/>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4F25"/>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C16"/>
    <w:rsid w:val="00652F28"/>
    <w:rsid w:val="00654652"/>
    <w:rsid w:val="006546C9"/>
    <w:rsid w:val="00656067"/>
    <w:rsid w:val="00656A32"/>
    <w:rsid w:val="00656C7A"/>
    <w:rsid w:val="00661166"/>
    <w:rsid w:val="00661BA1"/>
    <w:rsid w:val="0066571F"/>
    <w:rsid w:val="0067118D"/>
    <w:rsid w:val="006732AA"/>
    <w:rsid w:val="006744B8"/>
    <w:rsid w:val="00674F4B"/>
    <w:rsid w:val="0067599C"/>
    <w:rsid w:val="00677633"/>
    <w:rsid w:val="00677C94"/>
    <w:rsid w:val="00677EC3"/>
    <w:rsid w:val="0068099B"/>
    <w:rsid w:val="00681608"/>
    <w:rsid w:val="00681BAD"/>
    <w:rsid w:val="00684169"/>
    <w:rsid w:val="006851EC"/>
    <w:rsid w:val="00685B57"/>
    <w:rsid w:val="00685DA5"/>
    <w:rsid w:val="00687E9D"/>
    <w:rsid w:val="006901BC"/>
    <w:rsid w:val="00691C49"/>
    <w:rsid w:val="00692B20"/>
    <w:rsid w:val="00692E69"/>
    <w:rsid w:val="00693672"/>
    <w:rsid w:val="006953D3"/>
    <w:rsid w:val="0069759B"/>
    <w:rsid w:val="0069793D"/>
    <w:rsid w:val="006A1597"/>
    <w:rsid w:val="006A3D7C"/>
    <w:rsid w:val="006A5C9F"/>
    <w:rsid w:val="006A6398"/>
    <w:rsid w:val="006A7165"/>
    <w:rsid w:val="006A759C"/>
    <w:rsid w:val="006B0B36"/>
    <w:rsid w:val="006B0E00"/>
    <w:rsid w:val="006B19CD"/>
    <w:rsid w:val="006B3C74"/>
    <w:rsid w:val="006B4DE3"/>
    <w:rsid w:val="006B5384"/>
    <w:rsid w:val="006B6832"/>
    <w:rsid w:val="006C184A"/>
    <w:rsid w:val="006C2259"/>
    <w:rsid w:val="006D0858"/>
    <w:rsid w:val="006D36F9"/>
    <w:rsid w:val="006D533B"/>
    <w:rsid w:val="006D6402"/>
    <w:rsid w:val="006D6466"/>
    <w:rsid w:val="006D7254"/>
    <w:rsid w:val="006D73A6"/>
    <w:rsid w:val="006E04F9"/>
    <w:rsid w:val="006E1ED2"/>
    <w:rsid w:val="006E282E"/>
    <w:rsid w:val="006E2909"/>
    <w:rsid w:val="006E3DE7"/>
    <w:rsid w:val="006E4EB1"/>
    <w:rsid w:val="006E592A"/>
    <w:rsid w:val="006E6674"/>
    <w:rsid w:val="006E793E"/>
    <w:rsid w:val="006F08CA"/>
    <w:rsid w:val="006F202D"/>
    <w:rsid w:val="006F2845"/>
    <w:rsid w:val="006F3334"/>
    <w:rsid w:val="006F4F76"/>
    <w:rsid w:val="006F686D"/>
    <w:rsid w:val="006F7345"/>
    <w:rsid w:val="006F788B"/>
    <w:rsid w:val="006F7C19"/>
    <w:rsid w:val="007016DD"/>
    <w:rsid w:val="00702F6B"/>
    <w:rsid w:val="007030DB"/>
    <w:rsid w:val="00704A01"/>
    <w:rsid w:val="00704EC0"/>
    <w:rsid w:val="00705934"/>
    <w:rsid w:val="00705D3A"/>
    <w:rsid w:val="00706A11"/>
    <w:rsid w:val="00707B89"/>
    <w:rsid w:val="00707D86"/>
    <w:rsid w:val="0071008E"/>
    <w:rsid w:val="00710A5C"/>
    <w:rsid w:val="007124FD"/>
    <w:rsid w:val="0071286D"/>
    <w:rsid w:val="00713BE5"/>
    <w:rsid w:val="007148A8"/>
    <w:rsid w:val="00714DF8"/>
    <w:rsid w:val="00716125"/>
    <w:rsid w:val="00717164"/>
    <w:rsid w:val="00717E17"/>
    <w:rsid w:val="00717F0F"/>
    <w:rsid w:val="00720C3A"/>
    <w:rsid w:val="007212C4"/>
    <w:rsid w:val="00722141"/>
    <w:rsid w:val="00722C43"/>
    <w:rsid w:val="0072385A"/>
    <w:rsid w:val="00724346"/>
    <w:rsid w:val="00730072"/>
    <w:rsid w:val="007336BA"/>
    <w:rsid w:val="00733A03"/>
    <w:rsid w:val="00733DF6"/>
    <w:rsid w:val="007356CC"/>
    <w:rsid w:val="00737153"/>
    <w:rsid w:val="007408DD"/>
    <w:rsid w:val="00742CD8"/>
    <w:rsid w:val="00744EA7"/>
    <w:rsid w:val="00745F5C"/>
    <w:rsid w:val="00745F5E"/>
    <w:rsid w:val="007464E7"/>
    <w:rsid w:val="007516ED"/>
    <w:rsid w:val="007518D4"/>
    <w:rsid w:val="0075365C"/>
    <w:rsid w:val="00754659"/>
    <w:rsid w:val="00755139"/>
    <w:rsid w:val="007554FC"/>
    <w:rsid w:val="0075563D"/>
    <w:rsid w:val="00755C4E"/>
    <w:rsid w:val="007563D4"/>
    <w:rsid w:val="00757585"/>
    <w:rsid w:val="007603AB"/>
    <w:rsid w:val="00761109"/>
    <w:rsid w:val="0076124F"/>
    <w:rsid w:val="00761592"/>
    <w:rsid w:val="00761D52"/>
    <w:rsid w:val="00766E0C"/>
    <w:rsid w:val="00766F26"/>
    <w:rsid w:val="00767373"/>
    <w:rsid w:val="00770975"/>
    <w:rsid w:val="007715B4"/>
    <w:rsid w:val="007721F7"/>
    <w:rsid w:val="00772793"/>
    <w:rsid w:val="00774F24"/>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0FB3"/>
    <w:rsid w:val="007C12E2"/>
    <w:rsid w:val="007C1BEB"/>
    <w:rsid w:val="007C1C5D"/>
    <w:rsid w:val="007C5B64"/>
    <w:rsid w:val="007C6243"/>
    <w:rsid w:val="007C74CB"/>
    <w:rsid w:val="007C7664"/>
    <w:rsid w:val="007C7755"/>
    <w:rsid w:val="007C7D58"/>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5EC2"/>
    <w:rsid w:val="00816581"/>
    <w:rsid w:val="00820E1D"/>
    <w:rsid w:val="00820E42"/>
    <w:rsid w:val="00821809"/>
    <w:rsid w:val="00824B23"/>
    <w:rsid w:val="00825B71"/>
    <w:rsid w:val="00825CEF"/>
    <w:rsid w:val="00825D21"/>
    <w:rsid w:val="00825F4D"/>
    <w:rsid w:val="00826975"/>
    <w:rsid w:val="00826FCB"/>
    <w:rsid w:val="008273B2"/>
    <w:rsid w:val="0082772C"/>
    <w:rsid w:val="00830F28"/>
    <w:rsid w:val="00830FC5"/>
    <w:rsid w:val="00832731"/>
    <w:rsid w:val="00832BDC"/>
    <w:rsid w:val="00833A42"/>
    <w:rsid w:val="00836286"/>
    <w:rsid w:val="008405E6"/>
    <w:rsid w:val="00841321"/>
    <w:rsid w:val="00841952"/>
    <w:rsid w:val="00843730"/>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87BEF"/>
    <w:rsid w:val="0089176E"/>
    <w:rsid w:val="00894262"/>
    <w:rsid w:val="0089453B"/>
    <w:rsid w:val="008A1272"/>
    <w:rsid w:val="008A51DC"/>
    <w:rsid w:val="008A5458"/>
    <w:rsid w:val="008B1599"/>
    <w:rsid w:val="008B169F"/>
    <w:rsid w:val="008B18D3"/>
    <w:rsid w:val="008B250A"/>
    <w:rsid w:val="008B3035"/>
    <w:rsid w:val="008B36EE"/>
    <w:rsid w:val="008B4516"/>
    <w:rsid w:val="008B563C"/>
    <w:rsid w:val="008B5A87"/>
    <w:rsid w:val="008B6DEE"/>
    <w:rsid w:val="008B72D6"/>
    <w:rsid w:val="008B760C"/>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1D95"/>
    <w:rsid w:val="00913C50"/>
    <w:rsid w:val="0091443F"/>
    <w:rsid w:val="00914E3B"/>
    <w:rsid w:val="009156B3"/>
    <w:rsid w:val="00916054"/>
    <w:rsid w:val="00920D12"/>
    <w:rsid w:val="00923426"/>
    <w:rsid w:val="00924DEB"/>
    <w:rsid w:val="009256BA"/>
    <w:rsid w:val="00931299"/>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104"/>
    <w:rsid w:val="00965641"/>
    <w:rsid w:val="00965FB8"/>
    <w:rsid w:val="00966247"/>
    <w:rsid w:val="00967238"/>
    <w:rsid w:val="00970906"/>
    <w:rsid w:val="009727F1"/>
    <w:rsid w:val="00973F66"/>
    <w:rsid w:val="00974D18"/>
    <w:rsid w:val="00975F1D"/>
    <w:rsid w:val="00976173"/>
    <w:rsid w:val="00976E10"/>
    <w:rsid w:val="00976FF3"/>
    <w:rsid w:val="00977CDE"/>
    <w:rsid w:val="00982CB9"/>
    <w:rsid w:val="009860F2"/>
    <w:rsid w:val="0098787E"/>
    <w:rsid w:val="00987B13"/>
    <w:rsid w:val="00990A79"/>
    <w:rsid w:val="009912B5"/>
    <w:rsid w:val="009928AF"/>
    <w:rsid w:val="00992BEB"/>
    <w:rsid w:val="009941B3"/>
    <w:rsid w:val="00995A9A"/>
    <w:rsid w:val="00997A7C"/>
    <w:rsid w:val="00997C45"/>
    <w:rsid w:val="009A00B3"/>
    <w:rsid w:val="009A09A5"/>
    <w:rsid w:val="009A169D"/>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503"/>
    <w:rsid w:val="009E186E"/>
    <w:rsid w:val="009E3067"/>
    <w:rsid w:val="009E383C"/>
    <w:rsid w:val="009E5A05"/>
    <w:rsid w:val="009E6AE5"/>
    <w:rsid w:val="009F1745"/>
    <w:rsid w:val="009F1DDF"/>
    <w:rsid w:val="009F40BC"/>
    <w:rsid w:val="009F456D"/>
    <w:rsid w:val="009F54EE"/>
    <w:rsid w:val="009F5C96"/>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6A09"/>
    <w:rsid w:val="00A27C1C"/>
    <w:rsid w:val="00A27FAE"/>
    <w:rsid w:val="00A324E2"/>
    <w:rsid w:val="00A326B7"/>
    <w:rsid w:val="00A32C08"/>
    <w:rsid w:val="00A332C8"/>
    <w:rsid w:val="00A36D44"/>
    <w:rsid w:val="00A41EAF"/>
    <w:rsid w:val="00A420A4"/>
    <w:rsid w:val="00A45D02"/>
    <w:rsid w:val="00A4658B"/>
    <w:rsid w:val="00A47E0C"/>
    <w:rsid w:val="00A47FD0"/>
    <w:rsid w:val="00A502F5"/>
    <w:rsid w:val="00A522B7"/>
    <w:rsid w:val="00A528BE"/>
    <w:rsid w:val="00A53574"/>
    <w:rsid w:val="00A54195"/>
    <w:rsid w:val="00A546FD"/>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4AB"/>
    <w:rsid w:val="00A72635"/>
    <w:rsid w:val="00A72FA5"/>
    <w:rsid w:val="00A7372F"/>
    <w:rsid w:val="00A75045"/>
    <w:rsid w:val="00A75054"/>
    <w:rsid w:val="00A758CF"/>
    <w:rsid w:val="00A75EDC"/>
    <w:rsid w:val="00A766F3"/>
    <w:rsid w:val="00A76EAB"/>
    <w:rsid w:val="00A80491"/>
    <w:rsid w:val="00A81F2B"/>
    <w:rsid w:val="00A82985"/>
    <w:rsid w:val="00A8374E"/>
    <w:rsid w:val="00A83AE5"/>
    <w:rsid w:val="00A8478F"/>
    <w:rsid w:val="00A8698C"/>
    <w:rsid w:val="00A91DA0"/>
    <w:rsid w:val="00A9270A"/>
    <w:rsid w:val="00A932EB"/>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03B"/>
    <w:rsid w:val="00AB12AD"/>
    <w:rsid w:val="00AB2DDA"/>
    <w:rsid w:val="00AB3123"/>
    <w:rsid w:val="00AB3C31"/>
    <w:rsid w:val="00AB4AEF"/>
    <w:rsid w:val="00AB737B"/>
    <w:rsid w:val="00AC00A4"/>
    <w:rsid w:val="00AC24EA"/>
    <w:rsid w:val="00AC2844"/>
    <w:rsid w:val="00AC67B5"/>
    <w:rsid w:val="00AC6C83"/>
    <w:rsid w:val="00AC6E84"/>
    <w:rsid w:val="00AD144D"/>
    <w:rsid w:val="00AD4713"/>
    <w:rsid w:val="00AD484F"/>
    <w:rsid w:val="00AD4C7A"/>
    <w:rsid w:val="00AD5801"/>
    <w:rsid w:val="00AD7F05"/>
    <w:rsid w:val="00AD7F90"/>
    <w:rsid w:val="00AE1689"/>
    <w:rsid w:val="00AE1984"/>
    <w:rsid w:val="00AE3C90"/>
    <w:rsid w:val="00AE40A7"/>
    <w:rsid w:val="00AE44FC"/>
    <w:rsid w:val="00AE4EAE"/>
    <w:rsid w:val="00AE5D95"/>
    <w:rsid w:val="00AE6053"/>
    <w:rsid w:val="00AE6C59"/>
    <w:rsid w:val="00AF0DC7"/>
    <w:rsid w:val="00AF36C9"/>
    <w:rsid w:val="00AF3D53"/>
    <w:rsid w:val="00AF5DE3"/>
    <w:rsid w:val="00AF664B"/>
    <w:rsid w:val="00AF755E"/>
    <w:rsid w:val="00B00FAC"/>
    <w:rsid w:val="00B02078"/>
    <w:rsid w:val="00B0221B"/>
    <w:rsid w:val="00B02966"/>
    <w:rsid w:val="00B03C10"/>
    <w:rsid w:val="00B03DF2"/>
    <w:rsid w:val="00B04946"/>
    <w:rsid w:val="00B05888"/>
    <w:rsid w:val="00B06B22"/>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0DB8"/>
    <w:rsid w:val="00B227DA"/>
    <w:rsid w:val="00B23893"/>
    <w:rsid w:val="00B23EDA"/>
    <w:rsid w:val="00B246C9"/>
    <w:rsid w:val="00B25705"/>
    <w:rsid w:val="00B257E9"/>
    <w:rsid w:val="00B25A4F"/>
    <w:rsid w:val="00B26A45"/>
    <w:rsid w:val="00B26D8F"/>
    <w:rsid w:val="00B2721B"/>
    <w:rsid w:val="00B3250A"/>
    <w:rsid w:val="00B33D9D"/>
    <w:rsid w:val="00B344F1"/>
    <w:rsid w:val="00B35E85"/>
    <w:rsid w:val="00B36085"/>
    <w:rsid w:val="00B40411"/>
    <w:rsid w:val="00B4083C"/>
    <w:rsid w:val="00B43C63"/>
    <w:rsid w:val="00B512D7"/>
    <w:rsid w:val="00B51D28"/>
    <w:rsid w:val="00B52402"/>
    <w:rsid w:val="00B52533"/>
    <w:rsid w:val="00B56597"/>
    <w:rsid w:val="00B567FF"/>
    <w:rsid w:val="00B56BE8"/>
    <w:rsid w:val="00B57445"/>
    <w:rsid w:val="00B57CE4"/>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7A1"/>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2DF2"/>
    <w:rsid w:val="00BA6780"/>
    <w:rsid w:val="00BA6F5D"/>
    <w:rsid w:val="00BB29BC"/>
    <w:rsid w:val="00BB3188"/>
    <w:rsid w:val="00BB3454"/>
    <w:rsid w:val="00BB349B"/>
    <w:rsid w:val="00BB46D7"/>
    <w:rsid w:val="00BB66A1"/>
    <w:rsid w:val="00BB67C0"/>
    <w:rsid w:val="00BB6E4F"/>
    <w:rsid w:val="00BB70CC"/>
    <w:rsid w:val="00BC10CB"/>
    <w:rsid w:val="00BC3253"/>
    <w:rsid w:val="00BC4806"/>
    <w:rsid w:val="00BC7437"/>
    <w:rsid w:val="00BC756F"/>
    <w:rsid w:val="00BD11B7"/>
    <w:rsid w:val="00BD16D8"/>
    <w:rsid w:val="00BD2044"/>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453A"/>
    <w:rsid w:val="00C35692"/>
    <w:rsid w:val="00C37DEB"/>
    <w:rsid w:val="00C41D33"/>
    <w:rsid w:val="00C42C00"/>
    <w:rsid w:val="00C433A3"/>
    <w:rsid w:val="00C44829"/>
    <w:rsid w:val="00C44CFC"/>
    <w:rsid w:val="00C454AE"/>
    <w:rsid w:val="00C4720F"/>
    <w:rsid w:val="00C473C3"/>
    <w:rsid w:val="00C5167F"/>
    <w:rsid w:val="00C51B50"/>
    <w:rsid w:val="00C51DAE"/>
    <w:rsid w:val="00C51DDB"/>
    <w:rsid w:val="00C53A8E"/>
    <w:rsid w:val="00C540E8"/>
    <w:rsid w:val="00C54D4E"/>
    <w:rsid w:val="00C556FD"/>
    <w:rsid w:val="00C55A60"/>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342C"/>
    <w:rsid w:val="00C74013"/>
    <w:rsid w:val="00C75EAE"/>
    <w:rsid w:val="00C765C8"/>
    <w:rsid w:val="00C76BD9"/>
    <w:rsid w:val="00C77B5D"/>
    <w:rsid w:val="00C77F1D"/>
    <w:rsid w:val="00C80A3A"/>
    <w:rsid w:val="00C80BAA"/>
    <w:rsid w:val="00C82A37"/>
    <w:rsid w:val="00C8341F"/>
    <w:rsid w:val="00C85A42"/>
    <w:rsid w:val="00C862A0"/>
    <w:rsid w:val="00C904E0"/>
    <w:rsid w:val="00C9195F"/>
    <w:rsid w:val="00C92907"/>
    <w:rsid w:val="00C93087"/>
    <w:rsid w:val="00C93296"/>
    <w:rsid w:val="00C93C0E"/>
    <w:rsid w:val="00C93F41"/>
    <w:rsid w:val="00C96826"/>
    <w:rsid w:val="00C96E01"/>
    <w:rsid w:val="00C97DBE"/>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D7E97"/>
    <w:rsid w:val="00CE1198"/>
    <w:rsid w:val="00CE1CC6"/>
    <w:rsid w:val="00CE22F7"/>
    <w:rsid w:val="00CE42C7"/>
    <w:rsid w:val="00CE7143"/>
    <w:rsid w:val="00CF1744"/>
    <w:rsid w:val="00CF356E"/>
    <w:rsid w:val="00CF39F0"/>
    <w:rsid w:val="00CF5463"/>
    <w:rsid w:val="00CF5870"/>
    <w:rsid w:val="00CF71C9"/>
    <w:rsid w:val="00CF71F6"/>
    <w:rsid w:val="00CF7567"/>
    <w:rsid w:val="00CF75D5"/>
    <w:rsid w:val="00D0071E"/>
    <w:rsid w:val="00D00FE0"/>
    <w:rsid w:val="00D02987"/>
    <w:rsid w:val="00D02FF5"/>
    <w:rsid w:val="00D03139"/>
    <w:rsid w:val="00D0615D"/>
    <w:rsid w:val="00D07F9C"/>
    <w:rsid w:val="00D105D7"/>
    <w:rsid w:val="00D13AA7"/>
    <w:rsid w:val="00D1492C"/>
    <w:rsid w:val="00D14960"/>
    <w:rsid w:val="00D14C59"/>
    <w:rsid w:val="00D151D8"/>
    <w:rsid w:val="00D15EF0"/>
    <w:rsid w:val="00D16227"/>
    <w:rsid w:val="00D17738"/>
    <w:rsid w:val="00D204A8"/>
    <w:rsid w:val="00D21C2F"/>
    <w:rsid w:val="00D24072"/>
    <w:rsid w:val="00D2463C"/>
    <w:rsid w:val="00D2481A"/>
    <w:rsid w:val="00D2517E"/>
    <w:rsid w:val="00D26ACE"/>
    <w:rsid w:val="00D26D32"/>
    <w:rsid w:val="00D271DC"/>
    <w:rsid w:val="00D27453"/>
    <w:rsid w:val="00D27A98"/>
    <w:rsid w:val="00D27BCA"/>
    <w:rsid w:val="00D27F1A"/>
    <w:rsid w:val="00D32167"/>
    <w:rsid w:val="00D32941"/>
    <w:rsid w:val="00D33B1D"/>
    <w:rsid w:val="00D33C86"/>
    <w:rsid w:val="00D33CEC"/>
    <w:rsid w:val="00D34690"/>
    <w:rsid w:val="00D35015"/>
    <w:rsid w:val="00D352BF"/>
    <w:rsid w:val="00D37D06"/>
    <w:rsid w:val="00D404E1"/>
    <w:rsid w:val="00D40D24"/>
    <w:rsid w:val="00D43B53"/>
    <w:rsid w:val="00D45318"/>
    <w:rsid w:val="00D472BD"/>
    <w:rsid w:val="00D47D81"/>
    <w:rsid w:val="00D47E7F"/>
    <w:rsid w:val="00D50DFD"/>
    <w:rsid w:val="00D55168"/>
    <w:rsid w:val="00D55C33"/>
    <w:rsid w:val="00D5641C"/>
    <w:rsid w:val="00D569C9"/>
    <w:rsid w:val="00D56A1D"/>
    <w:rsid w:val="00D5738E"/>
    <w:rsid w:val="00D57810"/>
    <w:rsid w:val="00D57BF9"/>
    <w:rsid w:val="00D61F62"/>
    <w:rsid w:val="00D62F97"/>
    <w:rsid w:val="00D63655"/>
    <w:rsid w:val="00D6472B"/>
    <w:rsid w:val="00D64E58"/>
    <w:rsid w:val="00D65807"/>
    <w:rsid w:val="00D65A32"/>
    <w:rsid w:val="00D65CF8"/>
    <w:rsid w:val="00D669AE"/>
    <w:rsid w:val="00D70A8F"/>
    <w:rsid w:val="00D71D78"/>
    <w:rsid w:val="00D777CD"/>
    <w:rsid w:val="00D81DBA"/>
    <w:rsid w:val="00D81E5E"/>
    <w:rsid w:val="00D82099"/>
    <w:rsid w:val="00D82C4E"/>
    <w:rsid w:val="00D8355D"/>
    <w:rsid w:val="00D841C1"/>
    <w:rsid w:val="00D84C8D"/>
    <w:rsid w:val="00D860D2"/>
    <w:rsid w:val="00D86495"/>
    <w:rsid w:val="00D86BEF"/>
    <w:rsid w:val="00D9074F"/>
    <w:rsid w:val="00D90B2E"/>
    <w:rsid w:val="00D923B2"/>
    <w:rsid w:val="00D92FDC"/>
    <w:rsid w:val="00D941A7"/>
    <w:rsid w:val="00D948BA"/>
    <w:rsid w:val="00D95266"/>
    <w:rsid w:val="00D954E8"/>
    <w:rsid w:val="00D968D3"/>
    <w:rsid w:val="00D96F91"/>
    <w:rsid w:val="00D97C1A"/>
    <w:rsid w:val="00DA0350"/>
    <w:rsid w:val="00DA2665"/>
    <w:rsid w:val="00DA33DE"/>
    <w:rsid w:val="00DA427B"/>
    <w:rsid w:val="00DB167E"/>
    <w:rsid w:val="00DB1F84"/>
    <w:rsid w:val="00DB2CD1"/>
    <w:rsid w:val="00DB3CE3"/>
    <w:rsid w:val="00DB589E"/>
    <w:rsid w:val="00DC040E"/>
    <w:rsid w:val="00DC1BBA"/>
    <w:rsid w:val="00DC1D2C"/>
    <w:rsid w:val="00DC54FA"/>
    <w:rsid w:val="00DD183E"/>
    <w:rsid w:val="00DD1E41"/>
    <w:rsid w:val="00DD1FF5"/>
    <w:rsid w:val="00DD2DDB"/>
    <w:rsid w:val="00DD4226"/>
    <w:rsid w:val="00DD466E"/>
    <w:rsid w:val="00DD4C55"/>
    <w:rsid w:val="00DE0186"/>
    <w:rsid w:val="00DE3A85"/>
    <w:rsid w:val="00DE4E36"/>
    <w:rsid w:val="00DE6C98"/>
    <w:rsid w:val="00DE7EFE"/>
    <w:rsid w:val="00DF03F7"/>
    <w:rsid w:val="00DF0BCB"/>
    <w:rsid w:val="00DF2153"/>
    <w:rsid w:val="00DF36A2"/>
    <w:rsid w:val="00DF469C"/>
    <w:rsid w:val="00DF514C"/>
    <w:rsid w:val="00DF5F93"/>
    <w:rsid w:val="00DF62AB"/>
    <w:rsid w:val="00DF6DB0"/>
    <w:rsid w:val="00E00457"/>
    <w:rsid w:val="00E01D94"/>
    <w:rsid w:val="00E02459"/>
    <w:rsid w:val="00E038A7"/>
    <w:rsid w:val="00E03E2C"/>
    <w:rsid w:val="00E055EC"/>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5354"/>
    <w:rsid w:val="00E565B4"/>
    <w:rsid w:val="00E56669"/>
    <w:rsid w:val="00E601ED"/>
    <w:rsid w:val="00E617FA"/>
    <w:rsid w:val="00E62DFC"/>
    <w:rsid w:val="00E64630"/>
    <w:rsid w:val="00E64C7D"/>
    <w:rsid w:val="00E674C8"/>
    <w:rsid w:val="00E67935"/>
    <w:rsid w:val="00E67A07"/>
    <w:rsid w:val="00E67DC8"/>
    <w:rsid w:val="00E708A4"/>
    <w:rsid w:val="00E745DF"/>
    <w:rsid w:val="00E74B2D"/>
    <w:rsid w:val="00E7584C"/>
    <w:rsid w:val="00E763E8"/>
    <w:rsid w:val="00E76F38"/>
    <w:rsid w:val="00E77E69"/>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A4CA3"/>
    <w:rsid w:val="00EA4F0C"/>
    <w:rsid w:val="00EB0382"/>
    <w:rsid w:val="00EB18E7"/>
    <w:rsid w:val="00EB18EC"/>
    <w:rsid w:val="00EB3582"/>
    <w:rsid w:val="00EB68EC"/>
    <w:rsid w:val="00EB7DF0"/>
    <w:rsid w:val="00EC00FA"/>
    <w:rsid w:val="00EC0B4A"/>
    <w:rsid w:val="00EC26DA"/>
    <w:rsid w:val="00EC30F2"/>
    <w:rsid w:val="00EC393E"/>
    <w:rsid w:val="00EC5639"/>
    <w:rsid w:val="00EC598B"/>
    <w:rsid w:val="00EC7E06"/>
    <w:rsid w:val="00ED1443"/>
    <w:rsid w:val="00ED1B5F"/>
    <w:rsid w:val="00ED7974"/>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2EDC"/>
    <w:rsid w:val="00F4304C"/>
    <w:rsid w:val="00F43D92"/>
    <w:rsid w:val="00F44AB3"/>
    <w:rsid w:val="00F451BD"/>
    <w:rsid w:val="00F47A3A"/>
    <w:rsid w:val="00F47AD4"/>
    <w:rsid w:val="00F5033E"/>
    <w:rsid w:val="00F50DBD"/>
    <w:rsid w:val="00F526CB"/>
    <w:rsid w:val="00F5574B"/>
    <w:rsid w:val="00F575E3"/>
    <w:rsid w:val="00F5762E"/>
    <w:rsid w:val="00F6090D"/>
    <w:rsid w:val="00F61AD5"/>
    <w:rsid w:val="00F61C13"/>
    <w:rsid w:val="00F63F3F"/>
    <w:rsid w:val="00F647BB"/>
    <w:rsid w:val="00F65AC8"/>
    <w:rsid w:val="00F65AFB"/>
    <w:rsid w:val="00F66226"/>
    <w:rsid w:val="00F66F7F"/>
    <w:rsid w:val="00F67398"/>
    <w:rsid w:val="00F70F11"/>
    <w:rsid w:val="00F7317D"/>
    <w:rsid w:val="00F73A35"/>
    <w:rsid w:val="00F75AAC"/>
    <w:rsid w:val="00F76391"/>
    <w:rsid w:val="00F7721F"/>
    <w:rsid w:val="00F80F8C"/>
    <w:rsid w:val="00F8205D"/>
    <w:rsid w:val="00F8301E"/>
    <w:rsid w:val="00F84BB0"/>
    <w:rsid w:val="00F8575B"/>
    <w:rsid w:val="00F85DEB"/>
    <w:rsid w:val="00F86098"/>
    <w:rsid w:val="00F901A6"/>
    <w:rsid w:val="00F91276"/>
    <w:rsid w:val="00F9181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2FBE"/>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5C5E"/>
    <w:rsid w:val="00FF6C9A"/>
    <w:rsid w:val="00FF7492"/>
    <w:rsid w:val="0D336F46"/>
    <w:rsid w:val="0F77617B"/>
    <w:rsid w:val="156B36C3"/>
    <w:rsid w:val="18174169"/>
    <w:rsid w:val="1CD31D41"/>
    <w:rsid w:val="1E7B76D1"/>
    <w:rsid w:val="47556964"/>
    <w:rsid w:val="48A3323C"/>
    <w:rsid w:val="4EC433C5"/>
    <w:rsid w:val="53CC38B3"/>
    <w:rsid w:val="67C7185F"/>
    <w:rsid w:val="681D5C7E"/>
    <w:rsid w:val="69643824"/>
    <w:rsid w:val="755318D4"/>
    <w:rsid w:val="7AB34818"/>
    <w:rsid w:val="7B0C1557"/>
    <w:rsid w:val="7C6E3054"/>
    <w:rsid w:val="7E544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7ECB7AFE"/>
  <w15:docId w15:val="{8267D561-BD2A-4648-94F8-BC3A6D1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qFormat="1"/>
    <w:lsdException w:name="annotation text" w:semiHidden="1" w:qFormat="1"/>
    <w:lsdException w:name="header" w:qFormat="1"/>
    <w:lsdException w:name="footer" w:qFormat="1"/>
    <w:lsdException w:name="caption" w:qFormat="1"/>
    <w:lsdException w:name="footnote reference" w:semiHidden="1" w:qFormat="1"/>
    <w:lsdException w:name="annotation reference" w:semiHidden="1" w:qFormat="1"/>
    <w:lsdException w:name="page number" w:qFormat="1"/>
    <w:lsdException w:name="endnote reference" w:semiHidden="1" w:qFormat="1"/>
    <w:lsdException w:name="endnote text" w:semiHidden="1" w:uiPriority="99" w:unhideWhenUsed="1" w:qFormat="1"/>
    <w:lsdException w:name="List" w:qFormat="1"/>
    <w:lsdException w:name="Title" w:qFormat="1"/>
    <w:lsdException w:name="Default Paragraph Font" w:uiPriority="1" w:unhideWhenUsed="1" w:qFormat="1"/>
    <w:lsdException w:name="Body Text" w:qFormat="1"/>
    <w:lsdException w:name="Subtitle"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jc w:val="both"/>
    </w:pPr>
    <w:rPr>
      <w:kern w:val="2"/>
      <w:sz w:val="18"/>
    </w:rPr>
  </w:style>
  <w:style w:type="paragraph" w:styleId="1">
    <w:name w:val="heading 1"/>
    <w:basedOn w:val="a"/>
    <w:next w:val="a0"/>
    <w:qFormat/>
    <w:pPr>
      <w:keepNext/>
      <w:keepLines/>
      <w:numPr>
        <w:numId w:val="1"/>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pPr>
      <w:keepNext/>
      <w:keepLines/>
      <w:numPr>
        <w:ilvl w:val="1"/>
        <w:numId w:val="1"/>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qFormat/>
    <w:pPr>
      <w:keepNext/>
      <w:keepLines/>
      <w:tabs>
        <w:tab w:val="left" w:pos="561"/>
        <w:tab w:val="left" w:pos="720"/>
      </w:tabs>
      <w:jc w:val="left"/>
      <w:outlineLvl w:val="2"/>
    </w:pPr>
    <w:rPr>
      <w:sz w:val="21"/>
      <w:szCs w:val="21"/>
    </w:rPr>
  </w:style>
  <w:style w:type="paragraph" w:styleId="4">
    <w:name w:val="heading 4"/>
    <w:basedOn w:val="a"/>
    <w:next w:val="a"/>
    <w:qFormat/>
    <w:pPr>
      <w:keepNext/>
      <w:keepLines/>
      <w:numPr>
        <w:ilvl w:val="3"/>
        <w:numId w:val="1"/>
      </w:numPr>
      <w:jc w:val="left"/>
      <w:outlineLvl w:val="3"/>
    </w:pPr>
    <w:rPr>
      <w:rFonts w:ascii="Arial" w:eastAsia="黑体" w:hAnsi="Arial"/>
    </w:rPr>
  </w:style>
  <w:style w:type="paragraph" w:styleId="5">
    <w:name w:val="heading 5"/>
    <w:basedOn w:val="a"/>
    <w:next w:val="a"/>
    <w:qFormat/>
    <w:pPr>
      <w:keepNext/>
      <w:keepLines/>
      <w:numPr>
        <w:ilvl w:val="4"/>
        <w:numId w:val="1"/>
      </w:numPr>
      <w:spacing w:before="280" w:after="290" w:line="376" w:lineRule="auto"/>
      <w:outlineLvl w:val="4"/>
    </w:pPr>
    <w:rPr>
      <w:b/>
      <w:sz w:val="28"/>
    </w:rPr>
  </w:style>
  <w:style w:type="paragraph" w:styleId="6">
    <w:name w:val="heading 6"/>
    <w:basedOn w:val="a"/>
    <w:next w:val="a"/>
    <w:qFormat/>
    <w:pPr>
      <w:keepNext/>
      <w:keepLines/>
      <w:numPr>
        <w:ilvl w:val="5"/>
        <w:numId w:val="1"/>
      </w:numPr>
      <w:spacing w:before="240" w:after="64"/>
      <w:jc w:val="left"/>
      <w:outlineLvl w:val="5"/>
    </w:pPr>
  </w:style>
  <w:style w:type="paragraph" w:styleId="7">
    <w:name w:val="heading 7"/>
    <w:basedOn w:val="a"/>
    <w:next w:val="a"/>
    <w:qFormat/>
    <w:pPr>
      <w:keepNext/>
      <w:keepLines/>
      <w:numPr>
        <w:ilvl w:val="6"/>
        <w:numId w:val="1"/>
      </w:numPr>
      <w:spacing w:before="240" w:after="64" w:line="320" w:lineRule="auto"/>
      <w:outlineLvl w:val="6"/>
    </w:pPr>
    <w:rPr>
      <w:b/>
      <w:sz w:val="24"/>
    </w:rPr>
  </w:style>
  <w:style w:type="paragraph" w:styleId="8">
    <w:name w:val="heading 8"/>
    <w:basedOn w:val="a"/>
    <w:next w:val="a"/>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ind w:firstLineChars="200" w:firstLine="200"/>
    </w:pPr>
  </w:style>
  <w:style w:type="paragraph" w:styleId="a5">
    <w:name w:val="caption"/>
    <w:basedOn w:val="a"/>
    <w:next w:val="a"/>
    <w:qFormat/>
    <w:pPr>
      <w:spacing w:before="152" w:after="160"/>
    </w:pPr>
    <w:rPr>
      <w:rFonts w:ascii="Arial" w:eastAsia="黑体" w:hAnsi="Arial"/>
    </w:rPr>
  </w:style>
  <w:style w:type="paragraph" w:styleId="a6">
    <w:name w:val="Document Map"/>
    <w:basedOn w:val="a"/>
    <w:semiHidden/>
    <w:qFormat/>
    <w:pPr>
      <w:shd w:val="clear" w:color="auto" w:fill="000080"/>
    </w:pPr>
  </w:style>
  <w:style w:type="paragraph" w:styleId="a7">
    <w:name w:val="annotation text"/>
    <w:basedOn w:val="a"/>
    <w:link w:val="a8"/>
    <w:semiHidden/>
    <w:qFormat/>
    <w:pPr>
      <w:jc w:val="left"/>
    </w:pPr>
  </w:style>
  <w:style w:type="paragraph" w:styleId="a9">
    <w:name w:val="endnote text"/>
    <w:basedOn w:val="a"/>
    <w:link w:val="aa"/>
    <w:uiPriority w:val="99"/>
    <w:unhideWhenUsed/>
    <w:qFormat/>
    <w:pPr>
      <w:snapToGrid w:val="0"/>
      <w:jc w:val="left"/>
    </w:pPr>
  </w:style>
  <w:style w:type="paragraph" w:styleId="ab">
    <w:name w:val="Balloon Text"/>
    <w:basedOn w:val="a"/>
    <w:link w:val="ac"/>
    <w:qFormat/>
    <w:rPr>
      <w:szCs w:val="18"/>
    </w:rPr>
  </w:style>
  <w:style w:type="paragraph" w:styleId="ad">
    <w:name w:val="footer"/>
    <w:basedOn w:val="a"/>
    <w:qFormat/>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e">
    <w:name w:val="header"/>
    <w:basedOn w:val="a"/>
    <w:qFormat/>
    <w:pPr>
      <w:pBdr>
        <w:bottom w:val="single" w:sz="6" w:space="1" w:color="auto"/>
      </w:pBdr>
      <w:snapToGrid w:val="0"/>
      <w:jc w:val="center"/>
    </w:pPr>
  </w:style>
  <w:style w:type="paragraph" w:styleId="af">
    <w:name w:val="Subtitle"/>
    <w:basedOn w:val="a"/>
    <w:next w:val="af0"/>
    <w:qFormat/>
    <w:pPr>
      <w:spacing w:before="320"/>
      <w:outlineLvl w:val="0"/>
    </w:pPr>
    <w:rPr>
      <w:rFonts w:eastAsia="黑体"/>
      <w:sz w:val="36"/>
    </w:rPr>
  </w:style>
  <w:style w:type="paragraph" w:customStyle="1" w:styleId="af0">
    <w:name w:val="作者"/>
    <w:basedOn w:val="a"/>
    <w:next w:val="af1"/>
    <w:link w:val="af2"/>
    <w:qFormat/>
    <w:pPr>
      <w:spacing w:before="160" w:after="240" w:line="0" w:lineRule="atLeast"/>
      <w:jc w:val="left"/>
    </w:pPr>
    <w:rPr>
      <w:rFonts w:eastAsia="仿宋_GB2312"/>
      <w:w w:val="66"/>
      <w:sz w:val="28"/>
    </w:rPr>
  </w:style>
  <w:style w:type="paragraph" w:customStyle="1" w:styleId="af1">
    <w:name w:val="单位"/>
    <w:qFormat/>
    <w:pPr>
      <w:ind w:left="70" w:hangingChars="70" w:hanging="70"/>
      <w:jc w:val="both"/>
    </w:pPr>
    <w:rPr>
      <w:sz w:val="17"/>
    </w:rPr>
  </w:style>
  <w:style w:type="paragraph" w:styleId="af3">
    <w:name w:val="List"/>
    <w:basedOn w:val="a0"/>
    <w:qFormat/>
  </w:style>
  <w:style w:type="paragraph" w:styleId="af4">
    <w:name w:val="footnote text"/>
    <w:basedOn w:val="a"/>
    <w:next w:val="10"/>
    <w:semiHidden/>
    <w:qFormat/>
    <w:pPr>
      <w:tabs>
        <w:tab w:val="left" w:pos="465"/>
      </w:tabs>
      <w:snapToGrid w:val="0"/>
      <w:spacing w:before="120" w:line="312" w:lineRule="auto"/>
      <w:ind w:firstLineChars="267" w:firstLine="267"/>
    </w:pPr>
    <w:rPr>
      <w:sz w:val="15"/>
    </w:rPr>
  </w:style>
  <w:style w:type="paragraph" w:customStyle="1" w:styleId="10">
    <w:name w:val="脚注文本1"/>
    <w:basedOn w:val="af4"/>
    <w:link w:val="1Char"/>
    <w:qFormat/>
    <w:pPr>
      <w:spacing w:before="0"/>
      <w:ind w:firstLineChars="297" w:firstLine="297"/>
    </w:pPr>
  </w:style>
  <w:style w:type="paragraph" w:styleId="af5">
    <w:name w:val="Normal (Web)"/>
    <w:basedOn w:val="a"/>
    <w:qFormat/>
    <w:pPr>
      <w:widowControl/>
      <w:overflowPunct/>
      <w:spacing w:before="100" w:beforeAutospacing="1" w:after="100" w:afterAutospacing="1"/>
      <w:jc w:val="left"/>
    </w:pPr>
    <w:rPr>
      <w:rFonts w:ascii="宋体" w:hAnsi="宋体"/>
      <w:kern w:val="0"/>
      <w:sz w:val="24"/>
      <w:szCs w:val="24"/>
    </w:rPr>
  </w:style>
  <w:style w:type="paragraph" w:styleId="af6">
    <w:name w:val="Title"/>
    <w:basedOn w:val="a"/>
    <w:next w:val="a0"/>
    <w:qFormat/>
    <w:pPr>
      <w:keepNext/>
      <w:spacing w:before="240" w:after="120"/>
    </w:pPr>
    <w:rPr>
      <w:rFonts w:ascii="DejaVu Sans" w:eastAsia="DejaVu Sans" w:hAnsi="DejaVu Sans" w:cs="DejaVu Sans"/>
      <w:sz w:val="28"/>
      <w:szCs w:val="28"/>
    </w:rPr>
  </w:style>
  <w:style w:type="table" w:styleId="af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qFormat/>
    <w:rPr>
      <w:b/>
      <w:bCs/>
    </w:rPr>
  </w:style>
  <w:style w:type="character" w:styleId="af9">
    <w:name w:val="endnote reference"/>
    <w:basedOn w:val="a1"/>
    <w:semiHidden/>
    <w:qFormat/>
    <w:rPr>
      <w:vertAlign w:val="superscript"/>
    </w:rPr>
  </w:style>
  <w:style w:type="character" w:styleId="afa">
    <w:name w:val="page number"/>
    <w:basedOn w:val="a1"/>
    <w:qFormat/>
  </w:style>
  <w:style w:type="character" w:styleId="afb">
    <w:name w:val="Emphasis"/>
    <w:basedOn w:val="a1"/>
    <w:qFormat/>
    <w:rPr>
      <w:color w:val="CC0033"/>
    </w:rPr>
  </w:style>
  <w:style w:type="character" w:styleId="afc">
    <w:name w:val="Hyperlink"/>
    <w:qFormat/>
    <w:rPr>
      <w:color w:val="000080"/>
      <w:u w:val="single"/>
    </w:rPr>
  </w:style>
  <w:style w:type="character" w:styleId="afd">
    <w:name w:val="annotation reference"/>
    <w:basedOn w:val="a1"/>
    <w:semiHidden/>
    <w:qFormat/>
    <w:rPr>
      <w:sz w:val="21"/>
      <w:szCs w:val="21"/>
    </w:rPr>
  </w:style>
  <w:style w:type="character" w:styleId="afe">
    <w:name w:val="footnote reference"/>
    <w:basedOn w:val="a1"/>
    <w:semiHidden/>
    <w:qFormat/>
    <w:rPr>
      <w:rFonts w:ascii="Monotype Sorts" w:eastAsia="宋体" w:hAnsi="Monotype Sorts"/>
      <w:spacing w:val="0"/>
      <w:w w:val="100"/>
      <w:position w:val="0"/>
      <w:sz w:val="11"/>
      <w:vertAlign w:val="baseline"/>
    </w:rPr>
  </w:style>
  <w:style w:type="character" w:customStyle="1" w:styleId="20">
    <w:name w:val="标题 2 字符"/>
    <w:basedOn w:val="a1"/>
    <w:link w:val="2"/>
    <w:qFormat/>
    <w:rPr>
      <w:rFonts w:eastAsia="黑体"/>
      <w:sz w:val="18"/>
      <w:lang w:val="en-US" w:eastAsia="zh-CN" w:bidi="ar-SA"/>
    </w:rPr>
  </w:style>
  <w:style w:type="character" w:customStyle="1" w:styleId="a8">
    <w:name w:val="批注文字 字符"/>
    <w:basedOn w:val="a1"/>
    <w:link w:val="a7"/>
    <w:semiHidden/>
    <w:qFormat/>
    <w:rPr>
      <w:kern w:val="2"/>
      <w:sz w:val="18"/>
    </w:rPr>
  </w:style>
  <w:style w:type="character" w:customStyle="1" w:styleId="ac">
    <w:name w:val="批注框文本 字符"/>
    <w:basedOn w:val="a1"/>
    <w:link w:val="ab"/>
    <w:qFormat/>
    <w:rPr>
      <w:kern w:val="2"/>
      <w:sz w:val="18"/>
      <w:szCs w:val="18"/>
    </w:rPr>
  </w:style>
  <w:style w:type="character" w:customStyle="1" w:styleId="1Char">
    <w:name w:val="脚注文本1 Char"/>
    <w:basedOn w:val="a1"/>
    <w:link w:val="10"/>
    <w:qFormat/>
    <w:rPr>
      <w:rFonts w:eastAsia="宋体"/>
      <w:kern w:val="2"/>
      <w:sz w:val="15"/>
      <w:lang w:val="en-US" w:eastAsia="zh-CN" w:bidi="ar-SA"/>
    </w:rPr>
  </w:style>
  <w:style w:type="character" w:customStyle="1" w:styleId="WW8Num1z0">
    <w:name w:val="WW8Num1z0"/>
    <w:qFormat/>
    <w:rPr>
      <w:rFonts w:ascii="Times New Roman" w:hAnsi="Times New Roman"/>
      <w:b/>
      <w:sz w:val="21"/>
    </w:rPr>
  </w:style>
  <w:style w:type="character" w:customStyle="1" w:styleId="WW8Num1z1">
    <w:name w:val="WW8Num1z1"/>
    <w:qFormat/>
    <w:rPr>
      <w:rFonts w:ascii="Times New Roman" w:hAnsi="Times New Roman"/>
      <w:b/>
      <w:sz w:val="18"/>
    </w:rPr>
  </w:style>
  <w:style w:type="character" w:customStyle="1" w:styleId="WW8Num1z2">
    <w:name w:val="WW8Num1z2"/>
    <w:qFormat/>
    <w:rPr>
      <w:rFonts w:ascii="Times New Roman" w:hAnsi="Times New Roman"/>
      <w:sz w:val="18"/>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11">
    <w:name w:val="默认段落字体1"/>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
    <w:name w:val="WW-默认段落字体"/>
    <w:qFormat/>
  </w:style>
  <w:style w:type="character" w:customStyle="1" w:styleId="WW8Num3z0">
    <w:name w:val="WW8Num3z0"/>
    <w:qFormat/>
    <w:rPr>
      <w:sz w:val="21"/>
    </w:rPr>
  </w:style>
  <w:style w:type="character" w:customStyle="1" w:styleId="WW8Num4z0">
    <w:name w:val="WW8Num4z0"/>
    <w:qFormat/>
    <w:rPr>
      <w:rFonts w:ascii="Times New Roman" w:hAnsi="Times New Roman"/>
      <w:b/>
      <w:sz w:val="21"/>
    </w:rPr>
  </w:style>
  <w:style w:type="character" w:customStyle="1" w:styleId="WW8Num4z1">
    <w:name w:val="WW8Num4z1"/>
    <w:qFormat/>
    <w:rPr>
      <w:rFonts w:ascii="Times New Roman" w:hAnsi="Times New Roman"/>
      <w:b/>
      <w:sz w:val="18"/>
    </w:rPr>
  </w:style>
  <w:style w:type="character" w:customStyle="1" w:styleId="WW8Num4z2">
    <w:name w:val="WW8Num4z2"/>
    <w:qFormat/>
    <w:rPr>
      <w:rFonts w:ascii="Times New Roman" w:hAnsi="Times New Roman"/>
      <w:sz w:val="18"/>
    </w:rPr>
  </w:style>
  <w:style w:type="character" w:customStyle="1" w:styleId="WW-1">
    <w:name w:val="WW-默认段落字体1"/>
    <w:qFormat/>
  </w:style>
  <w:style w:type="character" w:customStyle="1" w:styleId="CharChar12">
    <w:name w:val="Char Char12"/>
    <w:basedOn w:val="WW-1"/>
    <w:qFormat/>
    <w:rPr>
      <w:rFonts w:eastAsia="·s²Ó©úÅé"/>
      <w:sz w:val="18"/>
      <w:lang w:val="en-US" w:eastAsia="ar-SA" w:bidi="ar-SA"/>
    </w:rPr>
  </w:style>
  <w:style w:type="character" w:customStyle="1" w:styleId="CharChar11">
    <w:name w:val="Char Char11"/>
    <w:basedOn w:val="WW-1"/>
    <w:qFormat/>
    <w:rPr>
      <w:rFonts w:eastAsia="宋体"/>
      <w:kern w:val="1"/>
      <w:sz w:val="18"/>
      <w:lang w:val="en-US" w:eastAsia="ar-SA" w:bidi="ar-SA"/>
    </w:rPr>
  </w:style>
  <w:style w:type="character" w:customStyle="1" w:styleId="CharChar10">
    <w:name w:val="Char Char10"/>
    <w:basedOn w:val="WW-1"/>
    <w:qFormat/>
    <w:rPr>
      <w:rFonts w:eastAsia="黑体"/>
      <w:kern w:val="1"/>
      <w:sz w:val="36"/>
      <w:lang w:val="en-US" w:eastAsia="ar-SA" w:bidi="ar-SA"/>
    </w:rPr>
  </w:style>
  <w:style w:type="character" w:customStyle="1" w:styleId="Char">
    <w:name w:val="正文文本 Char"/>
    <w:basedOn w:val="WW-1"/>
    <w:qFormat/>
    <w:rPr>
      <w:rFonts w:eastAsia="宋体"/>
      <w:kern w:val="1"/>
      <w:sz w:val="18"/>
      <w:lang w:val="en-US" w:eastAsia="ar-SA" w:bidi="ar-SA"/>
    </w:rPr>
  </w:style>
  <w:style w:type="character" w:customStyle="1" w:styleId="aff">
    <w:name w:val="编号字符"/>
    <w:qFormat/>
  </w:style>
  <w:style w:type="character" w:customStyle="1" w:styleId="aff0">
    <w:name w:val="项目符号"/>
    <w:qFormat/>
    <w:rPr>
      <w:rFonts w:ascii="OpenSymbol" w:eastAsia="OpenSymbol" w:hAnsi="OpenSymbol" w:cs="OpenSymbol"/>
    </w:rPr>
  </w:style>
  <w:style w:type="paragraph" w:customStyle="1" w:styleId="aff1">
    <w:name w:val="目录"/>
    <w:basedOn w:val="a"/>
    <w:qFormat/>
    <w:pPr>
      <w:suppressLineNumbers/>
    </w:pPr>
  </w:style>
  <w:style w:type="paragraph" w:customStyle="1" w:styleId="110">
    <w:name w:val="标题11"/>
    <w:basedOn w:val="a"/>
    <w:next w:val="a0"/>
    <w:qFormat/>
    <w:pPr>
      <w:keepNext/>
      <w:spacing w:before="240" w:after="120"/>
    </w:pPr>
    <w:rPr>
      <w:rFonts w:ascii="DejaVu Sans" w:eastAsia="DejaVu Sans" w:hAnsi="DejaVu Sans" w:cs="DejaVu Sans"/>
      <w:sz w:val="28"/>
      <w:szCs w:val="28"/>
    </w:rPr>
  </w:style>
  <w:style w:type="paragraph" w:customStyle="1" w:styleId="Name">
    <w:name w:val="Name"/>
    <w:basedOn w:val="af0"/>
    <w:next w:val="DepartCorrespond"/>
    <w:qFormat/>
    <w:pPr>
      <w:keepNext/>
      <w:spacing w:before="220" w:after="180"/>
    </w:pPr>
    <w:rPr>
      <w:rFonts w:eastAsia="宋体"/>
      <w:w w:val="100"/>
      <w:sz w:val="18"/>
    </w:rPr>
  </w:style>
  <w:style w:type="paragraph" w:customStyle="1" w:styleId="DepartCorrespond">
    <w:name w:val="Depart.Correspond"/>
    <w:basedOn w:val="af1"/>
    <w:qFormat/>
    <w:pPr>
      <w:ind w:left="66" w:hangingChars="66" w:hanging="66"/>
    </w:pPr>
    <w:rPr>
      <w:iCs/>
      <w:sz w:val="16"/>
    </w:rPr>
  </w:style>
  <w:style w:type="paragraph" w:customStyle="1" w:styleId="12">
    <w:name w:val="标题1"/>
    <w:basedOn w:val="a"/>
    <w:next w:val="Name"/>
    <w:qFormat/>
    <w:pPr>
      <w:keepNext/>
      <w:keepLines/>
      <w:snapToGrid w:val="0"/>
      <w:spacing w:before="240" w:after="100"/>
    </w:pPr>
    <w:rPr>
      <w:rFonts w:eastAsia="黑体"/>
      <w:b/>
      <w:sz w:val="24"/>
    </w:rPr>
  </w:style>
  <w:style w:type="paragraph" w:customStyle="1" w:styleId="DepartCorrespondhttp">
    <w:name w:val="Depart.Correspond.http"/>
    <w:basedOn w:val="af1"/>
    <w:qFormat/>
    <w:pPr>
      <w:ind w:left="66" w:hanging="66"/>
    </w:pPr>
    <w:rPr>
      <w:iCs/>
      <w:sz w:val="16"/>
    </w:rPr>
  </w:style>
  <w:style w:type="paragraph" w:customStyle="1" w:styleId="aff2">
    <w:name w:val="框内容"/>
    <w:basedOn w:val="a0"/>
    <w:qFormat/>
  </w:style>
  <w:style w:type="paragraph" w:customStyle="1" w:styleId="aff3">
    <w:name w:val="人名"/>
    <w:basedOn w:val="a"/>
    <w:qFormat/>
    <w:pPr>
      <w:overflowPunct/>
      <w:jc w:val="center"/>
    </w:pPr>
    <w:rPr>
      <w:rFonts w:eastAsia="楷体_GB2312"/>
      <w:sz w:val="21"/>
      <w:szCs w:val="21"/>
    </w:rPr>
  </w:style>
  <w:style w:type="character" w:customStyle="1" w:styleId="shorttext1">
    <w:name w:val="short_text1"/>
    <w:basedOn w:val="a1"/>
    <w:qFormat/>
    <w:rPr>
      <w:sz w:val="19"/>
      <w:szCs w:val="19"/>
    </w:rPr>
  </w:style>
  <w:style w:type="character" w:customStyle="1" w:styleId="mediumtext1">
    <w:name w:val="medium_text1"/>
    <w:basedOn w:val="a1"/>
    <w:qFormat/>
    <w:rPr>
      <w:sz w:val="16"/>
      <w:szCs w:val="16"/>
    </w:rPr>
  </w:style>
  <w:style w:type="character" w:customStyle="1" w:styleId="datatitle1">
    <w:name w:val="datatitle1"/>
    <w:basedOn w:val="a1"/>
    <w:qFormat/>
    <w:rPr>
      <w:b/>
      <w:bCs/>
      <w:color w:val="10619F"/>
      <w:sz w:val="13"/>
      <w:szCs w:val="13"/>
    </w:rPr>
  </w:style>
  <w:style w:type="paragraph" w:customStyle="1" w:styleId="Abstract">
    <w:name w:val="Abstract"/>
    <w:next w:val="Keywords"/>
    <w:link w:val="AbstractChar"/>
    <w:qFormat/>
    <w:pPr>
      <w:tabs>
        <w:tab w:val="left" w:pos="937"/>
      </w:tabs>
      <w:jc w:val="both"/>
    </w:pPr>
    <w:rPr>
      <w:rFonts w:eastAsia="楷体_GB2312"/>
      <w:kern w:val="2"/>
      <w:sz w:val="18"/>
    </w:rPr>
  </w:style>
  <w:style w:type="paragraph" w:customStyle="1" w:styleId="Keywords">
    <w:name w:val="Key words"/>
    <w:basedOn w:val="a"/>
    <w:next w:val="aff4"/>
    <w:link w:val="KeywordsChar"/>
    <w:qFormat/>
    <w:pPr>
      <w:tabs>
        <w:tab w:val="left" w:pos="1176"/>
      </w:tabs>
      <w:adjustRightInd w:val="0"/>
      <w:spacing w:after="290"/>
      <w:ind w:left="632" w:hangingChars="632" w:hanging="632"/>
    </w:pPr>
    <w:rPr>
      <w:rFonts w:eastAsia="楷体_GB2312"/>
      <w:snapToGrid w:val="0"/>
    </w:rPr>
  </w:style>
  <w:style w:type="paragraph" w:customStyle="1" w:styleId="aff4">
    <w:name w:val="摘要"/>
    <w:basedOn w:val="a0"/>
    <w:next w:val="aff5"/>
    <w:link w:val="Char0"/>
    <w:qFormat/>
    <w:pPr>
      <w:tabs>
        <w:tab w:val="clear" w:pos="357"/>
        <w:tab w:val="left" w:pos="798"/>
      </w:tabs>
      <w:adjustRightInd w:val="0"/>
      <w:ind w:firstLineChars="0" w:firstLine="0"/>
    </w:pPr>
    <w:rPr>
      <w:rFonts w:eastAsia="楷体_GB2312"/>
      <w:snapToGrid w:val="0"/>
    </w:rPr>
  </w:style>
  <w:style w:type="paragraph" w:customStyle="1" w:styleId="aff5">
    <w:name w:val="关键词"/>
    <w:basedOn w:val="aff4"/>
    <w:next w:val="aff6"/>
    <w:link w:val="Char1"/>
    <w:qFormat/>
    <w:pPr>
      <w:ind w:left="429" w:hangingChars="429" w:hanging="429"/>
    </w:pPr>
  </w:style>
  <w:style w:type="paragraph" w:customStyle="1" w:styleId="aff6">
    <w:name w:val="分类号"/>
    <w:basedOn w:val="Date1"/>
    <w:next w:val="a0"/>
    <w:qFormat/>
    <w:pPr>
      <w:tabs>
        <w:tab w:val="left" w:pos="1233"/>
      </w:tabs>
      <w:spacing w:after="320"/>
      <w:ind w:left="0" w:firstLineChars="0" w:firstLine="0"/>
    </w:pPr>
    <w:rPr>
      <w:rFonts w:eastAsia="黑体"/>
    </w:rPr>
  </w:style>
  <w:style w:type="paragraph" w:customStyle="1" w:styleId="Date1">
    <w:name w:val="Date1"/>
    <w:basedOn w:val="DepartCorrespond"/>
    <w:next w:val="a"/>
    <w:qFormat/>
    <w:pPr>
      <w:spacing w:after="240"/>
    </w:pPr>
    <w:rPr>
      <w:sz w:val="18"/>
    </w:rPr>
  </w:style>
  <w:style w:type="character" w:customStyle="1" w:styleId="AbstractChar">
    <w:name w:val="Abstract Char"/>
    <w:basedOn w:val="a1"/>
    <w:link w:val="Abstract"/>
    <w:qFormat/>
    <w:rPr>
      <w:rFonts w:eastAsia="楷体_GB2312"/>
      <w:kern w:val="2"/>
      <w:sz w:val="18"/>
      <w:lang w:val="en-US" w:eastAsia="zh-CN" w:bidi="ar-SA"/>
    </w:rPr>
  </w:style>
  <w:style w:type="character" w:customStyle="1" w:styleId="KeywordsChar">
    <w:name w:val="Key words Char"/>
    <w:basedOn w:val="a1"/>
    <w:link w:val="Keywords"/>
    <w:qFormat/>
    <w:rPr>
      <w:rFonts w:eastAsia="楷体_GB2312"/>
      <w:snapToGrid w:val="0"/>
      <w:kern w:val="2"/>
      <w:sz w:val="18"/>
      <w:lang w:val="en-US" w:eastAsia="zh-CN" w:bidi="ar-SA"/>
    </w:rPr>
  </w:style>
  <w:style w:type="character" w:customStyle="1" w:styleId="Char0">
    <w:name w:val="摘要 Char"/>
    <w:basedOn w:val="Char"/>
    <w:link w:val="aff4"/>
    <w:qFormat/>
    <w:rPr>
      <w:rFonts w:eastAsia="楷体_GB2312"/>
      <w:snapToGrid w:val="0"/>
      <w:kern w:val="2"/>
      <w:sz w:val="18"/>
      <w:lang w:val="en-US" w:eastAsia="zh-CN" w:bidi="ar-SA"/>
    </w:rPr>
  </w:style>
  <w:style w:type="character" w:customStyle="1" w:styleId="Char1">
    <w:name w:val="关键词 Char"/>
    <w:basedOn w:val="Char0"/>
    <w:link w:val="aff5"/>
    <w:qFormat/>
    <w:rPr>
      <w:rFonts w:eastAsia="楷体_GB2312"/>
      <w:snapToGrid w:val="0"/>
      <w:kern w:val="2"/>
      <w:sz w:val="18"/>
      <w:lang w:val="en-US" w:eastAsia="zh-CN" w:bidi="ar-SA"/>
    </w:rPr>
  </w:style>
  <w:style w:type="paragraph" w:customStyle="1" w:styleId="Title1">
    <w:name w:val="Title1"/>
    <w:basedOn w:val="a"/>
    <w:next w:val="Name"/>
    <w:qFormat/>
    <w:pPr>
      <w:keepNext/>
      <w:keepLines/>
      <w:snapToGrid w:val="0"/>
      <w:spacing w:before="240" w:after="100"/>
      <w:outlineLvl w:val="0"/>
    </w:pPr>
    <w:rPr>
      <w:rFonts w:eastAsia="黑体"/>
      <w:b/>
      <w:sz w:val="24"/>
    </w:rPr>
  </w:style>
  <w:style w:type="paragraph" w:customStyle="1" w:styleId="13">
    <w:name w:val="样式1"/>
    <w:basedOn w:val="2"/>
    <w:qFormat/>
    <w:rPr>
      <w:b/>
    </w:rPr>
  </w:style>
  <w:style w:type="paragraph" w:customStyle="1" w:styleId="Correspond">
    <w:name w:val="Correspond"/>
    <w:basedOn w:val="DepartCorrespond"/>
    <w:next w:val="a"/>
    <w:qFormat/>
  </w:style>
  <w:style w:type="paragraph" w:customStyle="1" w:styleId="Information">
    <w:name w:val="Information"/>
    <w:basedOn w:val="Date1"/>
    <w:next w:val="Abstract"/>
    <w:qFormat/>
    <w:pPr>
      <w:ind w:left="0" w:firstLineChars="0" w:firstLine="0"/>
    </w:pPr>
    <w:rPr>
      <w:b/>
      <w:bCs/>
    </w:rPr>
  </w:style>
  <w:style w:type="paragraph" w:customStyle="1" w:styleId="Reference">
    <w:name w:val="Reference"/>
    <w:basedOn w:val="a"/>
    <w:next w:val="a"/>
    <w:qFormat/>
    <w:pPr>
      <w:snapToGrid w:val="0"/>
      <w:spacing w:before="280"/>
      <w:jc w:val="left"/>
      <w:outlineLvl w:val="0"/>
    </w:pPr>
    <w:rPr>
      <w:rFonts w:eastAsia="黑体"/>
      <w:b/>
    </w:rPr>
  </w:style>
  <w:style w:type="paragraph" w:customStyle="1" w:styleId="TextofReference">
    <w:name w:val="Text of Reference"/>
    <w:qFormat/>
    <w:pPr>
      <w:numPr>
        <w:numId w:val="2"/>
      </w:numPr>
      <w:spacing w:line="260" w:lineRule="exact"/>
      <w:jc w:val="both"/>
    </w:pPr>
    <w:rPr>
      <w:sz w:val="15"/>
    </w:rPr>
  </w:style>
  <w:style w:type="paragraph" w:customStyle="1" w:styleId="TextofReference1">
    <w:name w:val="Text of Reference 1"/>
    <w:qFormat/>
    <w:pPr>
      <w:spacing w:line="260" w:lineRule="exact"/>
      <w:jc w:val="both"/>
    </w:pPr>
    <w:rPr>
      <w:sz w:val="15"/>
    </w:rPr>
  </w:style>
  <w:style w:type="paragraph" w:customStyle="1" w:styleId="Textof">
    <w:name w:val="Text of 中文参考文献"/>
    <w:basedOn w:val="TextofReference"/>
    <w:qFormat/>
    <w:pPr>
      <w:numPr>
        <w:numId w:val="0"/>
      </w:numPr>
      <w:tabs>
        <w:tab w:val="clear" w:pos="419"/>
        <w:tab w:val="left" w:pos="346"/>
      </w:tabs>
      <w:ind w:left="258" w:hangingChars="258" w:hanging="258"/>
    </w:pPr>
  </w:style>
  <w:style w:type="paragraph" w:customStyle="1" w:styleId="Textof0">
    <w:name w:val="Text of 中文参考文献１"/>
    <w:basedOn w:val="Textof"/>
    <w:qFormat/>
    <w:pPr>
      <w:tabs>
        <w:tab w:val="clear" w:pos="346"/>
        <w:tab w:val="left" w:pos="78"/>
        <w:tab w:val="left" w:pos="424"/>
      </w:tabs>
    </w:pPr>
  </w:style>
  <w:style w:type="paragraph" w:customStyle="1" w:styleId="aff7">
    <w:name w:val="表名"/>
    <w:basedOn w:val="a"/>
    <w:qFormat/>
    <w:pPr>
      <w:spacing w:after="120"/>
    </w:pPr>
  </w:style>
  <w:style w:type="paragraph" w:customStyle="1" w:styleId="aff8">
    <w:name w:val="定理"/>
    <w:basedOn w:val="a0"/>
    <w:next w:val="a0"/>
    <w:qFormat/>
    <w:rPr>
      <w:rFonts w:eastAsia="黑体"/>
    </w:rPr>
  </w:style>
  <w:style w:type="paragraph" w:customStyle="1" w:styleId="aff9">
    <w:name w:val="首页页眉"/>
    <w:basedOn w:val="ae"/>
    <w:qFormat/>
    <w:pPr>
      <w:pBdr>
        <w:bottom w:val="double" w:sz="6" w:space="1" w:color="auto"/>
      </w:pBdr>
      <w:jc w:val="both"/>
    </w:pPr>
  </w:style>
  <w:style w:type="paragraph" w:customStyle="1" w:styleId="affa">
    <w:name w:val="文前文本"/>
    <w:basedOn w:val="aff5"/>
    <w:qFormat/>
    <w:pPr>
      <w:ind w:left="0" w:firstLine="0"/>
    </w:pPr>
    <w:rPr>
      <w:b/>
    </w:rPr>
  </w:style>
  <w:style w:type="paragraph" w:customStyle="1" w:styleId="affb">
    <w:name w:val="证明"/>
    <w:basedOn w:val="aff8"/>
    <w:qFormat/>
    <w:rPr>
      <w:rFonts w:eastAsia="仿宋_GB2312"/>
    </w:rPr>
  </w:style>
  <w:style w:type="paragraph" w:customStyle="1" w:styleId="affc">
    <w:name w:val="致谢"/>
    <w:basedOn w:val="aff8"/>
    <w:next w:val="Reference"/>
    <w:qFormat/>
    <w:pPr>
      <w:tabs>
        <w:tab w:val="clear" w:pos="357"/>
      </w:tabs>
      <w:spacing w:beforeLines="100" w:before="100"/>
      <w:ind w:firstLineChars="0" w:firstLine="0"/>
    </w:pPr>
    <w:rPr>
      <w:rFonts w:eastAsia="宋体"/>
      <w:bCs/>
    </w:rPr>
  </w:style>
  <w:style w:type="paragraph" w:customStyle="1" w:styleId="affd">
    <w:name w:val="中文参考文献"/>
    <w:basedOn w:val="Reference"/>
    <w:next w:val="a0"/>
    <w:qFormat/>
    <w:pPr>
      <w:spacing w:before="240"/>
    </w:pPr>
    <w:rPr>
      <w:b w:val="0"/>
    </w:rPr>
  </w:style>
  <w:style w:type="paragraph" w:customStyle="1" w:styleId="TableParagraph">
    <w:name w:val="Table Paragraph"/>
    <w:basedOn w:val="a"/>
    <w:uiPriority w:val="1"/>
    <w:qFormat/>
    <w:pPr>
      <w:widowControl/>
      <w:overflowPunct/>
      <w:spacing w:before="18" w:after="100" w:afterAutospacing="1" w:line="560" w:lineRule="exact"/>
    </w:pPr>
    <w:rPr>
      <w:sz w:val="28"/>
      <w:szCs w:val="28"/>
    </w:rPr>
  </w:style>
  <w:style w:type="paragraph" w:customStyle="1" w:styleId="14">
    <w:name w:val="正文1"/>
    <w:qFormat/>
    <w:pPr>
      <w:jc w:val="both"/>
    </w:pPr>
    <w:rPr>
      <w:kern w:val="2"/>
      <w:sz w:val="21"/>
      <w:szCs w:val="21"/>
    </w:rPr>
  </w:style>
  <w:style w:type="paragraph" w:customStyle="1" w:styleId="21bc9c4b-6a32-43e5-beaa-fd2d792c5735">
    <w:name w:val="21bc9c4b-6a32-43e5-beaa-fd2d792c5735"/>
    <w:basedOn w:val="1"/>
    <w:next w:val="acbfdd8b-e11b-4d36-88ff-6049b138f862"/>
    <w:link w:val="21bc9c4b-6a32-43e5-beaa-fd2d792c57350"/>
    <w:rsid w:val="00745F5E"/>
    <w:pPr>
      <w:snapToGrid w:val="0"/>
      <w:spacing w:beforeLines="100" w:before="0" w:afterLines="100" w:after="0" w:line="288" w:lineRule="auto"/>
    </w:pPr>
    <w:rPr>
      <w:rFonts w:ascii="微软雅黑" w:eastAsia="微软雅黑" w:hAnsi="微软雅黑"/>
      <w:b/>
      <w:color w:val="000000"/>
      <w:w w:val="66"/>
      <w:kern w:val="2"/>
      <w:sz w:val="32"/>
      <w:szCs w:val="32"/>
      <w:vertAlign w:val="superscript"/>
    </w:rPr>
  </w:style>
  <w:style w:type="character" w:customStyle="1" w:styleId="af2">
    <w:name w:val="作者 字符"/>
    <w:basedOn w:val="a1"/>
    <w:link w:val="af0"/>
    <w:rsid w:val="00745F5E"/>
    <w:rPr>
      <w:rFonts w:eastAsia="仿宋_GB2312"/>
      <w:w w:val="66"/>
      <w:kern w:val="2"/>
      <w:sz w:val="28"/>
    </w:rPr>
  </w:style>
  <w:style w:type="character" w:customStyle="1" w:styleId="21bc9c4b-6a32-43e5-beaa-fd2d792c57350">
    <w:name w:val="21bc9c4b-6a32-43e5-beaa-fd2d792c5735 字符"/>
    <w:basedOn w:val="af2"/>
    <w:link w:val="21bc9c4b-6a32-43e5-beaa-fd2d792c5735"/>
    <w:rsid w:val="00745F5E"/>
    <w:rPr>
      <w:rFonts w:ascii="微软雅黑" w:eastAsia="微软雅黑" w:hAnsi="微软雅黑"/>
      <w:b/>
      <w:color w:val="000000"/>
      <w:w w:val="66"/>
      <w:kern w:val="2"/>
      <w:sz w:val="32"/>
      <w:szCs w:val="32"/>
      <w:vertAlign w:val="superscript"/>
    </w:rPr>
  </w:style>
  <w:style w:type="paragraph" w:customStyle="1" w:styleId="acbfdd8b-e11b-4d36-88ff-6049b138f862">
    <w:name w:val="acbfdd8b-e11b-4d36-88ff-6049b138f862"/>
    <w:basedOn w:val="a"/>
    <w:link w:val="acbfdd8b-e11b-4d36-88ff-6049b138f8620"/>
    <w:rsid w:val="00745F5E"/>
    <w:pPr>
      <w:adjustRightInd w:val="0"/>
      <w:snapToGrid w:val="0"/>
      <w:spacing w:beforeLines="100" w:afterLines="100" w:line="288" w:lineRule="auto"/>
      <w:jc w:val="left"/>
    </w:pPr>
    <w:rPr>
      <w:rFonts w:ascii="微软雅黑" w:eastAsia="微软雅黑" w:hAnsi="微软雅黑"/>
      <w:color w:val="000000"/>
      <w:w w:val="66"/>
      <w:sz w:val="22"/>
      <w:szCs w:val="32"/>
      <w:vertAlign w:val="superscript"/>
    </w:rPr>
  </w:style>
  <w:style w:type="character" w:customStyle="1" w:styleId="acbfdd8b-e11b-4d36-88ff-6049b138f8620">
    <w:name w:val="acbfdd8b-e11b-4d36-88ff-6049b138f862 字符"/>
    <w:basedOn w:val="af2"/>
    <w:link w:val="acbfdd8b-e11b-4d36-88ff-6049b138f862"/>
    <w:rsid w:val="00745F5E"/>
    <w:rPr>
      <w:rFonts w:ascii="微软雅黑" w:eastAsia="微软雅黑" w:hAnsi="微软雅黑"/>
      <w:color w:val="000000"/>
      <w:w w:val="66"/>
      <w:kern w:val="2"/>
      <w:sz w:val="22"/>
      <w:szCs w:val="32"/>
      <w:vertAlign w:val="superscript"/>
    </w:rPr>
  </w:style>
  <w:style w:type="character" w:customStyle="1" w:styleId="aa">
    <w:name w:val="尾注文本 字符"/>
    <w:basedOn w:val="a1"/>
    <w:link w:val="a9"/>
    <w:uiPriority w:val="99"/>
    <w:rsid w:val="00843730"/>
    <w:rPr>
      <w:kern w:val="2"/>
      <w:sz w:val="18"/>
    </w:rPr>
  </w:style>
  <w:style w:type="character" w:styleId="affe">
    <w:name w:val="Placeholder Text"/>
    <w:basedOn w:val="a1"/>
    <w:uiPriority w:val="99"/>
    <w:unhideWhenUsed/>
    <w:rsid w:val="00070747"/>
    <w:rPr>
      <w:color w:val="666666"/>
    </w:rPr>
  </w:style>
  <w:style w:type="character" w:customStyle="1" w:styleId="a4">
    <w:name w:val="正文文本 字符"/>
    <w:basedOn w:val="a1"/>
    <w:link w:val="a0"/>
    <w:rsid w:val="00D47D81"/>
    <w:rPr>
      <w:kern w:val="2"/>
      <w:sz w:val="18"/>
    </w:rPr>
  </w:style>
  <w:style w:type="paragraph" w:styleId="afff">
    <w:name w:val="annotation subject"/>
    <w:basedOn w:val="a7"/>
    <w:next w:val="a7"/>
    <w:link w:val="afff0"/>
    <w:rsid w:val="00B512D7"/>
    <w:rPr>
      <w:b/>
      <w:bCs/>
    </w:rPr>
  </w:style>
  <w:style w:type="character" w:customStyle="1" w:styleId="afff0">
    <w:name w:val="批注主题 字符"/>
    <w:basedOn w:val="a8"/>
    <w:link w:val="afff"/>
    <w:rsid w:val="00B512D7"/>
    <w:rPr>
      <w:b/>
      <w:bCs/>
      <w:kern w:val="2"/>
      <w:sz w:val="18"/>
    </w:rPr>
  </w:style>
  <w:style w:type="paragraph" w:styleId="afff1">
    <w:name w:val="Revision"/>
    <w:hidden/>
    <w:uiPriority w:val="99"/>
    <w:unhideWhenUsed/>
    <w:rsid w:val="00FD2FBE"/>
    <w:rPr>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49557">
      <w:bodyDiv w:val="1"/>
      <w:marLeft w:val="0"/>
      <w:marRight w:val="0"/>
      <w:marTop w:val="0"/>
      <w:marBottom w:val="0"/>
      <w:divBdr>
        <w:top w:val="none" w:sz="0" w:space="0" w:color="auto"/>
        <w:left w:val="none" w:sz="0" w:space="0" w:color="auto"/>
        <w:bottom w:val="none" w:sz="0" w:space="0" w:color="auto"/>
        <w:right w:val="none" w:sz="0" w:space="0" w:color="auto"/>
      </w:divBdr>
    </w:div>
    <w:div w:id="1184981710">
      <w:bodyDiv w:val="1"/>
      <w:marLeft w:val="0"/>
      <w:marRight w:val="0"/>
      <w:marTop w:val="0"/>
      <w:marBottom w:val="0"/>
      <w:divBdr>
        <w:top w:val="none" w:sz="0" w:space="0" w:color="auto"/>
        <w:left w:val="none" w:sz="0" w:space="0" w:color="auto"/>
        <w:bottom w:val="none" w:sz="0" w:space="0" w:color="auto"/>
        <w:right w:val="none" w:sz="0" w:space="0" w:color="auto"/>
      </w:divBdr>
      <w:divsChild>
        <w:div w:id="1839226251">
          <w:marLeft w:val="0"/>
          <w:marRight w:val="0"/>
          <w:marTop w:val="0"/>
          <w:marBottom w:val="0"/>
          <w:divBdr>
            <w:top w:val="none" w:sz="0" w:space="0" w:color="auto"/>
            <w:left w:val="none" w:sz="0" w:space="0" w:color="auto"/>
            <w:bottom w:val="none" w:sz="0" w:space="0" w:color="auto"/>
            <w:right w:val="none" w:sz="0" w:space="0" w:color="auto"/>
          </w:divBdr>
        </w:div>
      </w:divsChild>
    </w:div>
    <w:div w:id="1813712655">
      <w:bodyDiv w:val="1"/>
      <w:marLeft w:val="0"/>
      <w:marRight w:val="0"/>
      <w:marTop w:val="0"/>
      <w:marBottom w:val="0"/>
      <w:divBdr>
        <w:top w:val="none" w:sz="0" w:space="0" w:color="auto"/>
        <w:left w:val="none" w:sz="0" w:space="0" w:color="auto"/>
        <w:bottom w:val="none" w:sz="0" w:space="0" w:color="auto"/>
        <w:right w:val="none" w:sz="0" w:space="0" w:color="auto"/>
      </w:divBdr>
      <w:divsChild>
        <w:div w:id="880937911">
          <w:marLeft w:val="0"/>
          <w:marRight w:val="0"/>
          <w:marTop w:val="0"/>
          <w:marBottom w:val="0"/>
          <w:divBdr>
            <w:top w:val="none" w:sz="0" w:space="0" w:color="auto"/>
            <w:left w:val="none" w:sz="0" w:space="0" w:color="auto"/>
            <w:bottom w:val="none" w:sz="0" w:space="0" w:color="auto"/>
            <w:right w:val="none" w:sz="0" w:space="0" w:color="auto"/>
          </w:divBdr>
        </w:div>
        <w:div w:id="2051764255">
          <w:marLeft w:val="0"/>
          <w:marRight w:val="0"/>
          <w:marTop w:val="0"/>
          <w:marBottom w:val="0"/>
          <w:divBdr>
            <w:top w:val="none" w:sz="0" w:space="0" w:color="auto"/>
            <w:left w:val="none" w:sz="0" w:space="0" w:color="auto"/>
            <w:bottom w:val="none" w:sz="0" w:space="0" w:color="auto"/>
            <w:right w:val="none" w:sz="0" w:space="0" w:color="auto"/>
          </w:divBdr>
        </w:div>
      </w:divsChild>
    </w:div>
    <w:div w:id="1834642053">
      <w:bodyDiv w:val="1"/>
      <w:marLeft w:val="0"/>
      <w:marRight w:val="0"/>
      <w:marTop w:val="0"/>
      <w:marBottom w:val="0"/>
      <w:divBdr>
        <w:top w:val="none" w:sz="0" w:space="0" w:color="auto"/>
        <w:left w:val="none" w:sz="0" w:space="0" w:color="auto"/>
        <w:bottom w:val="none" w:sz="0" w:space="0" w:color="auto"/>
        <w:right w:val="none" w:sz="0" w:space="0" w:color="auto"/>
      </w:divBdr>
      <w:divsChild>
        <w:div w:id="2253808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1.xm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1.jpe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2271C42-DFA2-4680-A862-EC3741F43D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10421</Words>
  <Characters>13860</Characters>
  <Application>Microsoft Office Word</Application>
  <DocSecurity>0</DocSecurity>
  <Lines>990</Lines>
  <Paragraphs>867</Paragraphs>
  <ScaleCrop>false</ScaleCrop>
  <Company>Microsoft</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creator>微软用户</dc:creator>
  <cp:lastModifiedBy>生 卢</cp:lastModifiedBy>
  <cp:revision>5</cp:revision>
  <cp:lastPrinted>2025-07-03T09:20:00Z</cp:lastPrinted>
  <dcterms:created xsi:type="dcterms:W3CDTF">2025-06-30T09:00:00Z</dcterms:created>
  <dcterms:modified xsi:type="dcterms:W3CDTF">2025-07-03T09:55:00Z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eyJoZGlkIjoiYWU2ODE2MzMzNmE4YjJjZTg5YjZmMDdiNDA3NDUwMGEiLCJ1c2VySWQiOiIxMjg3MzQ2ODk2In0=</vt:lpwstr>
  </property>
  <property fmtid="{D5CDD505-2E9C-101B-9397-08002B2CF9AE}" pid="4" name="KSOProductBuildVer">
    <vt:lpwstr>2052-12.1.0.21171</vt:lpwstr>
  </property>
  <property fmtid="{D5CDD505-2E9C-101B-9397-08002B2CF9AE}" pid="5" name="ICV">
    <vt:lpwstr>24B8918E1C7A44E9929F9E48E5288C7D_13</vt:lpwstr>
  </property>
</Properties>
</file>