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5DB4C" w14:textId="135C97EB" w:rsidR="00C949E4" w:rsidRPr="00C949E4" w:rsidRDefault="00C949E4" w:rsidP="00C949E4">
      <w:pPr>
        <w:overflowPunct w:val="0"/>
        <w:adjustRightInd w:val="0"/>
        <w:snapToGrid w:val="0"/>
        <w:spacing w:beforeLines="200" w:before="624" w:after="0" w:line="240" w:lineRule="auto"/>
        <w:ind w:firstLine="879"/>
        <w:jc w:val="center"/>
        <w:outlineLvl w:val="0"/>
        <w:rPr>
          <w:rFonts w:ascii="Times New Roman" w:eastAsia="黑体" w:hAnsi="Times New Roman" w:cs="Times New Roman"/>
          <w:color w:val="FF0000"/>
          <w:sz w:val="36"/>
          <w:szCs w:val="20"/>
          <w:bdr w:val="single" w:sz="4" w:space="0" w:color="FF0000"/>
          <w14:ligatures w14:val="none"/>
        </w:rPr>
      </w:pPr>
      <w:commentRangeStart w:id="0"/>
      <w:r w:rsidRPr="00C949E4">
        <w:rPr>
          <w:rFonts w:ascii="Times New Roman" w:eastAsia="黑体" w:hAnsi="Times New Roman" w:cs="Times New Roman" w:hint="eastAsia"/>
          <w:sz w:val="44"/>
          <w:szCs w:val="44"/>
          <w14:ligatures w14:val="none"/>
        </w:rPr>
        <w:t>虚假财经新闻</w:t>
      </w:r>
      <w:r w:rsidR="00D902BD">
        <w:rPr>
          <w:rFonts w:ascii="Times New Roman" w:eastAsia="黑体" w:hAnsi="Times New Roman" w:cs="Times New Roman" w:hint="eastAsia"/>
          <w:sz w:val="44"/>
          <w:szCs w:val="44"/>
          <w14:ligatures w14:val="none"/>
        </w:rPr>
        <w:t>对金融市场的影响研究</w:t>
      </w:r>
      <w:r w:rsidRPr="00C949E4">
        <w:rPr>
          <w:rFonts w:ascii="Times New Roman" w:eastAsia="黑体" w:hAnsi="Times New Roman" w:cs="Times New Roman" w:hint="eastAsia"/>
          <w:sz w:val="44"/>
          <w:szCs w:val="44"/>
          <w14:ligatures w14:val="none"/>
        </w:rPr>
        <w:t>——</w:t>
      </w:r>
      <w:r w:rsidR="00D902BD">
        <w:rPr>
          <w:rFonts w:ascii="Times New Roman" w:eastAsia="黑体" w:hAnsi="Times New Roman" w:cs="Times New Roman" w:hint="eastAsia"/>
          <w:sz w:val="44"/>
          <w:szCs w:val="44"/>
          <w14:ligatures w14:val="none"/>
        </w:rPr>
        <w:t>以社交媒体情绪为机制变量</w:t>
      </w:r>
      <w:commentRangeEnd w:id="0"/>
      <w:r w:rsidR="0050160F">
        <w:rPr>
          <w:rStyle w:val="affa"/>
          <w:rFonts w:ascii="Times New Roman" w:eastAsia="宋体" w:hAnsi="Times New Roman" w:cs="Times New Roman"/>
          <w14:ligatures w14:val="none"/>
        </w:rPr>
        <w:commentReference w:id="0"/>
      </w:r>
    </w:p>
    <w:p w14:paraId="3B8ABE4A" w14:textId="77777777" w:rsidR="00C949E4" w:rsidRPr="00C949E4" w:rsidRDefault="00C949E4" w:rsidP="00C949E4">
      <w:pPr>
        <w:tabs>
          <w:tab w:val="left" w:pos="798"/>
        </w:tabs>
        <w:overflowPunct w:val="0"/>
        <w:adjustRightInd w:val="0"/>
        <w:spacing w:after="0" w:line="240" w:lineRule="auto"/>
        <w:jc w:val="both"/>
        <w:rPr>
          <w:rFonts w:ascii="黑体" w:eastAsia="黑体" w:hAnsi="Times New Roman" w:cs="Times New Roman"/>
          <w:snapToGrid w:val="0"/>
          <w:sz w:val="18"/>
          <w:szCs w:val="18"/>
          <w14:ligatures w14:val="none"/>
        </w:rPr>
      </w:pPr>
    </w:p>
    <w:p w14:paraId="54B2E1E4" w14:textId="77777777" w:rsidR="00C949E4" w:rsidRPr="0080036D" w:rsidRDefault="00C949E4" w:rsidP="00C949E4">
      <w:pPr>
        <w:tabs>
          <w:tab w:val="left" w:pos="798"/>
        </w:tabs>
        <w:overflowPunct w:val="0"/>
        <w:adjustRightInd w:val="0"/>
        <w:spacing w:after="0" w:line="240" w:lineRule="auto"/>
        <w:jc w:val="both"/>
        <w:rPr>
          <w:rFonts w:ascii="黑体" w:eastAsia="黑体" w:hAnsi="Times New Roman" w:cs="Times New Roman"/>
          <w:snapToGrid w:val="0"/>
          <w:sz w:val="18"/>
          <w:szCs w:val="18"/>
          <w14:ligatures w14:val="none"/>
        </w:rPr>
      </w:pPr>
    </w:p>
    <w:p w14:paraId="6D90CCD4" w14:textId="7D46B82C" w:rsidR="00C949E4" w:rsidRPr="00C949E4" w:rsidRDefault="00C949E4" w:rsidP="00C949E4">
      <w:pPr>
        <w:tabs>
          <w:tab w:val="left" w:pos="798"/>
        </w:tabs>
        <w:overflowPunct w:val="0"/>
        <w:adjustRightInd w:val="0"/>
        <w:spacing w:after="0" w:line="240" w:lineRule="auto"/>
        <w:jc w:val="both"/>
        <w:rPr>
          <w:rFonts w:ascii="Times New Roman" w:eastAsia="楷体_GB2312" w:hAnsi="Times New Roman" w:cs="Times New Roman"/>
          <w:sz w:val="18"/>
          <w:szCs w:val="18"/>
          <w14:ligatures w14:val="none"/>
        </w:rPr>
      </w:pPr>
      <w:r w:rsidRPr="00C949E4">
        <w:rPr>
          <w:rFonts w:ascii="黑体" w:eastAsia="黑体" w:hAnsi="Times New Roman" w:cs="Times New Roman" w:hint="eastAsia"/>
          <w:snapToGrid w:val="0"/>
          <w:sz w:val="18"/>
          <w:szCs w:val="18"/>
          <w14:ligatures w14:val="none"/>
        </w:rPr>
        <w:t>摘  要</w:t>
      </w:r>
      <w:r w:rsidRPr="00C949E4">
        <w:rPr>
          <w:rFonts w:ascii="Times New Roman" w:eastAsia="楷体_GB2312" w:hAnsi="Times New Roman" w:cs="Times New Roman" w:hint="eastAsia"/>
          <w:snapToGrid w:val="0"/>
          <w:sz w:val="18"/>
          <w:szCs w:val="18"/>
          <w14:ligatures w14:val="none"/>
        </w:rPr>
        <w:tab/>
      </w:r>
      <w:commentRangeStart w:id="1"/>
      <w:r w:rsidR="005102C3" w:rsidRPr="005102C3">
        <w:rPr>
          <w:rFonts w:ascii="Times New Roman" w:eastAsia="宋体" w:hAnsi="Times New Roman" w:cs="Times New Roman" w:hint="eastAsia"/>
          <w:sz w:val="18"/>
          <w:szCs w:val="18"/>
          <w14:ligatures w14:val="none"/>
        </w:rPr>
        <w:t>虚假财经新闻对股票市场造成巨大影响，但这影响常与传闻混为一谈。基于手工收集的金融市场独特虚假财经新闻数据，本文首先采用基准回归，研究了财经新闻的文本情绪对股票累计异常收益率的影响。其次采用双重差分，研究了虚假财经新闻与真实财经新闻在对股价异常收益率上的差异。本文还基于</w:t>
      </w:r>
      <w:r w:rsidR="005102C3">
        <w:rPr>
          <w:rFonts w:ascii="Times New Roman" w:eastAsia="宋体" w:hAnsi="Times New Roman" w:cs="Times New Roman" w:hint="eastAsia"/>
          <w:sz w:val="18"/>
          <w:szCs w:val="18"/>
          <w14:ligatures w14:val="none"/>
        </w:rPr>
        <w:t>事件窗口期</w:t>
      </w:r>
      <w:r w:rsidR="005102C3" w:rsidRPr="005102C3">
        <w:rPr>
          <w:rFonts w:ascii="Times New Roman" w:eastAsia="宋体" w:hAnsi="Times New Roman" w:cs="Times New Roman" w:hint="eastAsia"/>
          <w:sz w:val="18"/>
          <w:szCs w:val="18"/>
          <w14:ligatures w14:val="none"/>
        </w:rPr>
        <w:t>东方财富股吧中投资者的情绪分数进行</w:t>
      </w:r>
      <w:r w:rsidR="005102C3">
        <w:rPr>
          <w:rFonts w:ascii="Times New Roman" w:eastAsia="宋体" w:hAnsi="Times New Roman" w:cs="Times New Roman" w:hint="eastAsia"/>
          <w:sz w:val="18"/>
          <w:szCs w:val="18"/>
          <w14:ligatures w14:val="none"/>
        </w:rPr>
        <w:t>机制分析</w:t>
      </w:r>
      <w:r w:rsidR="005102C3" w:rsidRPr="005102C3">
        <w:rPr>
          <w:rFonts w:ascii="Times New Roman" w:eastAsia="宋体" w:hAnsi="Times New Roman" w:cs="Times New Roman" w:hint="eastAsia"/>
          <w:sz w:val="18"/>
          <w:szCs w:val="18"/>
          <w14:ligatures w14:val="none"/>
        </w:rPr>
        <w:t>。研究表明，财经新闻的情绪与股票的累计异常收益率呈正相关，而相较于真实财经新闻，虚假财经新闻对股票异常收益率的影响更为显著，</w:t>
      </w:r>
      <w:r w:rsidR="005102C3">
        <w:rPr>
          <w:rFonts w:ascii="Times New Roman" w:eastAsia="宋体" w:hAnsi="Times New Roman" w:cs="Times New Roman" w:hint="eastAsia"/>
          <w:sz w:val="18"/>
          <w:szCs w:val="18"/>
          <w14:ligatures w14:val="none"/>
        </w:rPr>
        <w:t>呈负向影响。</w:t>
      </w:r>
      <w:r w:rsidR="005102C3" w:rsidRPr="005102C3">
        <w:rPr>
          <w:rFonts w:ascii="Times New Roman" w:eastAsia="宋体" w:hAnsi="Times New Roman" w:cs="Times New Roman" w:hint="eastAsia"/>
          <w:sz w:val="18"/>
          <w:szCs w:val="18"/>
          <w14:ligatures w14:val="none"/>
        </w:rPr>
        <w:t>本文深化了虚假财经新闻与真实财经新闻对金融市场的影响的</w:t>
      </w:r>
      <w:r w:rsidR="005102C3">
        <w:rPr>
          <w:rFonts w:ascii="Times New Roman" w:eastAsia="宋体" w:hAnsi="Times New Roman" w:cs="Times New Roman" w:hint="eastAsia"/>
          <w:sz w:val="18"/>
          <w:szCs w:val="18"/>
          <w14:ligatures w14:val="none"/>
        </w:rPr>
        <w:t>区别</w:t>
      </w:r>
      <w:r w:rsidR="005102C3" w:rsidRPr="005102C3">
        <w:rPr>
          <w:rFonts w:ascii="Times New Roman" w:eastAsia="宋体" w:hAnsi="Times New Roman" w:cs="Times New Roman" w:hint="eastAsia"/>
          <w:sz w:val="18"/>
          <w:szCs w:val="18"/>
          <w14:ligatures w14:val="none"/>
        </w:rPr>
        <w:t>，对于公司规避金融风险和促进资本市场稳健发展具有重要指导意义</w:t>
      </w:r>
      <w:commentRangeEnd w:id="1"/>
      <w:r w:rsidR="0050160F">
        <w:rPr>
          <w:rStyle w:val="affa"/>
          <w:rFonts w:ascii="Times New Roman" w:eastAsia="宋体" w:hAnsi="Times New Roman" w:cs="Times New Roman"/>
          <w14:ligatures w14:val="none"/>
        </w:rPr>
        <w:commentReference w:id="1"/>
      </w:r>
      <w:r w:rsidR="005102C3" w:rsidRPr="005102C3">
        <w:rPr>
          <w:rFonts w:ascii="Times New Roman" w:eastAsia="宋体" w:hAnsi="Times New Roman" w:cs="Times New Roman" w:hint="eastAsia"/>
          <w:sz w:val="18"/>
          <w:szCs w:val="18"/>
          <w14:ligatures w14:val="none"/>
        </w:rPr>
        <w:t>。</w:t>
      </w:r>
    </w:p>
    <w:p w14:paraId="670EDB85" w14:textId="77777777" w:rsidR="00C949E4" w:rsidRPr="00C949E4" w:rsidRDefault="00C949E4" w:rsidP="00C949E4">
      <w:pPr>
        <w:tabs>
          <w:tab w:val="left" w:pos="798"/>
        </w:tabs>
        <w:overflowPunct w:val="0"/>
        <w:adjustRightInd w:val="0"/>
        <w:spacing w:after="0" w:line="240" w:lineRule="auto"/>
        <w:ind w:left="772" w:hangingChars="429" w:hanging="772"/>
        <w:jc w:val="both"/>
        <w:rPr>
          <w:rFonts w:ascii="Times New Roman" w:eastAsia="宋体" w:hAnsi="Times New Roman" w:cs="Times New Roman"/>
          <w:sz w:val="18"/>
          <w:szCs w:val="18"/>
          <w14:ligatures w14:val="none"/>
        </w:rPr>
      </w:pPr>
      <w:r w:rsidRPr="00C949E4">
        <w:rPr>
          <w:rFonts w:ascii="Times New Roman" w:eastAsia="宋体" w:hAnsi="Times New Roman" w:cs="Times New Roman" w:hint="eastAsia"/>
          <w:sz w:val="18"/>
          <w:szCs w:val="18"/>
          <w14:ligatures w14:val="none"/>
        </w:rPr>
        <w:t>关键词</w:t>
      </w:r>
      <w:r w:rsidRPr="00C949E4">
        <w:rPr>
          <w:rFonts w:ascii="Times New Roman" w:eastAsia="宋体" w:hAnsi="Times New Roman" w:cs="Times New Roman" w:hint="eastAsia"/>
          <w:sz w:val="18"/>
          <w:szCs w:val="18"/>
          <w14:ligatures w14:val="none"/>
        </w:rPr>
        <w:tab/>
      </w:r>
      <w:commentRangeStart w:id="2"/>
      <w:r w:rsidRPr="00C949E4">
        <w:rPr>
          <w:rFonts w:ascii="Times New Roman" w:eastAsia="宋体" w:hAnsi="Times New Roman" w:cs="Times New Roman" w:hint="eastAsia"/>
          <w:sz w:val="18"/>
          <w:szCs w:val="18"/>
          <w14:ligatures w14:val="none"/>
        </w:rPr>
        <w:t>财经新闻；</w:t>
      </w:r>
      <w:r w:rsidRPr="00C949E4">
        <w:rPr>
          <w:rFonts w:ascii="Times New Roman" w:eastAsia="宋体" w:hAnsi="Times New Roman" w:cs="Times New Roman" w:hint="eastAsia"/>
          <w:sz w:val="18"/>
          <w:szCs w:val="18"/>
          <w14:ligatures w14:val="none"/>
        </w:rPr>
        <w:t>Deepseek</w:t>
      </w:r>
      <w:r w:rsidRPr="00C949E4">
        <w:rPr>
          <w:rFonts w:ascii="Times New Roman" w:eastAsia="宋体" w:hAnsi="Times New Roman" w:cs="Times New Roman" w:hint="eastAsia"/>
          <w:sz w:val="18"/>
          <w:szCs w:val="18"/>
          <w14:ligatures w14:val="none"/>
        </w:rPr>
        <w:t>；股价冲击；情感分析</w:t>
      </w:r>
      <w:commentRangeEnd w:id="2"/>
      <w:r w:rsidR="00A736C7">
        <w:rPr>
          <w:rStyle w:val="affa"/>
          <w:rFonts w:ascii="Times New Roman" w:eastAsia="宋体" w:hAnsi="Times New Roman" w:cs="Times New Roman"/>
          <w14:ligatures w14:val="none"/>
        </w:rPr>
        <w:commentReference w:id="2"/>
      </w:r>
    </w:p>
    <w:p w14:paraId="40087CEB" w14:textId="77777777" w:rsidR="00C949E4" w:rsidRPr="00C949E4" w:rsidRDefault="00C949E4" w:rsidP="00C949E4">
      <w:pPr>
        <w:keepNext/>
        <w:keepLines/>
        <w:overflowPunct w:val="0"/>
        <w:snapToGrid w:val="0"/>
        <w:spacing w:before="240" w:after="100" w:line="240" w:lineRule="auto"/>
        <w:jc w:val="center"/>
        <w:outlineLvl w:val="0"/>
        <w:rPr>
          <w:rFonts w:ascii="Times New Roman" w:eastAsia="黑体" w:hAnsi="Times New Roman" w:cs="Times New Roman"/>
          <w:b/>
          <w:sz w:val="28"/>
          <w:szCs w:val="28"/>
          <w14:ligatures w14:val="none"/>
        </w:rPr>
      </w:pPr>
      <w:r w:rsidRPr="00C949E4">
        <w:rPr>
          <w:rFonts w:ascii="Times New Roman" w:eastAsia="黑体" w:hAnsi="Times New Roman" w:cs="Times New Roman" w:hint="eastAsia"/>
          <w:b/>
          <w:sz w:val="28"/>
          <w:szCs w:val="28"/>
          <w14:ligatures w14:val="none"/>
        </w:rPr>
        <w:t>Fake Finance News, Investor Sentiment, and Stock Price Volatility</w:t>
      </w:r>
    </w:p>
    <w:p w14:paraId="20AD2A06" w14:textId="77777777" w:rsidR="00C949E4" w:rsidRPr="00C949E4" w:rsidRDefault="00C949E4" w:rsidP="00C949E4">
      <w:pPr>
        <w:keepNext/>
        <w:overflowPunct w:val="0"/>
        <w:spacing w:before="220" w:after="180" w:line="0" w:lineRule="atLeast"/>
        <w:rPr>
          <w:rFonts w:ascii="Times New Roman" w:eastAsia="宋体" w:hAnsi="Times New Roman" w:cs="Times New Roman"/>
          <w:sz w:val="21"/>
          <w:szCs w:val="21"/>
          <w14:ligatures w14:val="none"/>
        </w:rPr>
      </w:pPr>
    </w:p>
    <w:p w14:paraId="2E31FC2D" w14:textId="77777777" w:rsidR="00C949E4" w:rsidRPr="00C949E4" w:rsidRDefault="00C949E4" w:rsidP="00C949E4">
      <w:pPr>
        <w:widowControl/>
        <w:spacing w:after="0" w:line="240" w:lineRule="auto"/>
        <w:ind w:left="106" w:hangingChars="66" w:hanging="106"/>
        <w:jc w:val="both"/>
        <w:rPr>
          <w:rFonts w:ascii="Times New Roman" w:eastAsia="宋体" w:hAnsi="Times New Roman" w:cs="Times New Roman"/>
          <w:iCs/>
          <w:kern w:val="0"/>
          <w:sz w:val="16"/>
          <w:szCs w:val="20"/>
          <w14:ligatures w14:val="none"/>
        </w:rPr>
      </w:pPr>
    </w:p>
    <w:p w14:paraId="4EA41593" w14:textId="77777777" w:rsidR="00C949E4" w:rsidRPr="00C949E4" w:rsidRDefault="00C949E4" w:rsidP="00C949E4">
      <w:pPr>
        <w:widowControl/>
        <w:tabs>
          <w:tab w:val="left" w:pos="937"/>
        </w:tabs>
        <w:spacing w:after="0" w:line="240" w:lineRule="auto"/>
        <w:jc w:val="both"/>
        <w:rPr>
          <w:rFonts w:ascii="Times New Roman" w:eastAsia="宋体" w:hAnsi="Times New Roman" w:cs="Times New Roman"/>
          <w:sz w:val="21"/>
          <w:szCs w:val="21"/>
          <w14:ligatures w14:val="none"/>
        </w:rPr>
      </w:pPr>
      <w:r w:rsidRPr="00C949E4">
        <w:rPr>
          <w:rFonts w:ascii="Times New Roman" w:eastAsia="宋体" w:hAnsi="Times New Roman" w:cs="Times New Roman"/>
          <w:b/>
          <w:bCs/>
          <w:sz w:val="21"/>
          <w:szCs w:val="21"/>
          <w14:ligatures w14:val="none"/>
        </w:rPr>
        <w:t>Abstract</w:t>
      </w:r>
      <w:r w:rsidRPr="00C949E4">
        <w:rPr>
          <w:rFonts w:ascii="Times New Roman" w:eastAsia="宋体" w:hAnsi="Times New Roman" w:cs="Times New Roman" w:hint="eastAsia"/>
          <w:b/>
          <w:bCs/>
          <w:sz w:val="21"/>
          <w:szCs w:val="21"/>
          <w14:ligatures w14:val="none"/>
        </w:rPr>
        <w:t xml:space="preserve"> </w:t>
      </w:r>
      <w:r w:rsidRPr="00C949E4">
        <w:rPr>
          <w:rFonts w:ascii="Times New Roman" w:eastAsia="宋体" w:hAnsi="Times New Roman" w:cs="Times New Roman"/>
          <w:sz w:val="21"/>
          <w:szCs w:val="21"/>
          <w14:ligatures w14:val="none"/>
        </w:rPr>
        <w:t>There are various methods for measuring the sentiment of financial news texts, including dictionary-based approaches, machine learning methods, and deep learning techniques. The emergence of large language models such as Deepseek offers new measurement methods and solutions. Deepseek not only demonstrates superior performance in processing Chinese texts compared to existing large language models, but also surpasses traditional dictionary-based and deep learning methods in terms of accuracy and generalization. This paper is the first to apply Deepseek to measure sentiment in financial news. Based on this, it empirically examines the impact of financial news on stock abnormal returns. The findings are as follows:</w:t>
      </w:r>
      <w:r w:rsidRPr="00C949E4">
        <w:rPr>
          <w:rFonts w:ascii="Times New Roman" w:eastAsia="宋体" w:hAnsi="Times New Roman" w:cs="Times New Roman" w:hint="eastAsia"/>
          <w:sz w:val="21"/>
          <w:szCs w:val="21"/>
          <w14:ligatures w14:val="none"/>
        </w:rPr>
        <w:t xml:space="preserve"> </w:t>
      </w:r>
      <w:r w:rsidRPr="00C949E4">
        <w:rPr>
          <w:rFonts w:ascii="Times New Roman" w:eastAsia="宋体" w:hAnsi="Times New Roman" w:cs="Times New Roman"/>
          <w:sz w:val="21"/>
          <w:szCs w:val="21"/>
          <w14:ligatures w14:val="none"/>
        </w:rPr>
        <w:t>First, false financial news has a more significant impact on abnormal stock returns compared to true financial news;</w:t>
      </w:r>
      <w:r w:rsidRPr="00C949E4">
        <w:rPr>
          <w:rFonts w:ascii="Times New Roman" w:eastAsia="宋体" w:hAnsi="Times New Roman" w:cs="Times New Roman" w:hint="eastAsia"/>
          <w:sz w:val="21"/>
          <w:szCs w:val="21"/>
          <w14:ligatures w14:val="none"/>
        </w:rPr>
        <w:t xml:space="preserve"> </w:t>
      </w:r>
      <w:r w:rsidRPr="00C949E4">
        <w:rPr>
          <w:rFonts w:ascii="Times New Roman" w:eastAsia="宋体" w:hAnsi="Times New Roman" w:cs="Times New Roman"/>
          <w:sz w:val="21"/>
          <w:szCs w:val="21"/>
          <w14:ligatures w14:val="none"/>
        </w:rPr>
        <w:t>Second, compared with traditional dictionary-based and deep learning methods, financial news sentiment measured by Deepseek has a more pronounced effect on stock price fluctuations;</w:t>
      </w:r>
      <w:r w:rsidRPr="00C949E4">
        <w:rPr>
          <w:rFonts w:ascii="Times New Roman" w:eastAsia="宋体" w:hAnsi="Times New Roman" w:cs="Times New Roman" w:hint="eastAsia"/>
          <w:sz w:val="21"/>
          <w:szCs w:val="21"/>
          <w14:ligatures w14:val="none"/>
        </w:rPr>
        <w:t xml:space="preserve"> </w:t>
      </w:r>
      <w:r w:rsidRPr="00C949E4">
        <w:rPr>
          <w:rFonts w:ascii="Times New Roman" w:eastAsia="宋体" w:hAnsi="Times New Roman" w:cs="Times New Roman"/>
          <w:sz w:val="21"/>
          <w:szCs w:val="21"/>
          <w14:ligatures w14:val="none"/>
        </w:rPr>
        <w:t>Third, financial news can influence stock prices by affecting sentiment on social media.</w:t>
      </w:r>
    </w:p>
    <w:p w14:paraId="07DC9055" w14:textId="77777777" w:rsidR="00C949E4" w:rsidRPr="00C949E4" w:rsidRDefault="00C949E4" w:rsidP="00C949E4">
      <w:pPr>
        <w:tabs>
          <w:tab w:val="left" w:pos="1176"/>
        </w:tabs>
        <w:overflowPunct w:val="0"/>
        <w:adjustRightInd w:val="0"/>
        <w:snapToGrid w:val="0"/>
        <w:spacing w:after="0" w:line="240" w:lineRule="auto"/>
        <w:ind w:left="1332" w:hangingChars="632" w:hanging="1332"/>
        <w:jc w:val="both"/>
        <w:rPr>
          <w:rFonts w:ascii="Times New Roman" w:eastAsia="宋体" w:hAnsi="Times New Roman" w:cs="Times New Roman"/>
          <w:snapToGrid w:val="0"/>
          <w:sz w:val="21"/>
          <w:szCs w:val="21"/>
          <w14:ligatures w14:val="none"/>
        </w:rPr>
      </w:pPr>
      <w:r w:rsidRPr="00C949E4">
        <w:rPr>
          <w:rFonts w:ascii="Times New Roman" w:eastAsia="宋体" w:hAnsi="Times New Roman" w:cs="Times New Roman"/>
          <w:b/>
          <w:bCs/>
          <w:snapToGrid w:val="0"/>
          <w:sz w:val="21"/>
          <w:szCs w:val="21"/>
          <w14:ligatures w14:val="none"/>
        </w:rPr>
        <w:t>Key words</w:t>
      </w:r>
      <w:r w:rsidRPr="00C949E4">
        <w:rPr>
          <w:rFonts w:ascii="Times New Roman" w:eastAsia="宋体" w:hAnsi="Times New Roman" w:cs="Times New Roman" w:hint="eastAsia"/>
          <w:snapToGrid w:val="0"/>
          <w:sz w:val="21"/>
          <w:szCs w:val="21"/>
          <w14:ligatures w14:val="none"/>
        </w:rPr>
        <w:tab/>
        <w:t>Fake Finance News, Deepseek, Stock Price Volatility, Sentimental Analysis</w:t>
      </w:r>
      <w:r w:rsidRPr="00C949E4">
        <w:rPr>
          <w:rFonts w:ascii="Times New Roman" w:eastAsia="宋体" w:hAnsi="Times New Roman" w:cs="Times New Roman"/>
          <w:snapToGrid w:val="0"/>
          <w:sz w:val="21"/>
          <w:szCs w:val="21"/>
          <w14:ligatures w14:val="none"/>
        </w:rPr>
        <w:t xml:space="preserve">key </w:t>
      </w:r>
    </w:p>
    <w:p w14:paraId="3399BDE2" w14:textId="77777777" w:rsidR="00C949E4" w:rsidRPr="00C949E4" w:rsidRDefault="00C949E4" w:rsidP="00C949E4">
      <w:pPr>
        <w:suppressAutoHyphens/>
        <w:autoSpaceDE w:val="0"/>
        <w:adjustRightInd w:val="0"/>
        <w:snapToGrid w:val="0"/>
        <w:spacing w:after="0" w:line="240" w:lineRule="auto"/>
        <w:ind w:firstLine="360"/>
        <w:rPr>
          <w:rFonts w:ascii="Times New Roman" w:eastAsia="宋体" w:hAnsi="Times New Roman" w:cs="Times New Roman"/>
          <w:sz w:val="18"/>
          <w:szCs w:val="18"/>
          <w14:ligatures w14:val="none"/>
        </w:rPr>
      </w:pPr>
    </w:p>
    <w:p w14:paraId="2C165900" w14:textId="0EDEFD49" w:rsidR="00C949E4" w:rsidRDefault="00C949E4" w:rsidP="00C949E4">
      <w:pPr>
        <w:suppressAutoHyphens/>
        <w:autoSpaceDE w:val="0"/>
        <w:adjustRightInd w:val="0"/>
        <w:snapToGrid w:val="0"/>
        <w:spacing w:after="0" w:line="240" w:lineRule="auto"/>
        <w:ind w:firstLine="360"/>
        <w:rPr>
          <w:ins w:id="3" w:author="annie" w:date="2025-08-01T22:05:00Z"/>
          <w:rFonts w:ascii="Times New Roman" w:eastAsia="宋体" w:hAnsi="Times New Roman" w:cs="Times New Roman"/>
          <w:sz w:val="18"/>
          <w:szCs w:val="18"/>
          <w14:ligatures w14:val="none"/>
        </w:rPr>
      </w:pPr>
    </w:p>
    <w:p w14:paraId="413C9125" w14:textId="63D8F63C" w:rsidR="00AF289B" w:rsidRDefault="00AF289B" w:rsidP="00C949E4">
      <w:pPr>
        <w:suppressAutoHyphens/>
        <w:autoSpaceDE w:val="0"/>
        <w:adjustRightInd w:val="0"/>
        <w:snapToGrid w:val="0"/>
        <w:spacing w:after="0" w:line="240" w:lineRule="auto"/>
        <w:ind w:firstLine="360"/>
        <w:rPr>
          <w:ins w:id="4" w:author="annie" w:date="2025-08-01T22:05:00Z"/>
          <w:rFonts w:ascii="Times New Roman" w:eastAsia="宋体" w:hAnsi="Times New Roman" w:cs="Times New Roman"/>
          <w:sz w:val="18"/>
          <w:szCs w:val="18"/>
          <w14:ligatures w14:val="none"/>
        </w:rPr>
      </w:pPr>
    </w:p>
    <w:p w14:paraId="49BE2D12" w14:textId="0370F2E6" w:rsidR="00AF289B" w:rsidRPr="00C949E4" w:rsidRDefault="00DD315A" w:rsidP="00C949E4">
      <w:pPr>
        <w:suppressAutoHyphens/>
        <w:autoSpaceDE w:val="0"/>
        <w:adjustRightInd w:val="0"/>
        <w:snapToGrid w:val="0"/>
        <w:spacing w:after="0" w:line="240" w:lineRule="auto"/>
        <w:ind w:firstLine="360"/>
        <w:rPr>
          <w:rFonts w:ascii="Times New Roman" w:eastAsia="宋体" w:hAnsi="Times New Roman" w:cs="Times New Roman" w:hint="eastAsia"/>
          <w:sz w:val="18"/>
          <w:szCs w:val="18"/>
          <w14:ligatures w14:val="none"/>
        </w:rPr>
      </w:pPr>
      <w:ins w:id="5" w:author="annie" w:date="2025-08-01T22:25:00Z">
        <w:r>
          <w:rPr>
            <w:rFonts w:ascii="Times New Roman" w:eastAsia="宋体" w:hAnsi="Times New Roman" w:cs="Times New Roman" w:hint="eastAsia"/>
            <w:noProof/>
            <w:sz w:val="18"/>
            <w:szCs w:val="18"/>
          </w:rPr>
          <mc:AlternateContent>
            <mc:Choice Requires="wps">
              <w:drawing>
                <wp:anchor distT="0" distB="0" distL="114300" distR="114300" simplePos="0" relativeHeight="251676672" behindDoc="0" locked="0" layoutInCell="1" allowOverlap="1" wp14:anchorId="7A5A5940" wp14:editId="4CD8E7A5">
                  <wp:simplePos x="0" y="0"/>
                  <wp:positionH relativeFrom="column">
                    <wp:posOffset>1080135</wp:posOffset>
                  </wp:positionH>
                  <wp:positionV relativeFrom="paragraph">
                    <wp:posOffset>1089025</wp:posOffset>
                  </wp:positionV>
                  <wp:extent cx="495300" cy="714375"/>
                  <wp:effectExtent l="152400" t="0" r="114300" b="0"/>
                  <wp:wrapNone/>
                  <wp:docPr id="17" name="箭头: 直角上 17"/>
                  <wp:cNvGraphicFramePr/>
                  <a:graphic xmlns:a="http://schemas.openxmlformats.org/drawingml/2006/main">
                    <a:graphicData uri="http://schemas.microsoft.com/office/word/2010/wordprocessingShape">
                      <wps:wsp>
                        <wps:cNvSpPr/>
                        <wps:spPr>
                          <a:xfrm>
                            <a:off x="0" y="0"/>
                            <a:ext cx="495300" cy="714375"/>
                          </a:xfrm>
                          <a:prstGeom prst="bentUpArrow">
                            <a:avLst>
                              <a:gd name="adj1" fmla="val 27128"/>
                              <a:gd name="adj2" fmla="val 22872"/>
                              <a:gd name="adj3" fmla="val 25000"/>
                            </a:avLst>
                          </a:prstGeom>
                          <a:solidFill>
                            <a:schemeClr val="accent4"/>
                          </a:solidFill>
                          <a:scene3d>
                            <a:camera prst="orthographicFront">
                              <a:rot lat="0" lon="0" rev="16200000"/>
                            </a:camera>
                            <a:lightRig rig="threePt" dir="t"/>
                          </a:scene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016943" id="箭头: 直角上 17" o:spid="_x0000_s1026" style="position:absolute;left:0;text-align:left;margin-left:85.05pt;margin-top:85.75pt;width:39pt;height:56.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95300,714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" path="m,580010r314832,l314832,123825r-46102,l382015,,495300,123825r-46103,l449197,714375,,714375,,580010xe" fillcolor="#ffc000 [3207]" strokecolor="#1f3763 [1604]" strokeweight="1pt">
                  <v:stroke joinstyle="miter"/>
                  <v:path arrowok="t" o:connecttype="custom" o:connectlocs="0,580010;314832,580010;314832,123825;268730,123825;382015,0;495300,123825;449197,123825;449197,714375;0,714375;0,580010" o:connectangles="0,0,0,0,0,0,0,0,0,0"/>
                </v:shape>
              </w:pict>
            </mc:Fallback>
          </mc:AlternateContent>
        </w:r>
      </w:ins>
      <w:ins w:id="6" w:author="annie" w:date="2025-08-01T22:13:00Z">
        <w:r>
          <w:rPr>
            <w:rFonts w:ascii="Times New Roman" w:eastAsia="宋体" w:hAnsi="Times New Roman" w:cs="Times New Roman" w:hint="eastAsia"/>
            <w:noProof/>
            <w:sz w:val="18"/>
            <w:szCs w:val="18"/>
          </w:rPr>
          <mc:AlternateContent>
            <mc:Choice Requires="wps">
              <w:drawing>
                <wp:anchor distT="0" distB="0" distL="114300" distR="114300" simplePos="0" relativeHeight="251671552" behindDoc="0" locked="0" layoutInCell="1" allowOverlap="1" wp14:anchorId="60EDC180" wp14:editId="42E551FD">
                  <wp:simplePos x="0" y="0"/>
                  <wp:positionH relativeFrom="column">
                    <wp:posOffset>4404360</wp:posOffset>
                  </wp:positionH>
                  <wp:positionV relativeFrom="paragraph">
                    <wp:posOffset>1089025</wp:posOffset>
                  </wp:positionV>
                  <wp:extent cx="971550" cy="447675"/>
                  <wp:effectExtent l="0" t="19050" r="38100" b="28575"/>
                  <wp:wrapNone/>
                  <wp:docPr id="13" name="箭头: 直角上 13"/>
                  <wp:cNvGraphicFramePr/>
                  <a:graphic xmlns:a="http://schemas.openxmlformats.org/drawingml/2006/main">
                    <a:graphicData uri="http://schemas.microsoft.com/office/word/2010/wordprocessingShape">
                      <wps:wsp>
                        <wps:cNvSpPr/>
                        <wps:spPr>
                          <a:xfrm>
                            <a:off x="0" y="0"/>
                            <a:ext cx="971550" cy="447675"/>
                          </a:xfrm>
                          <a:prstGeom prst="bentUpArrow">
                            <a:avLst/>
                          </a:prstGeom>
                          <a:solidFill>
                            <a:schemeClr val="accent4"/>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003708" id="箭头: 直角上 13" o:spid="_x0000_s1026" style="position:absolute;left:0;text-align:left;margin-left:346.8pt;margin-top:85.75pt;width:76.5pt;height:35.25pt;z-index:251671552;visibility:visible;mso-wrap-style:square;mso-wrap-distance-left:9pt;mso-wrap-distance-top:0;mso-wrap-distance-right:9pt;mso-wrap-distance-bottom:0;mso-position-horizontal:absolute;mso-position-horizontal-relative:text;mso-position-vertical:absolute;mso-position-vertical-relative:text;v-text-anchor:middle" coordsize="971550,447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" path="m,335756r803672,l803672,111919r-55959,l859631,,971550,111919r-55959,l915591,447675,,447675,,335756xe" fillcolor="#ffc000 [3207]" strokecolor="#1f3763 [1604]" strokeweight="1pt">
                  <v:stroke joinstyle="miter"/>
                  <v:path arrowok="t" o:connecttype="custom" o:connectlocs="0,335756;803672,335756;803672,111919;747713,111919;859631,0;971550,111919;915591,111919;915591,447675;0,447675;0,335756" o:connectangles="0,0,0,0,0,0,0,0,0,0"/>
                </v:shape>
              </w:pict>
            </mc:Fallback>
          </mc:AlternateContent>
        </w:r>
      </w:ins>
      <w:ins w:id="7" w:author="annie" w:date="2025-08-01T22:12:00Z">
        <w:r>
          <w:rPr>
            <w:rFonts w:ascii="Times New Roman" w:eastAsia="宋体" w:hAnsi="Times New Roman" w:cs="Times New Roman" w:hint="eastAsia"/>
            <w:noProof/>
            <w:sz w:val="18"/>
            <w:szCs w:val="18"/>
          </w:rPr>
          <mc:AlternateContent>
            <mc:Choice Requires="wps">
              <w:drawing>
                <wp:anchor distT="0" distB="0" distL="114300" distR="114300" simplePos="0" relativeHeight="251670528" behindDoc="0" locked="0" layoutInCell="1" allowOverlap="1" wp14:anchorId="0E0BB58C" wp14:editId="75604BD0">
                  <wp:simplePos x="0" y="0"/>
                  <wp:positionH relativeFrom="column">
                    <wp:posOffset>1975485</wp:posOffset>
                  </wp:positionH>
                  <wp:positionV relativeFrom="paragraph">
                    <wp:posOffset>498475</wp:posOffset>
                  </wp:positionV>
                  <wp:extent cx="2276475" cy="304800"/>
                  <wp:effectExtent l="0" t="19050" r="47625" b="38100"/>
                  <wp:wrapNone/>
                  <wp:docPr id="11" name="箭头: 右 11"/>
                  <wp:cNvGraphicFramePr/>
                  <a:graphic xmlns:a="http://schemas.openxmlformats.org/drawingml/2006/main">
                    <a:graphicData uri="http://schemas.microsoft.com/office/word/2010/wordprocessingShape">
                      <wps:wsp>
                        <wps:cNvSpPr/>
                        <wps:spPr>
                          <a:xfrm>
                            <a:off x="0" y="0"/>
                            <a:ext cx="2276475" cy="30480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60B9AA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11" o:spid="_x0000_s1026" type="#_x0000_t13" style="position:absolute;left:0;text-align:left;margin-left:155.55pt;margin-top:39.25pt;width:179.25pt;height:2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" adj="20154" fillcolor="#4472c4 [3204]" strokecolor="#1f3763 [1604]" strokeweight="1pt"/>
              </w:pict>
            </mc:Fallback>
          </mc:AlternateContent>
        </w:r>
      </w:ins>
      <w:ins w:id="8" w:author="annie" w:date="2025-08-01T22:09:00Z">
        <w:r>
          <w:rPr>
            <w:rFonts w:ascii="Times New Roman" w:eastAsia="宋体" w:hAnsi="Times New Roman" w:cs="Times New Roman" w:hint="eastAsia"/>
            <w:noProof/>
            <w:sz w:val="18"/>
            <w:szCs w:val="18"/>
          </w:rPr>
          <mc:AlternateContent>
            <mc:Choice Requires="wps">
              <w:drawing>
                <wp:anchor distT="0" distB="0" distL="114300" distR="114300" simplePos="0" relativeHeight="251669504" behindDoc="0" locked="0" layoutInCell="1" allowOverlap="1" wp14:anchorId="228A9A15" wp14:editId="111729FC">
                  <wp:simplePos x="0" y="0"/>
                  <wp:positionH relativeFrom="column">
                    <wp:posOffset>4404360</wp:posOffset>
                  </wp:positionH>
                  <wp:positionV relativeFrom="paragraph">
                    <wp:posOffset>241300</wp:posOffset>
                  </wp:positionV>
                  <wp:extent cx="1743075" cy="723900"/>
                  <wp:effectExtent l="0" t="0" r="28575" b="19050"/>
                  <wp:wrapNone/>
                  <wp:docPr id="7" name="矩形 7"/>
                  <wp:cNvGraphicFramePr/>
                  <a:graphic xmlns:a="http://schemas.openxmlformats.org/drawingml/2006/main">
                    <a:graphicData uri="http://schemas.microsoft.com/office/word/2010/wordprocessingShape">
                      <wps:wsp>
                        <wps:cNvSpPr/>
                        <wps:spPr>
                          <a:xfrm>
                            <a:off x="0" y="0"/>
                            <a:ext cx="1743075" cy="723900"/>
                          </a:xfrm>
                          <a:prstGeom prst="rect">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CF8644E" w14:textId="77777777" w:rsidR="00DD315A" w:rsidRDefault="00DD315A" w:rsidP="00DD315A">
                              <w:pPr>
                                <w:spacing w:after="0" w:line="240" w:lineRule="auto"/>
                                <w:jc w:val="center"/>
                                <w:rPr>
                                  <w:ins w:id="9" w:author="annie" w:date="2025-08-01T22:10:00Z"/>
                                </w:rPr>
                              </w:pPr>
                              <w:ins w:id="10" w:author="annie" w:date="2025-08-01T22:09:00Z">
                                <w:r>
                                  <w:rPr>
                                    <w:rFonts w:hint="eastAsia"/>
                                  </w:rPr>
                                  <w:t>新闻事件窗口期的</w:t>
                                </w:r>
                              </w:ins>
                            </w:p>
                            <w:p w14:paraId="2A0F591E" w14:textId="4D37B3C5" w:rsidR="00DD315A" w:rsidRDefault="00DD315A" w:rsidP="00DD315A">
                              <w:pPr>
                                <w:spacing w:after="0" w:line="240" w:lineRule="auto"/>
                                <w:jc w:val="center"/>
                                <w:rPr>
                                  <w:ins w:id="11" w:author="annie" w:date="2025-08-01T22:05:00Z"/>
                                  <w:rFonts w:hint="eastAsia"/>
                                </w:rPr>
                              </w:pPr>
                              <w:ins w:id="12" w:author="annie" w:date="2025-08-01T22:09:00Z">
                                <w:r>
                                  <w:rPr>
                                    <w:rFonts w:hint="eastAsia"/>
                                  </w:rPr>
                                  <w:t>股价异常收益</w:t>
                                </w:r>
                              </w:ins>
                            </w:p>
                            <w:p w14:paraId="29DAA293" w14:textId="77777777" w:rsidR="00DD315A" w:rsidRDefault="00DD315A" w:rsidP="00DD315A">
                              <w:pPr>
                                <w:spacing w:after="0" w:line="240" w:lineRule="auto"/>
                                <w:jc w:val="center"/>
                                <w:rPr>
                                  <w:rFonts w:hint="eastAsia"/>
                                </w:rPr>
                              </w:pPr>
                              <w:ins w:id="13" w:author="annie" w:date="2025-08-01T22:05:00Z">
                                <w:r>
                                  <w:rPr>
                                    <w:rFonts w:hint="eastAsia"/>
                                  </w:rPr>
                                  <w:t>（关于</w:t>
                                </w:r>
                              </w:ins>
                              <w:ins w:id="14" w:author="annie" w:date="2025-08-01T22:08:00Z">
                                <w:r>
                                  <w:rPr>
                                    <w:rFonts w:hint="eastAsia"/>
                                  </w:rPr>
                                  <w:t>该</w:t>
                                </w:r>
                              </w:ins>
                              <w:ins w:id="15" w:author="annie" w:date="2025-08-01T22:05:00Z">
                                <w:r>
                                  <w:rPr>
                                    <w:rFonts w:hint="eastAsia"/>
                                  </w:rPr>
                                  <w:t>上市公司主体）</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8A9A15" id="矩形 7" o:spid="_x0000_s1026" style="position:absolute;left:0;text-align:left;margin-left:346.8pt;margin-top:19pt;width:137.25pt;height:5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" fillcolor="#ffd966 [1943]" strokecolor="#1f3763 [1604]" strokeweight="1pt">
                  <v:textbox>
                    <w:txbxContent>
                      <w:p w14:paraId="6CF8644E" w14:textId="77777777" w:rsidR="00DD315A" w:rsidRDefault="00DD315A" w:rsidP="00DD315A">
                        <w:pPr>
                          <w:spacing w:after="0" w:line="240" w:lineRule="auto"/>
                          <w:jc w:val="center"/>
                          <w:rPr>
                            <w:ins w:id="16" w:author="annie" w:date="2025-08-01T22:10:00Z"/>
                          </w:rPr>
                        </w:pPr>
                        <w:ins w:id="17" w:author="annie" w:date="2025-08-01T22:09:00Z">
                          <w:r>
                            <w:rPr>
                              <w:rFonts w:hint="eastAsia"/>
                            </w:rPr>
                            <w:t>新闻事件窗口期的</w:t>
                          </w:r>
                        </w:ins>
                      </w:p>
                      <w:p w14:paraId="2A0F591E" w14:textId="4D37B3C5" w:rsidR="00DD315A" w:rsidRDefault="00DD315A" w:rsidP="00DD315A">
                        <w:pPr>
                          <w:spacing w:after="0" w:line="240" w:lineRule="auto"/>
                          <w:jc w:val="center"/>
                          <w:rPr>
                            <w:ins w:id="18" w:author="annie" w:date="2025-08-01T22:05:00Z"/>
                            <w:rFonts w:hint="eastAsia"/>
                          </w:rPr>
                        </w:pPr>
                        <w:ins w:id="19" w:author="annie" w:date="2025-08-01T22:09:00Z">
                          <w:r>
                            <w:rPr>
                              <w:rFonts w:hint="eastAsia"/>
                            </w:rPr>
                            <w:t>股价异常收益</w:t>
                          </w:r>
                        </w:ins>
                      </w:p>
                      <w:p w14:paraId="29DAA293" w14:textId="77777777" w:rsidR="00DD315A" w:rsidRDefault="00DD315A" w:rsidP="00DD315A">
                        <w:pPr>
                          <w:spacing w:after="0" w:line="240" w:lineRule="auto"/>
                          <w:jc w:val="center"/>
                          <w:rPr>
                            <w:rFonts w:hint="eastAsia"/>
                          </w:rPr>
                        </w:pPr>
                        <w:ins w:id="20" w:author="annie" w:date="2025-08-01T22:05:00Z">
                          <w:r>
                            <w:rPr>
                              <w:rFonts w:hint="eastAsia"/>
                            </w:rPr>
                            <w:t>（关于</w:t>
                          </w:r>
                        </w:ins>
                        <w:ins w:id="21" w:author="annie" w:date="2025-08-01T22:08:00Z">
                          <w:r>
                            <w:rPr>
                              <w:rFonts w:hint="eastAsia"/>
                            </w:rPr>
                            <w:t>该</w:t>
                          </w:r>
                        </w:ins>
                        <w:ins w:id="22" w:author="annie" w:date="2025-08-01T22:05:00Z">
                          <w:r>
                            <w:rPr>
                              <w:rFonts w:hint="eastAsia"/>
                            </w:rPr>
                            <w:t>上市公司主体）</w:t>
                          </w:r>
                        </w:ins>
                      </w:p>
                    </w:txbxContent>
                  </v:textbox>
                </v:rect>
              </w:pict>
            </mc:Fallback>
          </mc:AlternateContent>
        </w:r>
      </w:ins>
      <w:ins w:id="23" w:author="annie" w:date="2025-08-01T22:06:00Z">
        <w:r>
          <w:rPr>
            <w:rFonts w:ascii="Times New Roman" w:eastAsia="宋体" w:hAnsi="Times New Roman" w:cs="Times New Roman"/>
            <w:noProof/>
            <w:sz w:val="18"/>
            <w:szCs w:val="18"/>
          </w:rPr>
          <mc:AlternateContent>
            <mc:Choice Requires="wps">
              <w:drawing>
                <wp:anchor distT="0" distB="0" distL="114300" distR="114300" simplePos="0" relativeHeight="251663360" behindDoc="0" locked="0" layoutInCell="1" allowOverlap="1" wp14:anchorId="6D36DF0F" wp14:editId="1402E470">
                  <wp:simplePos x="0" y="0"/>
                  <wp:positionH relativeFrom="column">
                    <wp:posOffset>1851660</wp:posOffset>
                  </wp:positionH>
                  <wp:positionV relativeFrom="paragraph">
                    <wp:posOffset>117475</wp:posOffset>
                  </wp:positionV>
                  <wp:extent cx="419100" cy="285750"/>
                  <wp:effectExtent l="0" t="0" r="0" b="0"/>
                  <wp:wrapNone/>
                  <wp:docPr id="4" name="矩形 4"/>
                  <wp:cNvGraphicFramePr/>
                  <a:graphic xmlns:a="http://schemas.openxmlformats.org/drawingml/2006/main">
                    <a:graphicData uri="http://schemas.microsoft.com/office/word/2010/wordprocessingShape">
                      <wps:wsp>
                        <wps:cNvSpPr/>
                        <wps:spPr>
                          <a:xfrm>
                            <a:off x="0" y="0"/>
                            <a:ext cx="419100" cy="2857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561E93" w14:textId="3E6CBE38" w:rsidR="00AF289B" w:rsidRDefault="00AF289B" w:rsidP="00DD315A">
                              <w:pPr>
                                <w:jc w:val="center"/>
                                <w:rPr>
                                  <w:rFonts w:hint="eastAsia"/>
                                </w:rPr>
                              </w:pPr>
                              <w:ins w:id="24" w:author="annie" w:date="2025-08-01T22:07:00Z">
                                <w:r>
                                  <w:rPr>
                                    <w:rFonts w:hint="eastAsia"/>
                                  </w:rPr>
                                  <w:t>真</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36DF0F" id="矩形 4" o:spid="_x0000_s1027" style="position:absolute;left:0;text-align:left;margin-left:145.8pt;margin-top:9.25pt;width:33pt;height: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" filled="f" stroked="f" strokeweight="1pt">
                  <v:textbox>
                    <w:txbxContent>
                      <w:p w14:paraId="38561E93" w14:textId="3E6CBE38" w:rsidR="00AF289B" w:rsidRDefault="00AF289B" w:rsidP="00DD315A">
                        <w:pPr>
                          <w:jc w:val="center"/>
                          <w:rPr>
                            <w:rFonts w:hint="eastAsia"/>
                          </w:rPr>
                        </w:pPr>
                        <w:ins w:id="25" w:author="annie" w:date="2025-08-01T22:07:00Z">
                          <w:r>
                            <w:rPr>
                              <w:rFonts w:hint="eastAsia"/>
                            </w:rPr>
                            <w:t>真</w:t>
                          </w:r>
                        </w:ins>
                      </w:p>
                    </w:txbxContent>
                  </v:textbox>
                </v:rect>
              </w:pict>
            </mc:Fallback>
          </mc:AlternateContent>
        </w:r>
      </w:ins>
      <w:ins w:id="26" w:author="annie" w:date="2025-08-01T22:07:00Z">
        <w:r>
          <w:rPr>
            <w:rFonts w:ascii="Times New Roman" w:eastAsia="宋体" w:hAnsi="Times New Roman" w:cs="Times New Roman"/>
            <w:noProof/>
            <w:sz w:val="18"/>
            <w:szCs w:val="18"/>
          </w:rPr>
          <mc:AlternateContent>
            <mc:Choice Requires="wps">
              <w:drawing>
                <wp:anchor distT="0" distB="0" distL="114300" distR="114300" simplePos="0" relativeHeight="251665408" behindDoc="0" locked="0" layoutInCell="1" allowOverlap="1" wp14:anchorId="2D557801" wp14:editId="2592DFEB">
                  <wp:simplePos x="0" y="0"/>
                  <wp:positionH relativeFrom="column">
                    <wp:posOffset>1828800</wp:posOffset>
                  </wp:positionH>
                  <wp:positionV relativeFrom="paragraph">
                    <wp:posOffset>800100</wp:posOffset>
                  </wp:positionV>
                  <wp:extent cx="419100" cy="285750"/>
                  <wp:effectExtent l="0" t="0" r="0" b="0"/>
                  <wp:wrapNone/>
                  <wp:docPr id="5" name="矩形 5"/>
                  <wp:cNvGraphicFramePr/>
                  <a:graphic xmlns:a="http://schemas.openxmlformats.org/drawingml/2006/main">
                    <a:graphicData uri="http://schemas.microsoft.com/office/word/2010/wordprocessingShape">
                      <wps:wsp>
                        <wps:cNvSpPr/>
                        <wps:spPr>
                          <a:xfrm>
                            <a:off x="0" y="0"/>
                            <a:ext cx="419100" cy="2857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4A1C98" w14:textId="4706AC50" w:rsidR="00AF289B" w:rsidRDefault="00AF289B" w:rsidP="00DD315A">
                              <w:pPr>
                                <w:jc w:val="center"/>
                                <w:rPr>
                                  <w:rFonts w:hint="eastAsia"/>
                                </w:rPr>
                              </w:pPr>
                              <w:ins w:id="27" w:author="annie" w:date="2025-08-01T22:07:00Z">
                                <w:r>
                                  <w:rPr>
                                    <w:rFonts w:hint="eastAsia"/>
                                  </w:rPr>
                                  <w:t>假</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557801" id="矩形 5" o:spid="_x0000_s1028" style="position:absolute;left:0;text-align:left;margin-left:2in;margin-top:63pt;width:33pt;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" filled="f" stroked="f" strokeweight="1pt">
                  <v:textbox>
                    <w:txbxContent>
                      <w:p w14:paraId="3C4A1C98" w14:textId="4706AC50" w:rsidR="00AF289B" w:rsidRDefault="00AF289B" w:rsidP="00DD315A">
                        <w:pPr>
                          <w:jc w:val="center"/>
                          <w:rPr>
                            <w:rFonts w:hint="eastAsia"/>
                          </w:rPr>
                        </w:pPr>
                        <w:ins w:id="28" w:author="annie" w:date="2025-08-01T22:07:00Z">
                          <w:r>
                            <w:rPr>
                              <w:rFonts w:hint="eastAsia"/>
                            </w:rPr>
                            <w:t>假</w:t>
                          </w:r>
                        </w:ins>
                      </w:p>
                    </w:txbxContent>
                  </v:textbox>
                </v:rect>
              </w:pict>
            </mc:Fallback>
          </mc:AlternateContent>
        </w:r>
      </w:ins>
      <w:ins w:id="29" w:author="annie" w:date="2025-08-01T22:05:00Z">
        <w:r>
          <w:rPr>
            <w:rFonts w:ascii="Times New Roman" w:eastAsia="宋体" w:hAnsi="Times New Roman" w:cs="Times New Roman" w:hint="eastAsia"/>
            <w:noProof/>
            <w:sz w:val="18"/>
            <w:szCs w:val="18"/>
          </w:rPr>
          <mc:AlternateContent>
            <mc:Choice Requires="wps">
              <w:drawing>
                <wp:anchor distT="0" distB="0" distL="114300" distR="114300" simplePos="0" relativeHeight="251661312" behindDoc="0" locked="0" layoutInCell="1" allowOverlap="1" wp14:anchorId="287816D1" wp14:editId="60CB2A29">
                  <wp:simplePos x="0" y="0"/>
                  <wp:positionH relativeFrom="column">
                    <wp:posOffset>-5715</wp:posOffset>
                  </wp:positionH>
                  <wp:positionV relativeFrom="paragraph">
                    <wp:posOffset>241300</wp:posOffset>
                  </wp:positionV>
                  <wp:extent cx="1800225" cy="723900"/>
                  <wp:effectExtent l="0" t="0" r="28575" b="19050"/>
                  <wp:wrapNone/>
                  <wp:docPr id="2" name="矩形 2"/>
                  <wp:cNvGraphicFramePr/>
                  <a:graphic xmlns:a="http://schemas.openxmlformats.org/drawingml/2006/main">
                    <a:graphicData uri="http://schemas.microsoft.com/office/word/2010/wordprocessingShape">
                      <wps:wsp>
                        <wps:cNvSpPr/>
                        <wps:spPr>
                          <a:xfrm>
                            <a:off x="0" y="0"/>
                            <a:ext cx="1800225" cy="723900"/>
                          </a:xfrm>
                          <a:prstGeom prst="rect">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4D6985FD" w14:textId="7E020EA9" w:rsidR="00AF289B" w:rsidRDefault="00AF289B" w:rsidP="00AF289B">
                              <w:pPr>
                                <w:jc w:val="center"/>
                                <w:rPr>
                                  <w:ins w:id="30" w:author="annie" w:date="2025-08-01T22:05:00Z"/>
                                </w:rPr>
                              </w:pPr>
                              <w:ins w:id="31" w:author="annie" w:date="2025-08-01T22:05:00Z">
                                <w:r>
                                  <w:rPr>
                                    <w:rFonts w:hint="eastAsia"/>
                                  </w:rPr>
                                  <w:t>财经新闻</w:t>
                                </w:r>
                              </w:ins>
                            </w:p>
                            <w:p w14:paraId="2FF970B7" w14:textId="49D2A165" w:rsidR="00AF289B" w:rsidRDefault="00AF289B" w:rsidP="00DD315A">
                              <w:pPr>
                                <w:jc w:val="center"/>
                                <w:rPr>
                                  <w:rFonts w:hint="eastAsia"/>
                                </w:rPr>
                              </w:pPr>
                              <w:ins w:id="32" w:author="annie" w:date="2025-08-01T22:05:00Z">
                                <w:r>
                                  <w:rPr>
                                    <w:rFonts w:hint="eastAsia"/>
                                  </w:rPr>
                                  <w:t>（关于某上市公司主体）</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7816D1" id="矩形 2" o:spid="_x0000_s1029" style="position:absolute;left:0;text-align:left;margin-left:-.45pt;margin-top:19pt;width:141.75pt;height: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" fillcolor="#ffd966 [1943]" strokecolor="#1f3763 [1604]" strokeweight="1pt">
                  <v:textbox>
                    <w:txbxContent>
                      <w:p w14:paraId="4D6985FD" w14:textId="7E020EA9" w:rsidR="00AF289B" w:rsidRDefault="00AF289B" w:rsidP="00AF289B">
                        <w:pPr>
                          <w:jc w:val="center"/>
                          <w:rPr>
                            <w:ins w:id="33" w:author="annie" w:date="2025-08-01T22:05:00Z"/>
                          </w:rPr>
                        </w:pPr>
                        <w:ins w:id="34" w:author="annie" w:date="2025-08-01T22:05:00Z">
                          <w:r>
                            <w:rPr>
                              <w:rFonts w:hint="eastAsia"/>
                            </w:rPr>
                            <w:t>财经新闻</w:t>
                          </w:r>
                        </w:ins>
                      </w:p>
                      <w:p w14:paraId="2FF970B7" w14:textId="49D2A165" w:rsidR="00AF289B" w:rsidRDefault="00AF289B" w:rsidP="00DD315A">
                        <w:pPr>
                          <w:jc w:val="center"/>
                          <w:rPr>
                            <w:rFonts w:hint="eastAsia"/>
                          </w:rPr>
                        </w:pPr>
                        <w:ins w:id="35" w:author="annie" w:date="2025-08-01T22:05:00Z">
                          <w:r>
                            <w:rPr>
                              <w:rFonts w:hint="eastAsia"/>
                            </w:rPr>
                            <w:t>（关于某上市公司主体）</w:t>
                          </w:r>
                        </w:ins>
                      </w:p>
                    </w:txbxContent>
                  </v:textbox>
                </v:rect>
              </w:pict>
            </mc:Fallback>
          </mc:AlternateContent>
        </w:r>
      </w:ins>
      <w:ins w:id="36" w:author="annie" w:date="2025-08-01T22:07:00Z">
        <w:r>
          <w:rPr>
            <w:rFonts w:ascii="Times New Roman" w:eastAsia="宋体" w:hAnsi="Times New Roman" w:cs="Times New Roman" w:hint="eastAsia"/>
            <w:noProof/>
            <w:sz w:val="18"/>
            <w:szCs w:val="18"/>
          </w:rPr>
          <mc:AlternateContent>
            <mc:Choice Requires="wps">
              <w:drawing>
                <wp:anchor distT="0" distB="0" distL="114300" distR="114300" simplePos="0" relativeHeight="251667456" behindDoc="0" locked="0" layoutInCell="1" allowOverlap="1" wp14:anchorId="3AD44D07" wp14:editId="418EBD5E">
                  <wp:simplePos x="0" y="0"/>
                  <wp:positionH relativeFrom="column">
                    <wp:posOffset>2261235</wp:posOffset>
                  </wp:positionH>
                  <wp:positionV relativeFrom="paragraph">
                    <wp:posOffset>1212850</wp:posOffset>
                  </wp:positionV>
                  <wp:extent cx="1743075" cy="723900"/>
                  <wp:effectExtent l="0" t="0" r="28575" b="19050"/>
                  <wp:wrapNone/>
                  <wp:docPr id="6" name="矩形 6"/>
                  <wp:cNvGraphicFramePr/>
                  <a:graphic xmlns:a="http://schemas.openxmlformats.org/drawingml/2006/main">
                    <a:graphicData uri="http://schemas.microsoft.com/office/word/2010/wordprocessingShape">
                      <wps:wsp>
                        <wps:cNvSpPr/>
                        <wps:spPr>
                          <a:xfrm>
                            <a:off x="0" y="0"/>
                            <a:ext cx="1743075" cy="723900"/>
                          </a:xfrm>
                          <a:prstGeom prst="rect">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CCF539F" w14:textId="77777777" w:rsidR="00DD315A" w:rsidRDefault="00DD315A" w:rsidP="00DD315A">
                              <w:pPr>
                                <w:spacing w:after="0" w:line="240" w:lineRule="auto"/>
                                <w:jc w:val="center"/>
                                <w:rPr>
                                  <w:ins w:id="37" w:author="annie" w:date="2025-08-01T22:10:00Z"/>
                                </w:rPr>
                              </w:pPr>
                              <w:ins w:id="38" w:author="annie" w:date="2025-08-01T22:08:00Z">
                                <w:r>
                                  <w:t>新闻</w:t>
                                </w:r>
                                <w:r>
                                  <w:rPr>
                                    <w:rFonts w:hint="eastAsia"/>
                                  </w:rPr>
                                  <w:t>事件窗口期的</w:t>
                                </w:r>
                              </w:ins>
                            </w:p>
                            <w:p w14:paraId="4D0DB8A0" w14:textId="002454A1" w:rsidR="00DD315A" w:rsidRDefault="00DD315A" w:rsidP="00DD315A">
                              <w:pPr>
                                <w:spacing w:after="0" w:line="240" w:lineRule="auto"/>
                                <w:jc w:val="center"/>
                                <w:rPr>
                                  <w:ins w:id="39" w:author="annie" w:date="2025-08-01T22:05:00Z"/>
                                  <w:rFonts w:hint="eastAsia"/>
                                </w:rPr>
                              </w:pPr>
                              <w:ins w:id="40" w:author="annie" w:date="2025-08-01T22:08:00Z">
                                <w:r>
                                  <w:rPr>
                                    <w:rFonts w:hint="eastAsia"/>
                                  </w:rPr>
                                  <w:t>社交媒体评论</w:t>
                                </w:r>
                              </w:ins>
                            </w:p>
                            <w:p w14:paraId="2270B6E8" w14:textId="42DA48F4" w:rsidR="00DD315A" w:rsidRDefault="00DD315A" w:rsidP="00DD315A">
                              <w:pPr>
                                <w:spacing w:after="0" w:line="240" w:lineRule="auto"/>
                                <w:jc w:val="center"/>
                                <w:rPr>
                                  <w:rFonts w:hint="eastAsia"/>
                                </w:rPr>
                              </w:pPr>
                              <w:ins w:id="41" w:author="annie" w:date="2025-08-01T22:05:00Z">
                                <w:r>
                                  <w:rPr>
                                    <w:rFonts w:hint="eastAsia"/>
                                  </w:rPr>
                                  <w:t>（关于</w:t>
                                </w:r>
                              </w:ins>
                              <w:ins w:id="42" w:author="annie" w:date="2025-08-01T22:08:00Z">
                                <w:r>
                                  <w:rPr>
                                    <w:rFonts w:hint="eastAsia"/>
                                  </w:rPr>
                                  <w:t>该</w:t>
                                </w:r>
                              </w:ins>
                              <w:ins w:id="43" w:author="annie" w:date="2025-08-01T22:05:00Z">
                                <w:r>
                                  <w:rPr>
                                    <w:rFonts w:hint="eastAsia"/>
                                  </w:rPr>
                                  <w:t>上市公司主体）</w:t>
                                </w:r>
                              </w:ins>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D44D07" id="矩形 6" o:spid="_x0000_s1030" style="position:absolute;left:0;text-align:left;margin-left:178.05pt;margin-top:95.5pt;width:137.25pt;height: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" fillcolor="#ffd966 [1943]" strokecolor="#1f3763 [1604]" strokeweight="1pt">
                  <v:textbox>
                    <w:txbxContent>
                      <w:p w14:paraId="0CCF539F" w14:textId="77777777" w:rsidR="00DD315A" w:rsidRDefault="00DD315A" w:rsidP="00DD315A">
                        <w:pPr>
                          <w:spacing w:after="0" w:line="240" w:lineRule="auto"/>
                          <w:jc w:val="center"/>
                          <w:rPr>
                            <w:ins w:id="44" w:author="annie" w:date="2025-08-01T22:10:00Z"/>
                          </w:rPr>
                        </w:pPr>
                        <w:ins w:id="45" w:author="annie" w:date="2025-08-01T22:08:00Z">
                          <w:r>
                            <w:t>新闻</w:t>
                          </w:r>
                          <w:r>
                            <w:rPr>
                              <w:rFonts w:hint="eastAsia"/>
                            </w:rPr>
                            <w:t>事件窗口期的</w:t>
                          </w:r>
                        </w:ins>
                      </w:p>
                      <w:p w14:paraId="4D0DB8A0" w14:textId="002454A1" w:rsidR="00DD315A" w:rsidRDefault="00DD315A" w:rsidP="00DD315A">
                        <w:pPr>
                          <w:spacing w:after="0" w:line="240" w:lineRule="auto"/>
                          <w:jc w:val="center"/>
                          <w:rPr>
                            <w:ins w:id="46" w:author="annie" w:date="2025-08-01T22:05:00Z"/>
                            <w:rFonts w:hint="eastAsia"/>
                          </w:rPr>
                        </w:pPr>
                        <w:ins w:id="47" w:author="annie" w:date="2025-08-01T22:08:00Z">
                          <w:r>
                            <w:rPr>
                              <w:rFonts w:hint="eastAsia"/>
                            </w:rPr>
                            <w:t>社交媒体评论</w:t>
                          </w:r>
                        </w:ins>
                      </w:p>
                      <w:p w14:paraId="2270B6E8" w14:textId="42DA48F4" w:rsidR="00DD315A" w:rsidRDefault="00DD315A" w:rsidP="00DD315A">
                        <w:pPr>
                          <w:spacing w:after="0" w:line="240" w:lineRule="auto"/>
                          <w:jc w:val="center"/>
                          <w:rPr>
                            <w:rFonts w:hint="eastAsia"/>
                          </w:rPr>
                        </w:pPr>
                        <w:ins w:id="48" w:author="annie" w:date="2025-08-01T22:05:00Z">
                          <w:r>
                            <w:rPr>
                              <w:rFonts w:hint="eastAsia"/>
                            </w:rPr>
                            <w:t>（关于</w:t>
                          </w:r>
                        </w:ins>
                        <w:ins w:id="49" w:author="annie" w:date="2025-08-01T22:08:00Z">
                          <w:r>
                            <w:rPr>
                              <w:rFonts w:hint="eastAsia"/>
                            </w:rPr>
                            <w:t>该</w:t>
                          </w:r>
                        </w:ins>
                        <w:ins w:id="50" w:author="annie" w:date="2025-08-01T22:05:00Z">
                          <w:r>
                            <w:rPr>
                              <w:rFonts w:hint="eastAsia"/>
                            </w:rPr>
                            <w:t>上市公司主体）</w:t>
                          </w:r>
                        </w:ins>
                      </w:p>
                    </w:txbxContent>
                  </v:textbox>
                </v:rect>
              </w:pict>
            </mc:Fallback>
          </mc:AlternateContent>
        </w:r>
      </w:ins>
    </w:p>
    <w:p w14:paraId="70611CEE" w14:textId="4FEAF2C9" w:rsidR="00C949E4" w:rsidRPr="00C949E4" w:rsidRDefault="00C949E4" w:rsidP="00C949E4">
      <w:pPr>
        <w:suppressAutoHyphens/>
        <w:autoSpaceDE w:val="0"/>
        <w:adjustRightInd w:val="0"/>
        <w:snapToGrid w:val="0"/>
        <w:spacing w:after="0" w:line="240" w:lineRule="auto"/>
        <w:rPr>
          <w:rFonts w:ascii="Times New Roman" w:eastAsia="宋体" w:hAnsi="Times New Roman" w:cs="Times New Roman"/>
          <w:sz w:val="18"/>
          <w:szCs w:val="18"/>
          <w14:ligatures w14:val="none"/>
        </w:rPr>
        <w:sectPr w:rsidR="00C949E4" w:rsidRPr="00C949E4" w:rsidSect="00C949E4">
          <w:headerReference w:type="even" r:id="rId12"/>
          <w:headerReference w:type="default" r:id="rId13"/>
          <w:headerReference w:type="first" r:id="rId14"/>
          <w:endnotePr>
            <w:numFmt w:val="decimal"/>
          </w:endnotePr>
          <w:pgSz w:w="11905" w:h="16837"/>
          <w:pgMar w:top="1474" w:right="1134" w:bottom="1474" w:left="1134" w:header="964" w:footer="964" w:gutter="0"/>
          <w:cols w:space="720"/>
          <w:titlePg/>
          <w:docGrid w:type="linesAndChars" w:linePitch="312"/>
        </w:sectPr>
      </w:pPr>
    </w:p>
    <w:p w14:paraId="589FBEAF" w14:textId="77777777" w:rsidR="00C949E4" w:rsidRPr="00C949E4" w:rsidRDefault="00C949E4" w:rsidP="00C949E4">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kern w:val="0"/>
          <w:sz w:val="21"/>
          <w:szCs w:val="20"/>
          <w14:ligatures w14:val="none"/>
        </w:rPr>
      </w:pPr>
      <w:r w:rsidRPr="00C949E4">
        <w:rPr>
          <w:rFonts w:ascii="Times New Roman" w:eastAsia="黑体" w:hAnsi="Times New Roman" w:cs="Times New Roman" w:hint="eastAsia"/>
          <w:kern w:val="0"/>
          <w:sz w:val="28"/>
          <w:szCs w:val="28"/>
          <w14:ligatures w14:val="none"/>
        </w:rPr>
        <w:lastRenderedPageBreak/>
        <w:t xml:space="preserve">1 </w:t>
      </w:r>
      <w:r w:rsidRPr="00C949E4">
        <w:rPr>
          <w:rFonts w:ascii="Times New Roman" w:eastAsia="黑体" w:hAnsi="Times New Roman" w:cs="Times New Roman" w:hint="eastAsia"/>
          <w:kern w:val="0"/>
          <w:sz w:val="28"/>
          <w:szCs w:val="28"/>
          <w14:ligatures w14:val="none"/>
        </w:rPr>
        <w:t>引言</w:t>
      </w:r>
    </w:p>
    <w:p w14:paraId="7CE42112" w14:textId="3325FDFC" w:rsidR="000322EF" w:rsidRDefault="00934A8B" w:rsidP="00934A8B">
      <w:pPr>
        <w:tabs>
          <w:tab w:val="left" w:pos="357"/>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sz w:val="21"/>
          <w:szCs w:val="21"/>
          <w14:ligatures w14:val="none"/>
        </w:rPr>
        <w:tab/>
      </w:r>
      <w:r w:rsidR="00C949E4" w:rsidRPr="00C949E4">
        <w:rPr>
          <w:rFonts w:ascii="Times New Roman" w:eastAsia="宋体" w:hAnsi="Times New Roman" w:cs="Times New Roman" w:hint="eastAsia"/>
          <w:sz w:val="21"/>
          <w:szCs w:val="21"/>
          <w14:ligatures w14:val="none"/>
        </w:rPr>
        <w:t>数字化加深与社交媒体的广泛应用使得财经新闻的影响力不断上升，虚假财经新闻的泛滥程度也随之增加。虚假财经新闻，通常指故意的、可验证的，并可能误导读者的</w:t>
      </w:r>
      <w:commentRangeStart w:id="51"/>
      <w:r w:rsidR="00C949E4" w:rsidRPr="00C949E4">
        <w:rPr>
          <w:rFonts w:ascii="Times New Roman" w:eastAsia="宋体" w:hAnsi="Times New Roman" w:cs="Times New Roman" w:hint="eastAsia"/>
          <w:sz w:val="21"/>
          <w:szCs w:val="21"/>
          <w14:ligatures w14:val="none"/>
        </w:rPr>
        <w:t>虚假财经新闻文章</w:t>
      </w:r>
      <w:commentRangeEnd w:id="51"/>
      <w:r w:rsidR="00BA63F6">
        <w:rPr>
          <w:rStyle w:val="affa"/>
          <w:rFonts w:ascii="Times New Roman" w:eastAsia="宋体" w:hAnsi="Times New Roman" w:cs="Times New Roman"/>
          <w14:ligatures w14:val="none"/>
        </w:rPr>
        <w:commentReference w:id="51"/>
      </w:r>
      <w:r w:rsidR="00C949E4" w:rsidRPr="00C949E4">
        <w:rPr>
          <w:rFonts w:ascii="Times New Roman" w:eastAsia="宋体" w:hAnsi="Times New Roman" w:cs="Times New Roman" w:hint="eastAsia"/>
          <w:sz w:val="21"/>
          <w:szCs w:val="21"/>
          <w14:ligatures w14:val="none"/>
        </w:rPr>
        <w:t>（</w:t>
      </w:r>
      <w:r w:rsidR="00C949E4" w:rsidRPr="00C949E4">
        <w:rPr>
          <w:rFonts w:ascii="Times New Roman" w:eastAsia="宋体" w:hAnsi="Times New Roman" w:cs="Times New Roman" w:hint="eastAsia"/>
          <w:sz w:val="21"/>
          <w:szCs w:val="21"/>
          <w14:ligatures w14:val="none"/>
        </w:rPr>
        <w:t>TandocJr</w:t>
      </w:r>
      <w:r w:rsidR="00C949E4" w:rsidRPr="00C949E4">
        <w:rPr>
          <w:rFonts w:ascii="Times New Roman" w:eastAsia="宋体" w:hAnsi="Times New Roman" w:cs="Times New Roman" w:hint="eastAsia"/>
          <w:sz w:val="21"/>
          <w:szCs w:val="21"/>
          <w14:ligatures w14:val="none"/>
        </w:rPr>
        <w:t>等，</w:t>
      </w:r>
      <w:r w:rsidR="00C949E4" w:rsidRPr="00C949E4">
        <w:rPr>
          <w:rFonts w:ascii="Times New Roman" w:eastAsia="宋体" w:hAnsi="Times New Roman" w:cs="Times New Roman" w:hint="eastAsia"/>
          <w:sz w:val="21"/>
          <w:szCs w:val="21"/>
          <w14:ligatures w14:val="none"/>
        </w:rPr>
        <w:t>2018</w:t>
      </w:r>
      <w:r w:rsidR="00C949E4"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00C949E4" w:rsidRPr="00C949E4">
        <w:rPr>
          <w:rFonts w:ascii="Times New Roman" w:eastAsia="宋体" w:hAnsi="Times New Roman" w:cs="Times New Roman" w:hint="eastAsia"/>
          <w:sz w:val="21"/>
          <w:szCs w:val="21"/>
          <w:vertAlign w:val="superscript"/>
          <w14:ligatures w14:val="none"/>
        </w:rPr>
        <w:endnoteReference w:id="1"/>
      </w:r>
      <w:r w:rsidR="008B1E11">
        <w:rPr>
          <w:rFonts w:ascii="Times New Roman" w:eastAsia="宋体" w:hAnsi="Times New Roman" w:cs="Times New Roman" w:hint="eastAsia"/>
          <w:sz w:val="21"/>
          <w:szCs w:val="21"/>
          <w:vertAlign w:val="superscript"/>
          <w14:ligatures w14:val="none"/>
        </w:rPr>
        <w:t>]</w:t>
      </w:r>
      <w:r w:rsidR="003C3A03">
        <w:rPr>
          <w:rFonts w:ascii="Times New Roman" w:eastAsia="宋体" w:hAnsi="Times New Roman" w:cs="Times New Roman" w:hint="eastAsia"/>
          <w:sz w:val="21"/>
          <w:szCs w:val="21"/>
          <w14:ligatures w14:val="none"/>
        </w:rPr>
        <w:t>。</w:t>
      </w:r>
      <w:r w:rsidR="00C949E4" w:rsidRPr="00C949E4">
        <w:rPr>
          <w:rFonts w:ascii="Times New Roman" w:eastAsia="宋体" w:hAnsi="Times New Roman" w:cs="Times New Roman" w:hint="eastAsia"/>
          <w:sz w:val="21"/>
          <w:szCs w:val="21"/>
          <w14:ligatures w14:val="none"/>
        </w:rPr>
        <w:t>现有的研究表明，虚假财经新闻能够显著影响证券价格和金融市场。</w:t>
      </w:r>
      <w:r w:rsidR="00C949E4" w:rsidRPr="00C949E4">
        <w:rPr>
          <w:rFonts w:ascii="Times New Roman" w:eastAsia="宋体" w:hAnsi="Times New Roman" w:cs="Times New Roman" w:hint="eastAsia"/>
          <w:sz w:val="21"/>
          <w:szCs w:val="21"/>
          <w14:ligatures w14:val="none"/>
        </w:rPr>
        <w:t>Clarke</w:t>
      </w:r>
      <w:r w:rsidR="00C949E4" w:rsidRPr="00C949E4">
        <w:rPr>
          <w:rFonts w:ascii="Times New Roman" w:eastAsia="宋体" w:hAnsi="Times New Roman" w:cs="Times New Roman" w:hint="eastAsia"/>
          <w:sz w:val="21"/>
          <w:szCs w:val="21"/>
          <w14:ligatures w14:val="none"/>
        </w:rPr>
        <w:t>等（</w:t>
      </w:r>
      <w:r w:rsidR="00C949E4" w:rsidRPr="00C949E4">
        <w:rPr>
          <w:rFonts w:ascii="Times New Roman" w:eastAsia="宋体" w:hAnsi="Times New Roman" w:cs="Times New Roman" w:hint="eastAsia"/>
          <w:sz w:val="21"/>
          <w:szCs w:val="21"/>
          <w14:ligatures w14:val="none"/>
        </w:rPr>
        <w:t>2020</w:t>
      </w:r>
      <w:r w:rsidR="00C949E4"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00C949E4" w:rsidRPr="00C949E4">
        <w:rPr>
          <w:rFonts w:ascii="Times New Roman" w:eastAsia="宋体" w:hAnsi="Times New Roman" w:cs="Times New Roman" w:hint="eastAsia"/>
          <w:sz w:val="21"/>
          <w:szCs w:val="21"/>
          <w:vertAlign w:val="superscript"/>
          <w14:ligatures w14:val="none"/>
        </w:rPr>
        <w:endnoteReference w:id="2"/>
      </w:r>
      <w:r w:rsidR="008B1E11">
        <w:rPr>
          <w:rFonts w:ascii="Times New Roman" w:eastAsia="宋体" w:hAnsi="Times New Roman" w:cs="Times New Roman" w:hint="eastAsia"/>
          <w:sz w:val="21"/>
          <w:szCs w:val="21"/>
          <w:vertAlign w:val="superscript"/>
          <w14:ligatures w14:val="none"/>
        </w:rPr>
        <w:t>]</w:t>
      </w:r>
      <w:r w:rsidR="00C949E4" w:rsidRPr="00C949E4">
        <w:rPr>
          <w:rFonts w:ascii="Times New Roman" w:eastAsia="宋体" w:hAnsi="Times New Roman" w:cs="Times New Roman" w:hint="eastAsia"/>
          <w:sz w:val="21"/>
          <w:szCs w:val="21"/>
          <w14:ligatures w14:val="none"/>
        </w:rPr>
        <w:t>研究了金融市场中的虚假财经新闻如何吸引投资者关注以及对股票价格的影响</w:t>
      </w:r>
      <w:r w:rsidR="00443577">
        <w:rPr>
          <w:rFonts w:ascii="Times New Roman" w:eastAsia="宋体" w:hAnsi="Times New Roman" w:cs="Times New Roman" w:hint="eastAsia"/>
          <w:sz w:val="21"/>
          <w:szCs w:val="21"/>
          <w14:ligatures w14:val="none"/>
        </w:rPr>
        <w:t>。</w:t>
      </w:r>
      <w:commentRangeStart w:id="52"/>
      <w:r w:rsidR="00C949E4" w:rsidRPr="00C949E4">
        <w:rPr>
          <w:rFonts w:ascii="Times New Roman" w:eastAsia="宋体" w:hAnsi="Times New Roman" w:cs="Times New Roman" w:hint="eastAsia"/>
          <w:sz w:val="21"/>
          <w:szCs w:val="21"/>
          <w14:ligatures w14:val="none"/>
        </w:rPr>
        <w:t>Makortoff</w:t>
      </w:r>
      <w:r w:rsidR="00C949E4" w:rsidRPr="00C949E4">
        <w:rPr>
          <w:rFonts w:ascii="Times New Roman" w:eastAsia="宋体" w:hAnsi="Times New Roman" w:cs="Times New Roman" w:hint="eastAsia"/>
          <w:sz w:val="21"/>
          <w:szCs w:val="21"/>
          <w14:ligatures w14:val="none"/>
        </w:rPr>
        <w:t>等（</w:t>
      </w:r>
      <w:r w:rsidR="00C949E4" w:rsidRPr="00C949E4">
        <w:rPr>
          <w:rFonts w:ascii="Times New Roman" w:eastAsia="宋体" w:hAnsi="Times New Roman" w:cs="Times New Roman" w:hint="eastAsia"/>
          <w:sz w:val="21"/>
          <w:szCs w:val="21"/>
          <w14:ligatures w14:val="none"/>
        </w:rPr>
        <w:t>2019</w:t>
      </w:r>
      <w:r w:rsidR="00C949E4"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00C949E4" w:rsidRPr="00C949E4">
        <w:rPr>
          <w:rFonts w:ascii="Times New Roman" w:eastAsia="宋体" w:hAnsi="Times New Roman" w:cs="Times New Roman" w:hint="eastAsia"/>
          <w:sz w:val="21"/>
          <w:szCs w:val="21"/>
          <w:vertAlign w:val="superscript"/>
          <w14:ligatures w14:val="none"/>
        </w:rPr>
        <w:endnoteReference w:id="3"/>
      </w:r>
      <w:r w:rsidR="008B1E11">
        <w:rPr>
          <w:rFonts w:ascii="Times New Roman" w:eastAsia="宋体" w:hAnsi="Times New Roman" w:cs="Times New Roman" w:hint="eastAsia"/>
          <w:sz w:val="21"/>
          <w:szCs w:val="21"/>
          <w:vertAlign w:val="superscript"/>
          <w14:ligatures w14:val="none"/>
        </w:rPr>
        <w:t>]</w:t>
      </w:r>
      <w:r w:rsidR="002A115B">
        <w:rPr>
          <w:rFonts w:ascii="Times New Roman" w:eastAsia="宋体" w:hAnsi="Times New Roman" w:cs="Times New Roman" w:hint="eastAsia"/>
          <w:sz w:val="21"/>
          <w:szCs w:val="21"/>
          <w14:ligatures w14:val="none"/>
        </w:rPr>
        <w:t>分析了</w:t>
      </w:r>
      <w:commentRangeEnd w:id="52"/>
      <w:r w:rsidR="00BA63F6">
        <w:rPr>
          <w:rStyle w:val="affa"/>
          <w:rFonts w:ascii="Times New Roman" w:eastAsia="宋体" w:hAnsi="Times New Roman" w:cs="Times New Roman"/>
          <w14:ligatures w14:val="none"/>
        </w:rPr>
        <w:commentReference w:id="52"/>
      </w:r>
      <w:r w:rsidR="002A115B">
        <w:rPr>
          <w:rFonts w:ascii="Times New Roman" w:eastAsia="宋体" w:hAnsi="Times New Roman" w:cs="Times New Roman" w:hint="eastAsia"/>
          <w:sz w:val="21"/>
          <w:szCs w:val="21"/>
          <w14:ligatures w14:val="none"/>
        </w:rPr>
        <w:t>虚假新闻造成</w:t>
      </w:r>
      <w:r w:rsidR="00C949E4" w:rsidRPr="00C949E4">
        <w:rPr>
          <w:rFonts w:ascii="Times New Roman" w:eastAsia="宋体" w:hAnsi="Times New Roman" w:cs="Times New Roman" w:hint="eastAsia"/>
          <w:sz w:val="21"/>
          <w:szCs w:val="21"/>
          <w14:ligatures w14:val="none"/>
        </w:rPr>
        <w:t>英国大都会银行的挤兑。</w:t>
      </w:r>
      <w:r w:rsidR="00E73220" w:rsidRPr="00E73220">
        <w:rPr>
          <w:rFonts w:ascii="Times New Roman" w:eastAsia="宋体" w:hAnsi="Times New Roman" w:cs="Times New Roman" w:hint="eastAsia"/>
          <w:sz w:val="21"/>
          <w:szCs w:val="21"/>
          <w14:ligatures w14:val="none"/>
        </w:rPr>
        <w:t>R</w:t>
      </w:r>
      <w:r w:rsidR="00E73220" w:rsidRPr="00E73220">
        <w:rPr>
          <w:rFonts w:ascii="Times New Roman" w:eastAsia="宋体" w:hAnsi="Times New Roman" w:cs="Times New Roman" w:hint="eastAsia"/>
          <w:sz w:val="21"/>
          <w:szCs w:val="21"/>
          <w14:ligatures w14:val="none"/>
        </w:rPr>
        <w:t>ü</w:t>
      </w:r>
      <w:r w:rsidR="00E73220" w:rsidRPr="00E73220">
        <w:rPr>
          <w:rFonts w:ascii="Times New Roman" w:eastAsia="宋体" w:hAnsi="Times New Roman" w:cs="Times New Roman" w:hint="eastAsia"/>
          <w:sz w:val="21"/>
          <w:szCs w:val="21"/>
          <w14:ligatures w14:val="none"/>
        </w:rPr>
        <w:t>ckert</w:t>
      </w:r>
      <w:r w:rsidR="00E73220">
        <w:rPr>
          <w:rFonts w:ascii="Times New Roman" w:eastAsia="宋体" w:hAnsi="Times New Roman" w:cs="Times New Roman" w:hint="eastAsia"/>
          <w:sz w:val="21"/>
          <w:szCs w:val="21"/>
          <w14:ligatures w14:val="none"/>
        </w:rPr>
        <w:t>等（</w:t>
      </w:r>
      <w:r w:rsidR="00E73220">
        <w:rPr>
          <w:rFonts w:ascii="Times New Roman" w:eastAsia="宋体" w:hAnsi="Times New Roman" w:cs="Times New Roman" w:hint="eastAsia"/>
          <w:sz w:val="21"/>
          <w:szCs w:val="21"/>
          <w14:ligatures w14:val="none"/>
        </w:rPr>
        <w:t>2025</w:t>
      </w:r>
      <w:r w:rsidR="00F42B1F">
        <w:rPr>
          <w:rFonts w:ascii="Times New Roman" w:eastAsia="宋体" w:hAnsi="Times New Roman" w:cs="Times New Roman" w:hint="eastAsia"/>
          <w:sz w:val="21"/>
          <w:szCs w:val="21"/>
          <w14:ligatures w14:val="none"/>
        </w:rPr>
        <w:t>）</w:t>
      </w:r>
      <w:r w:rsidR="00E73220">
        <w:rPr>
          <w:rStyle w:val="aff6"/>
          <w:rFonts w:ascii="Times New Roman" w:eastAsia="宋体" w:hAnsi="Times New Roman" w:cs="Times New Roman"/>
          <w:sz w:val="21"/>
          <w:szCs w:val="21"/>
          <w14:ligatures w14:val="none"/>
        </w:rPr>
        <w:endnoteReference w:id="4"/>
      </w:r>
      <w:r w:rsidR="00F42B1F" w:rsidRPr="00F42B1F">
        <w:rPr>
          <w:rFonts w:ascii="Times New Roman" w:eastAsia="宋体" w:hAnsi="Times New Roman" w:cs="Times New Roman" w:hint="eastAsia"/>
          <w:sz w:val="21"/>
          <w:szCs w:val="21"/>
          <w14:ligatures w14:val="none"/>
        </w:rPr>
        <w:t>构建特朗普时期“每日假新闻统计”，证明</w:t>
      </w:r>
      <w:commentRangeStart w:id="53"/>
      <w:r w:rsidR="00F42B1F" w:rsidRPr="00F42B1F">
        <w:rPr>
          <w:rFonts w:ascii="Times New Roman" w:eastAsia="宋体" w:hAnsi="Times New Roman" w:cs="Times New Roman" w:hint="eastAsia"/>
          <w:sz w:val="21"/>
          <w:szCs w:val="21"/>
          <w14:ligatures w14:val="none"/>
        </w:rPr>
        <w:t>正向偏假新闻</w:t>
      </w:r>
      <w:commentRangeEnd w:id="53"/>
      <w:r w:rsidR="00BA63F6">
        <w:rPr>
          <w:rStyle w:val="affa"/>
          <w:rFonts w:ascii="Times New Roman" w:eastAsia="宋体" w:hAnsi="Times New Roman" w:cs="Times New Roman"/>
          <w14:ligatures w14:val="none"/>
        </w:rPr>
        <w:commentReference w:id="53"/>
      </w:r>
      <w:r w:rsidR="00F42B1F" w:rsidRPr="00F42B1F">
        <w:rPr>
          <w:rFonts w:ascii="Times New Roman" w:eastAsia="宋体" w:hAnsi="Times New Roman" w:cs="Times New Roman" w:hint="eastAsia"/>
          <w:sz w:val="21"/>
          <w:szCs w:val="21"/>
          <w14:ligatures w14:val="none"/>
        </w:rPr>
        <w:t>短期推高美股收益。</w:t>
      </w:r>
      <w:r w:rsidR="00F42B1F" w:rsidRPr="00F42B1F">
        <w:rPr>
          <w:rFonts w:ascii="Times New Roman" w:eastAsia="宋体" w:hAnsi="Times New Roman" w:cs="Times New Roman" w:hint="eastAsia"/>
          <w:sz w:val="21"/>
          <w:szCs w:val="21"/>
          <w14:ligatures w14:val="none"/>
        </w:rPr>
        <w:t>Assenza</w:t>
      </w:r>
      <w:r w:rsidR="00F42B1F">
        <w:rPr>
          <w:rFonts w:ascii="Times New Roman" w:eastAsia="宋体" w:hAnsi="Times New Roman" w:cs="Times New Roman" w:hint="eastAsia"/>
          <w:sz w:val="21"/>
          <w:szCs w:val="21"/>
          <w14:ligatures w14:val="none"/>
        </w:rPr>
        <w:t>等（</w:t>
      </w:r>
      <w:r w:rsidR="00F42B1F">
        <w:rPr>
          <w:rFonts w:ascii="Times New Roman" w:eastAsia="宋体" w:hAnsi="Times New Roman" w:cs="Times New Roman" w:hint="eastAsia"/>
          <w:sz w:val="21"/>
          <w:szCs w:val="21"/>
          <w14:ligatures w14:val="none"/>
        </w:rPr>
        <w:t>2024</w:t>
      </w:r>
      <w:r w:rsidR="00F42B1F">
        <w:rPr>
          <w:rFonts w:ascii="Times New Roman" w:eastAsia="宋体" w:hAnsi="Times New Roman" w:cs="Times New Roman" w:hint="eastAsia"/>
          <w:sz w:val="21"/>
          <w:szCs w:val="21"/>
          <w14:ligatures w14:val="none"/>
        </w:rPr>
        <w:t>）</w:t>
      </w:r>
      <w:r w:rsidR="00F42B1F">
        <w:rPr>
          <w:rStyle w:val="aff6"/>
          <w:rFonts w:ascii="Times New Roman" w:eastAsia="宋体" w:hAnsi="Times New Roman" w:cs="Times New Roman"/>
          <w:sz w:val="21"/>
          <w:szCs w:val="21"/>
          <w14:ligatures w14:val="none"/>
        </w:rPr>
        <w:endnoteReference w:id="5"/>
      </w:r>
      <w:r w:rsidR="00F42B1F" w:rsidRPr="00F42B1F">
        <w:rPr>
          <w:rFonts w:ascii="Times New Roman" w:eastAsia="宋体" w:hAnsi="Times New Roman" w:cs="Times New Roman" w:hint="eastAsia"/>
          <w:sz w:val="21"/>
          <w:szCs w:val="21"/>
          <w14:ligatures w14:val="none"/>
        </w:rPr>
        <w:t>构建“技术类假新闻冲击”代理变量</w:t>
      </w:r>
      <w:r w:rsidR="00F42B1F">
        <w:rPr>
          <w:rFonts w:ascii="Times New Roman" w:eastAsia="宋体" w:hAnsi="Times New Roman" w:cs="Times New Roman" w:hint="eastAsia"/>
          <w:sz w:val="21"/>
          <w:szCs w:val="21"/>
          <w14:ligatures w14:val="none"/>
        </w:rPr>
        <w:t>，</w:t>
      </w:r>
      <w:r w:rsidR="00F42B1F" w:rsidRPr="00F42B1F">
        <w:rPr>
          <w:rFonts w:ascii="Times New Roman" w:eastAsia="宋体" w:hAnsi="Times New Roman" w:cs="Times New Roman" w:hint="eastAsia"/>
          <w:sz w:val="21"/>
          <w:szCs w:val="21"/>
          <w14:ligatures w14:val="none"/>
        </w:rPr>
        <w:t>识别其对产出、就业、宏观不确定性的动态</w:t>
      </w:r>
      <w:r w:rsidR="00F42B1F">
        <w:rPr>
          <w:rFonts w:ascii="Times New Roman" w:eastAsia="宋体" w:hAnsi="Times New Roman" w:cs="Times New Roman" w:hint="eastAsia"/>
          <w:sz w:val="21"/>
          <w:szCs w:val="21"/>
          <w14:ligatures w14:val="none"/>
        </w:rPr>
        <w:t>效应</w:t>
      </w:r>
      <w:r w:rsidR="00F42B1F" w:rsidRPr="00F42B1F">
        <w:rPr>
          <w:rFonts w:ascii="Times New Roman" w:eastAsia="宋体" w:hAnsi="Times New Roman" w:cs="Times New Roman" w:hint="eastAsia"/>
          <w:sz w:val="21"/>
          <w:szCs w:val="21"/>
          <w14:ligatures w14:val="none"/>
        </w:rPr>
        <w:t>。</w:t>
      </w:r>
      <w:r w:rsidR="00C949E4" w:rsidRPr="00C949E4">
        <w:rPr>
          <w:rFonts w:ascii="Times New Roman" w:eastAsia="宋体" w:hAnsi="Times New Roman" w:cs="Times New Roman" w:hint="eastAsia"/>
          <w:sz w:val="21"/>
          <w:szCs w:val="21"/>
          <w14:ligatures w14:val="none"/>
        </w:rPr>
        <w:t>然而，关于</w:t>
      </w:r>
      <w:r w:rsidR="00445986">
        <w:rPr>
          <w:rFonts w:ascii="Times New Roman" w:eastAsia="宋体" w:hAnsi="Times New Roman" w:cs="Times New Roman" w:hint="eastAsia"/>
          <w:sz w:val="21"/>
          <w:szCs w:val="21"/>
          <w14:ligatures w14:val="none"/>
        </w:rPr>
        <w:t>虚假财经</w:t>
      </w:r>
      <w:r w:rsidR="00C949E4" w:rsidRPr="00C949E4">
        <w:rPr>
          <w:rFonts w:ascii="Times New Roman" w:eastAsia="宋体" w:hAnsi="Times New Roman" w:cs="Times New Roman" w:hint="eastAsia"/>
          <w:sz w:val="21"/>
          <w:szCs w:val="21"/>
          <w14:ligatures w14:val="none"/>
        </w:rPr>
        <w:t>新闻对</w:t>
      </w:r>
      <w:r w:rsidR="000322EF">
        <w:rPr>
          <w:rFonts w:ascii="Times New Roman" w:eastAsia="宋体" w:hAnsi="Times New Roman" w:cs="Times New Roman" w:hint="eastAsia"/>
          <w:sz w:val="21"/>
          <w:szCs w:val="21"/>
          <w14:ligatures w14:val="none"/>
        </w:rPr>
        <w:t>中国</w:t>
      </w:r>
      <w:r w:rsidR="00C949E4" w:rsidRPr="00C949E4">
        <w:rPr>
          <w:rFonts w:ascii="Times New Roman" w:eastAsia="宋体" w:hAnsi="Times New Roman" w:cs="Times New Roman" w:hint="eastAsia"/>
          <w:sz w:val="21"/>
          <w:szCs w:val="21"/>
          <w14:ligatures w14:val="none"/>
        </w:rPr>
        <w:t>金融市场影响的研究数量仍然非常有限</w:t>
      </w:r>
      <w:r w:rsidR="000322EF">
        <w:rPr>
          <w:rFonts w:ascii="Times New Roman" w:eastAsia="宋体" w:hAnsi="Times New Roman" w:cs="Times New Roman" w:hint="eastAsia"/>
          <w:sz w:val="21"/>
          <w:szCs w:val="21"/>
          <w14:ligatures w14:val="none"/>
        </w:rPr>
        <w:t>，主要集中于研究</w:t>
      </w:r>
      <w:commentRangeStart w:id="54"/>
      <w:r w:rsidR="00C949E4" w:rsidRPr="00C949E4">
        <w:rPr>
          <w:rFonts w:ascii="Times New Roman" w:eastAsia="宋体" w:hAnsi="Times New Roman" w:cs="Times New Roman" w:hint="eastAsia"/>
          <w:sz w:val="21"/>
          <w:szCs w:val="21"/>
          <w14:ligatures w14:val="none"/>
        </w:rPr>
        <w:t>传闻</w:t>
      </w:r>
      <w:r w:rsidR="00445986">
        <w:rPr>
          <w:rFonts w:ascii="Times New Roman" w:eastAsia="宋体" w:hAnsi="Times New Roman" w:cs="Times New Roman" w:hint="eastAsia"/>
          <w:sz w:val="21"/>
          <w:szCs w:val="21"/>
          <w14:ligatures w14:val="none"/>
        </w:rPr>
        <w:t>而非虚假财经新闻</w:t>
      </w:r>
      <w:commentRangeEnd w:id="54"/>
      <w:r w:rsidR="00BA63F6">
        <w:rPr>
          <w:rStyle w:val="affa"/>
          <w:rFonts w:ascii="Times New Roman" w:eastAsia="宋体" w:hAnsi="Times New Roman" w:cs="Times New Roman"/>
          <w14:ligatures w14:val="none"/>
        </w:rPr>
        <w:commentReference w:id="54"/>
      </w:r>
      <w:r w:rsidR="00C949E4" w:rsidRPr="00C949E4">
        <w:rPr>
          <w:rFonts w:ascii="Times New Roman" w:eastAsia="宋体" w:hAnsi="Times New Roman" w:cs="Times New Roman" w:hint="eastAsia"/>
          <w:sz w:val="21"/>
          <w:szCs w:val="21"/>
          <w14:ligatures w14:val="none"/>
        </w:rPr>
        <w:t>对金融市场的影响</w:t>
      </w:r>
      <w:r w:rsidR="00EF0385">
        <w:rPr>
          <w:rFonts w:ascii="Times New Roman" w:eastAsia="宋体" w:hAnsi="Times New Roman" w:cs="Times New Roman" w:hint="eastAsia"/>
          <w:sz w:val="21"/>
          <w:szCs w:val="21"/>
          <w14:ligatures w14:val="none"/>
        </w:rPr>
        <w:t>。宫晓莉等（</w:t>
      </w:r>
      <w:r w:rsidR="00EF0385">
        <w:rPr>
          <w:rFonts w:ascii="Times New Roman" w:eastAsia="宋体" w:hAnsi="Times New Roman" w:cs="Times New Roman" w:hint="eastAsia"/>
          <w:sz w:val="21"/>
          <w:szCs w:val="21"/>
          <w14:ligatures w14:val="none"/>
        </w:rPr>
        <w:t>2025</w:t>
      </w:r>
      <w:r w:rsidR="00EF0385">
        <w:rPr>
          <w:rFonts w:ascii="Times New Roman" w:eastAsia="宋体" w:hAnsi="Times New Roman" w:cs="Times New Roman" w:hint="eastAsia"/>
          <w:sz w:val="21"/>
          <w:szCs w:val="21"/>
          <w14:ligatures w14:val="none"/>
        </w:rPr>
        <w:t>）</w:t>
      </w:r>
      <w:r w:rsidR="00EF0385">
        <w:rPr>
          <w:rStyle w:val="aff6"/>
          <w:rFonts w:ascii="Times New Roman" w:eastAsia="宋体" w:hAnsi="Times New Roman" w:cs="Times New Roman"/>
          <w:sz w:val="21"/>
          <w:szCs w:val="21"/>
          <w14:ligatures w14:val="none"/>
        </w:rPr>
        <w:endnoteReference w:id="6"/>
      </w:r>
      <w:r w:rsidR="00EF0385" w:rsidRPr="00EF0385">
        <w:rPr>
          <w:rFonts w:ascii="Times New Roman" w:eastAsia="宋体" w:hAnsi="Times New Roman" w:cs="Times New Roman" w:hint="eastAsia"/>
          <w:sz w:val="21"/>
          <w:szCs w:val="21"/>
          <w14:ligatures w14:val="none"/>
        </w:rPr>
        <w:t>考察媒体</w:t>
      </w:r>
      <w:commentRangeStart w:id="55"/>
      <w:r w:rsidR="00EF0385" w:rsidRPr="00EF0385">
        <w:rPr>
          <w:rFonts w:ascii="Times New Roman" w:eastAsia="宋体" w:hAnsi="Times New Roman" w:cs="Times New Roman" w:hint="eastAsia"/>
          <w:sz w:val="21"/>
          <w:szCs w:val="21"/>
          <w14:ligatures w14:val="none"/>
        </w:rPr>
        <w:t>正负面报道</w:t>
      </w:r>
      <w:commentRangeEnd w:id="55"/>
      <w:r w:rsidR="00BA63F6">
        <w:rPr>
          <w:rStyle w:val="affa"/>
          <w:rFonts w:ascii="Times New Roman" w:eastAsia="宋体" w:hAnsi="Times New Roman" w:cs="Times New Roman"/>
          <w14:ligatures w14:val="none"/>
        </w:rPr>
        <w:commentReference w:id="55"/>
      </w:r>
      <w:r w:rsidR="00EF0385" w:rsidRPr="00EF0385">
        <w:rPr>
          <w:rFonts w:ascii="Times New Roman" w:eastAsia="宋体" w:hAnsi="Times New Roman" w:cs="Times New Roman" w:hint="eastAsia"/>
          <w:sz w:val="21"/>
          <w:szCs w:val="21"/>
          <w14:ligatures w14:val="none"/>
        </w:rPr>
        <w:t>对股价同步性的异质性影响以及影响机制。</w:t>
      </w:r>
      <w:r w:rsidR="00F1124F">
        <w:rPr>
          <w:rFonts w:ascii="Times New Roman" w:eastAsia="宋体" w:hAnsi="Times New Roman" w:cs="Times New Roman" w:hint="eastAsia"/>
          <w:sz w:val="21"/>
          <w:szCs w:val="21"/>
          <w14:ligatures w14:val="none"/>
        </w:rPr>
        <w:t>徐高彦和张婷婷（</w:t>
      </w:r>
      <w:r w:rsidR="00F1124F">
        <w:rPr>
          <w:rFonts w:ascii="Times New Roman" w:eastAsia="宋体" w:hAnsi="Times New Roman" w:cs="Times New Roman" w:hint="eastAsia"/>
          <w:sz w:val="21"/>
          <w:szCs w:val="21"/>
          <w14:ligatures w14:val="none"/>
        </w:rPr>
        <w:t>2024</w:t>
      </w:r>
      <w:r w:rsidR="00F1124F">
        <w:rPr>
          <w:rFonts w:ascii="Times New Roman" w:eastAsia="宋体" w:hAnsi="Times New Roman" w:cs="Times New Roman" w:hint="eastAsia"/>
          <w:sz w:val="21"/>
          <w:szCs w:val="21"/>
          <w14:ligatures w14:val="none"/>
        </w:rPr>
        <w:t>）</w:t>
      </w:r>
      <w:r w:rsidR="00F1124F">
        <w:rPr>
          <w:rStyle w:val="aff6"/>
          <w:rFonts w:ascii="Times New Roman" w:eastAsia="宋体" w:hAnsi="Times New Roman" w:cs="Times New Roman"/>
          <w:sz w:val="21"/>
          <w:szCs w:val="21"/>
          <w14:ligatures w14:val="none"/>
        </w:rPr>
        <w:endnoteReference w:id="7"/>
      </w:r>
      <w:r w:rsidR="00F1124F" w:rsidRPr="00F1124F">
        <w:rPr>
          <w:rFonts w:ascii="Times New Roman" w:eastAsia="宋体" w:hAnsi="Times New Roman" w:cs="Times New Roman" w:hint="eastAsia"/>
          <w:sz w:val="21"/>
          <w:szCs w:val="21"/>
          <w14:ligatures w14:val="none"/>
        </w:rPr>
        <w:t>从融资有效性的视角探讨了</w:t>
      </w:r>
      <w:commentRangeStart w:id="56"/>
      <w:r w:rsidR="00F1124F" w:rsidRPr="00F1124F">
        <w:rPr>
          <w:rFonts w:ascii="Times New Roman" w:eastAsia="宋体" w:hAnsi="Times New Roman" w:cs="Times New Roman" w:hint="eastAsia"/>
          <w:sz w:val="21"/>
          <w:szCs w:val="21"/>
          <w14:ligatures w14:val="none"/>
        </w:rPr>
        <w:t>自媒体技术创新披露的文本内容</w:t>
      </w:r>
      <w:commentRangeEnd w:id="56"/>
      <w:r w:rsidR="00BA63F6">
        <w:rPr>
          <w:rStyle w:val="affa"/>
          <w:rFonts w:ascii="Times New Roman" w:eastAsia="宋体" w:hAnsi="Times New Roman" w:cs="Times New Roman"/>
          <w14:ligatures w14:val="none"/>
        </w:rPr>
        <w:commentReference w:id="56"/>
      </w:r>
      <w:r w:rsidR="00F1124F" w:rsidRPr="00F1124F">
        <w:rPr>
          <w:rFonts w:ascii="Times New Roman" w:eastAsia="宋体" w:hAnsi="Times New Roman" w:cs="Times New Roman" w:hint="eastAsia"/>
          <w:sz w:val="21"/>
          <w:szCs w:val="21"/>
          <w14:ligatures w14:val="none"/>
        </w:rPr>
        <w:t>对投资者的增量指导作用。</w:t>
      </w:r>
      <w:r w:rsidR="000322EF" w:rsidRPr="00C949E4">
        <w:rPr>
          <w:rFonts w:ascii="Times New Roman" w:eastAsia="宋体" w:hAnsi="Times New Roman" w:cs="Times New Roman" w:hint="eastAsia"/>
          <w:bCs/>
          <w:sz w:val="21"/>
          <w:szCs w:val="21"/>
          <w14:ligatures w14:val="none"/>
        </w:rPr>
        <w:t>彭情和唐雪松（</w:t>
      </w:r>
      <w:r w:rsidR="000322EF" w:rsidRPr="00C949E4">
        <w:rPr>
          <w:rFonts w:ascii="Times New Roman" w:eastAsia="宋体" w:hAnsi="Times New Roman" w:cs="Times New Roman" w:hint="eastAsia"/>
          <w:bCs/>
          <w:sz w:val="21"/>
          <w:szCs w:val="21"/>
          <w14:ligatures w14:val="none"/>
        </w:rPr>
        <w:t>2019</w:t>
      </w:r>
      <w:r w:rsidR="000322EF" w:rsidRPr="00C949E4">
        <w:rPr>
          <w:rFonts w:ascii="Times New Roman" w:eastAsia="宋体" w:hAnsi="Times New Roman" w:cs="Times New Roman" w:hint="eastAsia"/>
          <w:bCs/>
          <w:sz w:val="21"/>
          <w:szCs w:val="21"/>
          <w14:ligatures w14:val="none"/>
        </w:rPr>
        <w:t>）</w:t>
      </w:r>
      <w:r w:rsidR="000322EF">
        <w:rPr>
          <w:rFonts w:ascii="Times New Roman" w:eastAsia="宋体" w:hAnsi="Times New Roman" w:cs="Times New Roman" w:hint="eastAsia"/>
          <w:bCs/>
          <w:sz w:val="21"/>
          <w:szCs w:val="21"/>
          <w:vertAlign w:val="superscript"/>
          <w14:ligatures w14:val="none"/>
        </w:rPr>
        <w:t>[</w:t>
      </w:r>
      <w:r w:rsidR="000322EF" w:rsidRPr="00C949E4">
        <w:rPr>
          <w:rFonts w:ascii="Times New Roman" w:eastAsia="宋体" w:hAnsi="Times New Roman" w:cs="Times New Roman"/>
          <w:bCs/>
          <w:sz w:val="21"/>
          <w:szCs w:val="21"/>
          <w:vertAlign w:val="superscript"/>
          <w14:ligatures w14:val="none"/>
        </w:rPr>
        <w:endnoteReference w:id="8"/>
      </w:r>
      <w:r w:rsidR="000322EF">
        <w:rPr>
          <w:rFonts w:ascii="Times New Roman" w:eastAsia="宋体" w:hAnsi="Times New Roman" w:cs="Times New Roman" w:hint="eastAsia"/>
          <w:bCs/>
          <w:sz w:val="21"/>
          <w:szCs w:val="21"/>
          <w:vertAlign w:val="superscript"/>
          <w14:ligatures w14:val="none"/>
        </w:rPr>
        <w:t>]</w:t>
      </w:r>
      <w:r w:rsidR="000322EF" w:rsidRPr="00C949E4">
        <w:rPr>
          <w:rFonts w:ascii="Times New Roman" w:eastAsia="宋体" w:hAnsi="Times New Roman" w:cs="Times New Roman" w:hint="eastAsia"/>
          <w:bCs/>
          <w:sz w:val="21"/>
          <w:szCs w:val="21"/>
          <w14:ligatures w14:val="none"/>
        </w:rPr>
        <w:t>则研究了公司传闻对于投资者注意力的影响，表明投资者对公司盈余的关注会被公司传闻所吸引，投资者因此会对公司的信息披露质量产生怀疑</w:t>
      </w:r>
      <w:r w:rsidR="001928E6">
        <w:rPr>
          <w:rFonts w:ascii="Times New Roman" w:eastAsia="宋体" w:hAnsi="Times New Roman" w:cs="Times New Roman" w:hint="eastAsia"/>
          <w:bCs/>
          <w:sz w:val="21"/>
          <w:szCs w:val="21"/>
          <w14:ligatures w14:val="none"/>
        </w:rPr>
        <w:t>。</w:t>
      </w:r>
      <w:r w:rsidR="00443577">
        <w:rPr>
          <w:rFonts w:ascii="Times New Roman" w:eastAsia="宋体" w:hAnsi="Times New Roman" w:cs="Times New Roman" w:hint="eastAsia"/>
          <w:sz w:val="21"/>
          <w:szCs w:val="21"/>
          <w14:ligatures w14:val="none"/>
        </w:rPr>
        <w:t>Zhang</w:t>
      </w:r>
      <w:r w:rsidR="00443577">
        <w:rPr>
          <w:rFonts w:ascii="Times New Roman" w:eastAsia="宋体" w:hAnsi="Times New Roman" w:cs="Times New Roman" w:hint="eastAsia"/>
          <w:sz w:val="21"/>
          <w:szCs w:val="21"/>
          <w14:ligatures w14:val="none"/>
        </w:rPr>
        <w:t>和</w:t>
      </w:r>
      <w:r w:rsidR="00443577">
        <w:rPr>
          <w:rFonts w:ascii="Times New Roman" w:eastAsia="宋体" w:hAnsi="Times New Roman" w:cs="Times New Roman" w:hint="eastAsia"/>
          <w:sz w:val="21"/>
          <w:szCs w:val="21"/>
          <w14:ligatures w14:val="none"/>
        </w:rPr>
        <w:t>Wang(2024)</w:t>
      </w:r>
      <w:r w:rsidR="00443577">
        <w:rPr>
          <w:rStyle w:val="aff6"/>
          <w:rFonts w:ascii="Times New Roman" w:eastAsia="宋体" w:hAnsi="Times New Roman" w:cs="Times New Roman"/>
          <w:sz w:val="21"/>
          <w:szCs w:val="21"/>
          <w14:ligatures w14:val="none"/>
        </w:rPr>
        <w:endnoteReference w:id="9"/>
      </w:r>
      <w:r w:rsidR="00443577" w:rsidRPr="00443577">
        <w:rPr>
          <w:rFonts w:ascii="Times New Roman" w:eastAsia="宋体" w:hAnsi="Times New Roman" w:cs="Times New Roman" w:hint="eastAsia"/>
          <w:sz w:val="21"/>
          <w:szCs w:val="21"/>
          <w14:ligatures w14:val="none"/>
        </w:rPr>
        <w:t>基于沪深“投资者互动平台”</w:t>
      </w:r>
      <w:commentRangeStart w:id="57"/>
      <w:r w:rsidR="00443577" w:rsidRPr="00443577">
        <w:rPr>
          <w:rFonts w:ascii="Times New Roman" w:eastAsia="宋体" w:hAnsi="Times New Roman" w:cs="Times New Roman" w:hint="eastAsia"/>
          <w:sz w:val="21"/>
          <w:szCs w:val="21"/>
          <w14:ligatures w14:val="none"/>
        </w:rPr>
        <w:t>澄清数据</w:t>
      </w:r>
      <w:commentRangeEnd w:id="57"/>
      <w:r w:rsidR="00BA63F6">
        <w:rPr>
          <w:rStyle w:val="affa"/>
          <w:rFonts w:ascii="Times New Roman" w:eastAsia="宋体" w:hAnsi="Times New Roman" w:cs="Times New Roman"/>
          <w14:ligatures w14:val="none"/>
        </w:rPr>
        <w:commentReference w:id="57"/>
      </w:r>
      <w:r w:rsidR="00443577" w:rsidRPr="00443577">
        <w:rPr>
          <w:rFonts w:ascii="Times New Roman" w:eastAsia="宋体" w:hAnsi="Times New Roman" w:cs="Times New Roman" w:hint="eastAsia"/>
          <w:sz w:val="21"/>
          <w:szCs w:val="21"/>
          <w14:ligatures w14:val="none"/>
        </w:rPr>
        <w:t>，证实</w:t>
      </w:r>
      <w:commentRangeStart w:id="58"/>
      <w:r w:rsidR="00443577" w:rsidRPr="00443577">
        <w:rPr>
          <w:rFonts w:ascii="Times New Roman" w:eastAsia="宋体" w:hAnsi="Times New Roman" w:cs="Times New Roman" w:hint="eastAsia"/>
          <w:sz w:val="21"/>
          <w:szCs w:val="21"/>
          <w14:ligatures w14:val="none"/>
        </w:rPr>
        <w:t>正面</w:t>
      </w:r>
      <w:r w:rsidR="00443577" w:rsidRPr="00443577">
        <w:rPr>
          <w:rFonts w:ascii="Times New Roman" w:eastAsia="宋体" w:hAnsi="Times New Roman" w:cs="Times New Roman" w:hint="eastAsia"/>
          <w:sz w:val="21"/>
          <w:szCs w:val="21"/>
          <w14:ligatures w14:val="none"/>
        </w:rPr>
        <w:t>/</w:t>
      </w:r>
      <w:r w:rsidR="00443577" w:rsidRPr="00443577">
        <w:rPr>
          <w:rFonts w:ascii="Times New Roman" w:eastAsia="宋体" w:hAnsi="Times New Roman" w:cs="Times New Roman" w:hint="eastAsia"/>
          <w:sz w:val="21"/>
          <w:szCs w:val="21"/>
          <w14:ligatures w14:val="none"/>
        </w:rPr>
        <w:t>负面谣言</w:t>
      </w:r>
      <w:commentRangeEnd w:id="58"/>
      <w:r w:rsidR="00BA63F6">
        <w:rPr>
          <w:rStyle w:val="affa"/>
          <w:rFonts w:ascii="Times New Roman" w:eastAsia="宋体" w:hAnsi="Times New Roman" w:cs="Times New Roman"/>
          <w14:ligatures w14:val="none"/>
        </w:rPr>
        <w:commentReference w:id="58"/>
      </w:r>
      <w:r w:rsidR="00443577" w:rsidRPr="00443577">
        <w:rPr>
          <w:rFonts w:ascii="Times New Roman" w:eastAsia="宋体" w:hAnsi="Times New Roman" w:cs="Times New Roman" w:hint="eastAsia"/>
          <w:sz w:val="21"/>
          <w:szCs w:val="21"/>
          <w14:ligatures w14:val="none"/>
        </w:rPr>
        <w:t>均提高错价与崩盘风险</w:t>
      </w:r>
      <w:r w:rsidR="00443577">
        <w:rPr>
          <w:rFonts w:ascii="Times New Roman" w:eastAsia="宋体" w:hAnsi="Times New Roman" w:cs="Times New Roman" w:hint="eastAsia"/>
          <w:sz w:val="21"/>
          <w:szCs w:val="21"/>
          <w14:ligatures w14:val="none"/>
        </w:rPr>
        <w:t>。</w:t>
      </w:r>
    </w:p>
    <w:p w14:paraId="5F1E6062" w14:textId="4BE0FF7B" w:rsidR="00445986" w:rsidRDefault="000322EF" w:rsidP="00445986">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上述</w:t>
      </w:r>
      <w:r w:rsidR="00C949E4" w:rsidRPr="00C949E4">
        <w:rPr>
          <w:rFonts w:ascii="Times New Roman" w:eastAsia="宋体" w:hAnsi="Times New Roman" w:cs="Times New Roman" w:hint="eastAsia"/>
          <w:sz w:val="21"/>
          <w:szCs w:val="21"/>
          <w14:ligatures w14:val="none"/>
        </w:rPr>
        <w:t>研究并未明确区分传闻与虚假财经新闻。传闻与虚假财经新闻虽有重叠，但存在本质区别：</w:t>
      </w:r>
      <w:r w:rsidR="007168D5" w:rsidRPr="007168D5">
        <w:rPr>
          <w:rFonts w:ascii="Times New Roman" w:eastAsia="宋体" w:hAnsi="Times New Roman" w:cs="Times New Roman" w:hint="eastAsia"/>
          <w:sz w:val="21"/>
          <w:szCs w:val="21"/>
          <w14:ligatures w14:val="none"/>
        </w:rPr>
        <w:t>传闻的真伪状态往往不确定，是否被澄清取决于影响范围、澄清成本及主体意愿等多重因素</w:t>
      </w:r>
      <w:r w:rsidR="007168D5">
        <w:rPr>
          <w:rFonts w:ascii="Times New Roman" w:eastAsia="宋体" w:hAnsi="Times New Roman" w:cs="Times New Roman" w:hint="eastAsia"/>
          <w:sz w:val="21"/>
          <w:szCs w:val="21"/>
          <w14:ligatures w14:val="none"/>
        </w:rPr>
        <w:t>；</w:t>
      </w:r>
      <w:r w:rsidR="007168D5" w:rsidRPr="007168D5">
        <w:rPr>
          <w:rFonts w:ascii="Times New Roman" w:eastAsia="宋体" w:hAnsi="Times New Roman" w:cs="Times New Roman" w:hint="eastAsia"/>
          <w:sz w:val="21"/>
          <w:szCs w:val="21"/>
          <w14:ligatures w14:val="none"/>
        </w:rPr>
        <w:t>虚假财经新闻则在事后被权威渠道明确定义为“虚假”，具备客观可验证性</w:t>
      </w:r>
      <w:r w:rsidR="00D93AA6">
        <w:rPr>
          <w:rFonts w:ascii="Times New Roman" w:eastAsia="宋体" w:hAnsi="Times New Roman" w:cs="Times New Roman" w:hint="eastAsia"/>
          <w:sz w:val="21"/>
          <w:szCs w:val="21"/>
          <w14:ligatures w14:val="none"/>
        </w:rPr>
        <w:t>。</w:t>
      </w:r>
      <w:r w:rsidR="00D93AA6" w:rsidRPr="00D93AA6">
        <w:rPr>
          <w:rFonts w:ascii="Times New Roman" w:eastAsia="宋体" w:hAnsi="Times New Roman" w:cs="Times New Roman" w:hint="eastAsia"/>
          <w:sz w:val="21"/>
          <w:szCs w:val="21"/>
          <w14:ligatures w14:val="none"/>
        </w:rPr>
        <w:t>由于传统研究常将不同性质、影响力各异的传闻混为一体，其测度指标难以准确反映“虚假”信息本身的真实效应，因而有必要在理论和实证层面将两者明确区分。</w:t>
      </w:r>
    </w:p>
    <w:p w14:paraId="340A635A" w14:textId="79EEE361" w:rsidR="00C949E4" w:rsidRPr="00C949E4" w:rsidRDefault="00C949E4" w:rsidP="00445986">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本文的贡献主要体现在以下三个方面。第一，</w:t>
      </w:r>
      <w:r w:rsidR="00D93AA6" w:rsidRPr="00D93AA6">
        <w:rPr>
          <w:rFonts w:ascii="Times New Roman" w:eastAsia="宋体" w:hAnsi="Times New Roman" w:cs="Times New Roman" w:hint="eastAsia"/>
          <w:sz w:val="21"/>
          <w:szCs w:val="21"/>
          <w14:ligatures w14:val="none"/>
        </w:rPr>
        <w:t>填补中国语境下的研究缺口</w:t>
      </w:r>
      <w:r w:rsidR="00D93AA6">
        <w:rPr>
          <w:rFonts w:ascii="Times New Roman" w:eastAsia="宋体" w:hAnsi="Times New Roman" w:cs="Times New Roman" w:hint="eastAsia"/>
          <w:sz w:val="21"/>
          <w:szCs w:val="21"/>
          <w14:ligatures w14:val="none"/>
        </w:rPr>
        <w:t>。</w:t>
      </w:r>
      <w:r w:rsidR="00D93AA6" w:rsidRPr="00D93AA6">
        <w:rPr>
          <w:rFonts w:ascii="Times New Roman" w:eastAsia="宋体" w:hAnsi="Times New Roman" w:cs="Times New Roman" w:hint="eastAsia"/>
          <w:sz w:val="21"/>
          <w:szCs w:val="21"/>
          <w14:ligatures w14:val="none"/>
        </w:rPr>
        <w:t>本文区分中国金融市场中的“虚假财经新闻”与“真实财经新闻”，采用</w:t>
      </w:r>
      <w:commentRangeStart w:id="59"/>
      <w:r w:rsidR="00D93AA6" w:rsidRPr="00D93AA6">
        <w:rPr>
          <w:rFonts w:ascii="Times New Roman" w:eastAsia="宋体" w:hAnsi="Times New Roman" w:cs="Times New Roman" w:hint="eastAsia"/>
          <w:sz w:val="21"/>
          <w:szCs w:val="21"/>
          <w14:ligatures w14:val="none"/>
        </w:rPr>
        <w:t>双重差分（</w:t>
      </w:r>
      <w:r w:rsidR="00D93AA6" w:rsidRPr="00D93AA6">
        <w:rPr>
          <w:rFonts w:ascii="Times New Roman" w:eastAsia="宋体" w:hAnsi="Times New Roman" w:cs="Times New Roman" w:hint="eastAsia"/>
          <w:sz w:val="21"/>
          <w:szCs w:val="21"/>
          <w14:ligatures w14:val="none"/>
        </w:rPr>
        <w:t>DID</w:t>
      </w:r>
      <w:r w:rsidR="00D93AA6" w:rsidRPr="00D93AA6">
        <w:rPr>
          <w:rFonts w:ascii="Times New Roman" w:eastAsia="宋体" w:hAnsi="Times New Roman" w:cs="Times New Roman" w:hint="eastAsia"/>
          <w:sz w:val="21"/>
          <w:szCs w:val="21"/>
          <w14:ligatures w14:val="none"/>
        </w:rPr>
        <w:t>）</w:t>
      </w:r>
      <w:commentRangeEnd w:id="59"/>
      <w:r w:rsidR="00BA63F6">
        <w:rPr>
          <w:rStyle w:val="affa"/>
          <w:rFonts w:ascii="Times New Roman" w:eastAsia="宋体" w:hAnsi="Times New Roman" w:cs="Times New Roman"/>
          <w14:ligatures w14:val="none"/>
        </w:rPr>
        <w:commentReference w:id="59"/>
      </w:r>
      <w:r w:rsidR="00D93AA6" w:rsidRPr="00D93AA6">
        <w:rPr>
          <w:rFonts w:ascii="Times New Roman" w:eastAsia="宋体" w:hAnsi="Times New Roman" w:cs="Times New Roman" w:hint="eastAsia"/>
          <w:sz w:val="21"/>
          <w:szCs w:val="21"/>
          <w14:ligatures w14:val="none"/>
        </w:rPr>
        <w:t>框架衡量二者在异常股价波动上的差异，并检验该差异是否通过</w:t>
      </w:r>
      <w:commentRangeStart w:id="60"/>
      <w:r w:rsidR="00D93AA6" w:rsidRPr="00D93AA6">
        <w:rPr>
          <w:rFonts w:ascii="Times New Roman" w:eastAsia="宋体" w:hAnsi="Times New Roman" w:cs="Times New Roman" w:hint="eastAsia"/>
          <w:sz w:val="21"/>
          <w:szCs w:val="21"/>
          <w14:ligatures w14:val="none"/>
        </w:rPr>
        <w:t>新闻文本情绪与</w:t>
      </w:r>
      <w:commentRangeEnd w:id="60"/>
      <w:r w:rsidR="00BA63F6">
        <w:rPr>
          <w:rStyle w:val="affa"/>
          <w:rFonts w:ascii="Times New Roman" w:eastAsia="宋体" w:hAnsi="Times New Roman" w:cs="Times New Roman"/>
          <w14:ligatures w14:val="none"/>
        </w:rPr>
        <w:commentReference w:id="60"/>
      </w:r>
      <w:r w:rsidR="00D93AA6" w:rsidRPr="00D93AA6">
        <w:rPr>
          <w:rFonts w:ascii="Times New Roman" w:eastAsia="宋体" w:hAnsi="Times New Roman" w:cs="Times New Roman" w:hint="eastAsia"/>
          <w:sz w:val="21"/>
          <w:szCs w:val="21"/>
          <w14:ligatures w14:val="none"/>
        </w:rPr>
        <w:t>社交媒体情绪传导</w:t>
      </w:r>
      <w:commentRangeStart w:id="61"/>
      <w:r w:rsidR="00D93AA6">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第二</w:t>
      </w:r>
      <w:r w:rsidR="00D93AA6">
        <w:rPr>
          <w:rFonts w:ascii="Times New Roman" w:eastAsia="宋体" w:hAnsi="Times New Roman" w:cs="Times New Roman" w:hint="eastAsia"/>
          <w:sz w:val="21"/>
          <w:szCs w:val="21"/>
          <w14:ligatures w14:val="none"/>
        </w:rPr>
        <w:t>，</w:t>
      </w:r>
      <w:r w:rsidR="00D93AA6" w:rsidRPr="00D93AA6">
        <w:rPr>
          <w:rFonts w:ascii="Times New Roman" w:eastAsia="宋体" w:hAnsi="Times New Roman" w:cs="Times New Roman" w:hint="eastAsia"/>
          <w:sz w:val="21"/>
          <w:szCs w:val="21"/>
          <w14:ligatures w14:val="none"/>
        </w:rPr>
        <w:t>拓展大语言模型在经济学研究中的应用</w:t>
      </w:r>
      <w:r w:rsidR="00F42B1F">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本文将</w:t>
      </w:r>
      <w:r w:rsidRPr="00C949E4">
        <w:rPr>
          <w:rFonts w:ascii="Times New Roman" w:eastAsia="宋体" w:hAnsi="Times New Roman" w:cs="Times New Roman" w:hint="eastAsia"/>
          <w:sz w:val="21"/>
          <w:szCs w:val="21"/>
          <w14:ligatures w14:val="none"/>
        </w:rPr>
        <w:t>DeepSeek</w:t>
      </w:r>
      <w:r w:rsidRPr="00C949E4">
        <w:rPr>
          <w:rFonts w:ascii="Times New Roman" w:eastAsia="宋体" w:hAnsi="Times New Roman" w:cs="Times New Roman" w:hint="eastAsia"/>
          <w:sz w:val="21"/>
          <w:szCs w:val="21"/>
          <w14:ligatures w14:val="none"/>
        </w:rPr>
        <w:t>大语言模型技术用于财经新闻的情绪测度，具有对象明确、指标齐全、迁移性和扩展性高、易于使用的优点</w:t>
      </w:r>
      <w:commentRangeEnd w:id="61"/>
      <w:r w:rsidR="00BA63F6">
        <w:rPr>
          <w:rStyle w:val="affa"/>
          <w:rFonts w:ascii="Times New Roman" w:eastAsia="宋体" w:hAnsi="Times New Roman" w:cs="Times New Roman"/>
          <w14:ligatures w14:val="none"/>
        </w:rPr>
        <w:commentReference w:id="61"/>
      </w:r>
      <w:r w:rsidR="00445986">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第三</w:t>
      </w:r>
      <w:r w:rsidR="00D93AA6">
        <w:rPr>
          <w:rFonts w:ascii="Times New Roman" w:eastAsia="宋体" w:hAnsi="Times New Roman" w:cs="Times New Roman" w:hint="eastAsia"/>
          <w:sz w:val="21"/>
          <w:szCs w:val="21"/>
          <w14:ligatures w14:val="none"/>
        </w:rPr>
        <w:t>，</w:t>
      </w:r>
      <w:commentRangeStart w:id="62"/>
      <w:r w:rsidR="00D93AA6" w:rsidRPr="00D93AA6">
        <w:rPr>
          <w:rFonts w:ascii="Times New Roman" w:eastAsia="宋体" w:hAnsi="Times New Roman" w:cs="Times New Roman" w:hint="eastAsia"/>
          <w:sz w:val="21"/>
          <w:szCs w:val="21"/>
          <w14:ligatures w14:val="none"/>
        </w:rPr>
        <w:t>提出“财经新闻—社交媒体—股价波动”影响通道</w:t>
      </w:r>
      <w:commentRangeEnd w:id="62"/>
      <w:r w:rsidR="00BA63F6">
        <w:rPr>
          <w:rStyle w:val="affa"/>
          <w:rFonts w:ascii="Times New Roman" w:eastAsia="宋体" w:hAnsi="Times New Roman" w:cs="Times New Roman"/>
          <w14:ligatures w14:val="none"/>
        </w:rPr>
        <w:commentReference w:id="62"/>
      </w:r>
      <w:r w:rsidR="00D93AA6">
        <w:rPr>
          <w:rFonts w:ascii="Times New Roman" w:eastAsia="宋体" w:hAnsi="Times New Roman" w:cs="Times New Roman" w:hint="eastAsia"/>
          <w:sz w:val="21"/>
          <w:szCs w:val="21"/>
          <w14:ligatures w14:val="none"/>
        </w:rPr>
        <w:t>。</w:t>
      </w:r>
      <w:r w:rsidR="00D93AA6" w:rsidRPr="00C949E4">
        <w:rPr>
          <w:rFonts w:ascii="Times New Roman" w:eastAsia="宋体" w:hAnsi="Times New Roman" w:cs="Times New Roman"/>
          <w:sz w:val="21"/>
          <w:szCs w:val="21"/>
          <w14:ligatures w14:val="none"/>
        </w:rPr>
        <w:t xml:space="preserve"> </w:t>
      </w:r>
      <w:r w:rsidR="00D93AA6" w:rsidRPr="00D93AA6">
        <w:rPr>
          <w:rFonts w:ascii="Times New Roman" w:eastAsia="宋体" w:hAnsi="Times New Roman" w:cs="Times New Roman" w:hint="eastAsia"/>
          <w:sz w:val="21"/>
          <w:szCs w:val="21"/>
          <w14:ligatures w14:val="none"/>
        </w:rPr>
        <w:t>本文识别并实证检验社交媒体</w:t>
      </w:r>
      <w:r w:rsidR="00D93AA6">
        <w:rPr>
          <w:rFonts w:ascii="Times New Roman" w:eastAsia="宋体" w:hAnsi="Times New Roman" w:cs="Times New Roman" w:hint="eastAsia"/>
          <w:sz w:val="21"/>
          <w:szCs w:val="21"/>
          <w14:ligatures w14:val="none"/>
        </w:rPr>
        <w:t>情绪</w:t>
      </w:r>
      <w:r w:rsidR="00D93AA6" w:rsidRPr="00D93AA6">
        <w:rPr>
          <w:rFonts w:ascii="Times New Roman" w:eastAsia="宋体" w:hAnsi="Times New Roman" w:cs="Times New Roman" w:hint="eastAsia"/>
          <w:sz w:val="21"/>
          <w:szCs w:val="21"/>
          <w14:ligatures w14:val="none"/>
        </w:rPr>
        <w:t>在虚假财经新闻冲击与股价异常收益率之间的中介作用，为揭示信息传播机制提供了新的视角。</w:t>
      </w:r>
    </w:p>
    <w:p w14:paraId="0D923F14" w14:textId="782A3EE2" w:rsidR="00C949E4" w:rsidRPr="00C949E4" w:rsidRDefault="00C949E4" w:rsidP="00C949E4">
      <w:pPr>
        <w:tabs>
          <w:tab w:val="left" w:pos="357"/>
        </w:tabs>
        <w:overflowPunct w:val="0"/>
        <w:spacing w:after="0" w:line="240" w:lineRule="auto"/>
        <w:jc w:val="both"/>
        <w:rPr>
          <w:rFonts w:ascii="Times New Roman" w:eastAsia="宋体" w:hAnsi="Times New Roman" w:cs="Times New Roman"/>
          <w:sz w:val="21"/>
          <w:szCs w:val="21"/>
          <w14:ligatures w14:val="none"/>
        </w:rPr>
      </w:pPr>
      <w:r w:rsidRPr="00C949E4">
        <w:rPr>
          <w:rFonts w:ascii="Times New Roman" w:eastAsia="宋体" w:hAnsi="Times New Roman" w:cs="Times New Roman"/>
          <w:sz w:val="21"/>
          <w:szCs w:val="21"/>
          <w14:ligatures w14:val="none"/>
        </w:rPr>
        <w:tab/>
      </w:r>
      <w:commentRangeStart w:id="63"/>
      <w:r w:rsidRPr="00C949E4">
        <w:rPr>
          <w:rFonts w:ascii="Times New Roman" w:eastAsia="宋体" w:hAnsi="Times New Roman" w:cs="Times New Roman" w:hint="eastAsia"/>
          <w:sz w:val="21"/>
          <w:szCs w:val="21"/>
          <w14:ligatures w14:val="none"/>
        </w:rPr>
        <w:t>本文余下部分安排如下：第二节对财经新闻对股价异常收益率的影响进行一个完整的理论设计与研究假设；第三节介绍本文的数据来源和基于</w:t>
      </w:r>
      <w:r w:rsidRPr="00C949E4">
        <w:rPr>
          <w:rFonts w:ascii="Times New Roman" w:eastAsia="宋体" w:hAnsi="Times New Roman" w:cs="Times New Roman" w:hint="eastAsia"/>
          <w:sz w:val="21"/>
          <w:szCs w:val="21"/>
          <w14:ligatures w14:val="none"/>
        </w:rPr>
        <w:t>Deepseek</w:t>
      </w:r>
      <w:r w:rsidRPr="00C949E4">
        <w:rPr>
          <w:rFonts w:ascii="Times New Roman" w:eastAsia="宋体" w:hAnsi="Times New Roman" w:cs="Times New Roman" w:hint="eastAsia"/>
          <w:sz w:val="21"/>
          <w:szCs w:val="21"/>
          <w14:ligatures w14:val="none"/>
        </w:rPr>
        <w:t>测度文本情绪的方法；第四节通过实证研究分析财经新闻对于股价异常收益率的新发现；最后是结论和政策含义。</w:t>
      </w:r>
      <w:commentRangeEnd w:id="63"/>
      <w:r w:rsidR="00BA63F6">
        <w:rPr>
          <w:rStyle w:val="affa"/>
          <w:rFonts w:ascii="Times New Roman" w:eastAsia="宋体" w:hAnsi="Times New Roman" w:cs="Times New Roman"/>
          <w14:ligatures w14:val="none"/>
        </w:rPr>
        <w:commentReference w:id="63"/>
      </w:r>
    </w:p>
    <w:p w14:paraId="3E8A8B67" w14:textId="77777777" w:rsidR="00C949E4" w:rsidRPr="00C949E4" w:rsidRDefault="00C949E4" w:rsidP="00C949E4">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kern w:val="0"/>
          <w:sz w:val="21"/>
          <w:szCs w:val="21"/>
          <w14:ligatures w14:val="none"/>
        </w:rPr>
      </w:pPr>
      <w:r w:rsidRPr="00C949E4">
        <w:rPr>
          <w:rFonts w:ascii="Times New Roman" w:eastAsia="黑体" w:hAnsi="Times New Roman" w:cs="Times New Roman" w:hint="eastAsia"/>
          <w:kern w:val="0"/>
          <w:sz w:val="28"/>
          <w:szCs w:val="28"/>
          <w14:ligatures w14:val="none"/>
        </w:rPr>
        <w:t xml:space="preserve">2 </w:t>
      </w:r>
      <w:r w:rsidRPr="00C949E4">
        <w:rPr>
          <w:rFonts w:ascii="Times New Roman" w:eastAsia="黑体" w:hAnsi="Times New Roman" w:cs="Times New Roman" w:hint="eastAsia"/>
          <w:kern w:val="0"/>
          <w:sz w:val="28"/>
          <w:szCs w:val="28"/>
          <w14:ligatures w14:val="none"/>
        </w:rPr>
        <w:t>理论分析与研究假设</w:t>
      </w:r>
    </w:p>
    <w:p w14:paraId="45C3E7E5" w14:textId="47DF9960" w:rsidR="00C949E4" w:rsidRPr="00C949E4"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C949E4">
        <w:rPr>
          <w:rFonts w:ascii="Times New Roman" w:eastAsia="黑体" w:hAnsi="Times New Roman" w:cs="Times New Roman" w:hint="eastAsia"/>
          <w:b/>
          <w:kern w:val="0"/>
          <w:sz w:val="21"/>
          <w:szCs w:val="21"/>
          <w14:ligatures w14:val="none"/>
        </w:rPr>
        <w:t>2.</w:t>
      </w:r>
      <w:r w:rsidR="000322EF">
        <w:rPr>
          <w:rFonts w:ascii="Times New Roman" w:eastAsia="黑体" w:hAnsi="Times New Roman" w:cs="Times New Roman" w:hint="eastAsia"/>
          <w:b/>
          <w:kern w:val="0"/>
          <w:sz w:val="21"/>
          <w:szCs w:val="21"/>
          <w14:ligatures w14:val="none"/>
        </w:rPr>
        <w:t>1</w:t>
      </w:r>
      <w:r w:rsidRPr="00C949E4">
        <w:rPr>
          <w:rFonts w:ascii="Times New Roman" w:eastAsia="黑体" w:hAnsi="Times New Roman" w:cs="Times New Roman"/>
          <w:b/>
          <w:kern w:val="0"/>
          <w:sz w:val="21"/>
          <w:szCs w:val="21"/>
          <w14:ligatures w14:val="none"/>
        </w:rPr>
        <w:t xml:space="preserve">  </w:t>
      </w:r>
      <w:r w:rsidRPr="00C949E4">
        <w:rPr>
          <w:rFonts w:ascii="Times New Roman" w:eastAsia="黑体" w:hAnsi="Times New Roman" w:cs="Times New Roman" w:hint="eastAsia"/>
          <w:b/>
          <w:kern w:val="0"/>
          <w:sz w:val="21"/>
          <w:szCs w:val="21"/>
          <w14:ligatures w14:val="none"/>
        </w:rPr>
        <w:t>虚假财经新闻与股价异常收益</w:t>
      </w:r>
    </w:p>
    <w:p w14:paraId="07A40CD1" w14:textId="009DFA15" w:rsidR="00C949E4" w:rsidRPr="00C949E4" w:rsidRDefault="00C949E4" w:rsidP="000322EF">
      <w:pPr>
        <w:tabs>
          <w:tab w:val="left" w:pos="357"/>
        </w:tabs>
        <w:overflowPunct w:val="0"/>
        <w:spacing w:after="0" w:line="240" w:lineRule="auto"/>
        <w:jc w:val="both"/>
        <w:rPr>
          <w:rFonts w:ascii="Times New Roman" w:eastAsia="宋体" w:hAnsi="Times New Roman" w:cs="Times New Roman"/>
          <w:bCs/>
          <w:sz w:val="21"/>
          <w:szCs w:val="21"/>
          <w14:ligatures w14:val="none"/>
        </w:rPr>
      </w:pPr>
      <w:r w:rsidRPr="00C949E4">
        <w:rPr>
          <w:rFonts w:ascii="Times New Roman" w:eastAsia="宋体" w:hAnsi="Times New Roman" w:cs="Times New Roman" w:hint="eastAsia"/>
          <w:b/>
          <w:sz w:val="21"/>
          <w:szCs w:val="21"/>
          <w14:ligatures w14:val="none"/>
        </w:rPr>
        <w:tab/>
      </w:r>
      <w:r w:rsidRPr="00C949E4">
        <w:rPr>
          <w:rFonts w:ascii="Times New Roman" w:eastAsia="宋体" w:hAnsi="Times New Roman" w:cs="Times New Roman" w:hint="eastAsia"/>
          <w:bCs/>
          <w:sz w:val="21"/>
          <w:szCs w:val="21"/>
          <w14:ligatures w14:val="none"/>
        </w:rPr>
        <w:t>虚假财经新闻和传闻作为信息传播的重要形式，对金融市场的运行具有显著影响。尽管《证券法》第</w:t>
      </w:r>
      <w:r w:rsidRPr="00C949E4">
        <w:rPr>
          <w:rFonts w:ascii="Times New Roman" w:eastAsia="宋体" w:hAnsi="Times New Roman" w:cs="Times New Roman" w:hint="eastAsia"/>
          <w:bCs/>
          <w:sz w:val="21"/>
          <w:szCs w:val="21"/>
          <w14:ligatures w14:val="none"/>
        </w:rPr>
        <w:t>56</w:t>
      </w:r>
      <w:r w:rsidRPr="00C949E4">
        <w:rPr>
          <w:rFonts w:ascii="Times New Roman" w:eastAsia="宋体" w:hAnsi="Times New Roman" w:cs="Times New Roman" w:hint="eastAsia"/>
          <w:bCs/>
          <w:sz w:val="21"/>
          <w:szCs w:val="21"/>
          <w14:ligatures w14:val="none"/>
        </w:rPr>
        <w:t>条已经明确表明“编造、传播虚假信息或者误导性信息，扰乱证券市场”属于违法行为，但是现实中依靠虚假财经新闻进行投机套利、操纵股价的行为层出不穷。</w:t>
      </w:r>
      <w:r w:rsidR="000322EF" w:rsidRPr="00C949E4">
        <w:rPr>
          <w:rFonts w:ascii="Times New Roman" w:eastAsia="宋体" w:hAnsi="Times New Roman" w:cs="Times New Roman" w:hint="eastAsia"/>
          <w:sz w:val="21"/>
          <w:szCs w:val="21"/>
          <w14:ligatures w14:val="none"/>
        </w:rPr>
        <w:t xml:space="preserve">Kogan </w:t>
      </w:r>
      <w:r w:rsidR="000322EF" w:rsidRPr="00C949E4">
        <w:rPr>
          <w:rFonts w:ascii="Times New Roman" w:eastAsia="宋体" w:hAnsi="Times New Roman" w:cs="Times New Roman" w:hint="eastAsia"/>
          <w:sz w:val="21"/>
          <w:szCs w:val="21"/>
          <w14:ligatures w14:val="none"/>
        </w:rPr>
        <w:t>等人（</w:t>
      </w:r>
      <w:r w:rsidR="000322EF" w:rsidRPr="00C949E4">
        <w:rPr>
          <w:rFonts w:ascii="Times New Roman" w:eastAsia="宋体" w:hAnsi="Times New Roman" w:cs="Times New Roman" w:hint="eastAsia"/>
          <w:sz w:val="21"/>
          <w:szCs w:val="21"/>
          <w14:ligatures w14:val="none"/>
        </w:rPr>
        <w:t xml:space="preserve">2019 </w:t>
      </w:r>
      <w:r w:rsidR="000322EF" w:rsidRPr="00C949E4">
        <w:rPr>
          <w:rFonts w:ascii="Times New Roman" w:eastAsia="宋体" w:hAnsi="Times New Roman" w:cs="Times New Roman" w:hint="eastAsia"/>
          <w:sz w:val="21"/>
          <w:szCs w:val="21"/>
          <w14:ligatures w14:val="none"/>
        </w:rPr>
        <w:t>年）</w:t>
      </w:r>
      <w:r w:rsidR="000322EF">
        <w:rPr>
          <w:rFonts w:ascii="Times New Roman" w:eastAsia="宋体" w:hAnsi="Times New Roman" w:cs="Times New Roman" w:hint="eastAsia"/>
          <w:sz w:val="21"/>
          <w:szCs w:val="21"/>
          <w:vertAlign w:val="superscript"/>
          <w14:ligatures w14:val="none"/>
        </w:rPr>
        <w:t>[</w:t>
      </w:r>
      <w:r w:rsidR="000322EF" w:rsidRPr="00C949E4">
        <w:rPr>
          <w:rFonts w:ascii="Times New Roman" w:eastAsia="宋体" w:hAnsi="Times New Roman" w:cs="Times New Roman" w:hint="eastAsia"/>
          <w:sz w:val="21"/>
          <w:szCs w:val="21"/>
          <w:vertAlign w:val="superscript"/>
          <w14:ligatures w14:val="none"/>
        </w:rPr>
        <w:endnoteReference w:id="10"/>
      </w:r>
      <w:r w:rsidR="000322EF">
        <w:rPr>
          <w:rFonts w:ascii="Times New Roman" w:eastAsia="宋体" w:hAnsi="Times New Roman" w:cs="Times New Roman" w:hint="eastAsia"/>
          <w:sz w:val="21"/>
          <w:szCs w:val="21"/>
          <w:vertAlign w:val="superscript"/>
          <w14:ligatures w14:val="none"/>
        </w:rPr>
        <w:t>]</w:t>
      </w:r>
      <w:r w:rsidR="000322EF" w:rsidRPr="00C949E4">
        <w:rPr>
          <w:rFonts w:ascii="Times New Roman" w:eastAsia="宋体" w:hAnsi="Times New Roman" w:cs="Times New Roman" w:hint="eastAsia"/>
          <w:sz w:val="21"/>
          <w:szCs w:val="21"/>
          <w14:ligatures w14:val="none"/>
        </w:rPr>
        <w:t>表明，虚假财经新闻对小公司价格的平均初始影响为</w:t>
      </w:r>
      <w:r w:rsidR="000322EF" w:rsidRPr="00C949E4">
        <w:rPr>
          <w:rFonts w:ascii="Times New Roman" w:eastAsia="宋体" w:hAnsi="Times New Roman" w:cs="Times New Roman" w:hint="eastAsia"/>
          <w:sz w:val="21"/>
          <w:szCs w:val="21"/>
          <w14:ligatures w14:val="none"/>
        </w:rPr>
        <w:t>8%</w:t>
      </w:r>
      <w:r w:rsidR="000322EF" w:rsidRPr="00C949E4">
        <w:rPr>
          <w:rFonts w:ascii="Times New Roman" w:eastAsia="宋体" w:hAnsi="Times New Roman" w:cs="Times New Roman" w:hint="eastAsia"/>
          <w:sz w:val="21"/>
          <w:szCs w:val="21"/>
          <w14:ligatures w14:val="none"/>
        </w:rPr>
        <w:t>。</w:t>
      </w:r>
      <w:r w:rsidR="000322EF" w:rsidRPr="00C949E4">
        <w:rPr>
          <w:rFonts w:ascii="Times New Roman" w:eastAsia="宋体" w:hAnsi="Times New Roman" w:cs="Times New Roman" w:hint="eastAsia"/>
          <w:sz w:val="21"/>
          <w:szCs w:val="21"/>
          <w14:ligatures w14:val="none"/>
        </w:rPr>
        <w:t>Clarke</w:t>
      </w:r>
      <w:r w:rsidR="000322EF" w:rsidRPr="00C949E4">
        <w:rPr>
          <w:rFonts w:ascii="Times New Roman" w:eastAsia="宋体" w:hAnsi="Times New Roman" w:cs="Times New Roman" w:hint="eastAsia"/>
          <w:sz w:val="21"/>
          <w:szCs w:val="21"/>
          <w14:ligatures w14:val="none"/>
        </w:rPr>
        <w:t>等人（</w:t>
      </w:r>
      <w:r w:rsidR="000322EF" w:rsidRPr="00C949E4">
        <w:rPr>
          <w:rFonts w:ascii="Times New Roman" w:eastAsia="宋体" w:hAnsi="Times New Roman" w:cs="Times New Roman" w:hint="eastAsia"/>
          <w:sz w:val="21"/>
          <w:szCs w:val="21"/>
          <w14:ligatures w14:val="none"/>
        </w:rPr>
        <w:t>2018</w:t>
      </w:r>
      <w:r w:rsidR="000322EF" w:rsidRPr="00C949E4">
        <w:rPr>
          <w:rFonts w:ascii="Times New Roman" w:eastAsia="宋体" w:hAnsi="Times New Roman" w:cs="Times New Roman" w:hint="eastAsia"/>
          <w:sz w:val="21"/>
          <w:szCs w:val="21"/>
          <w14:ligatures w14:val="none"/>
        </w:rPr>
        <w:t>年）</w:t>
      </w:r>
      <w:r w:rsidR="000322EF">
        <w:rPr>
          <w:rFonts w:ascii="Times New Roman" w:eastAsia="宋体" w:hAnsi="Times New Roman" w:cs="Times New Roman" w:hint="eastAsia"/>
          <w:sz w:val="21"/>
          <w:szCs w:val="21"/>
          <w:vertAlign w:val="superscript"/>
          <w14:ligatures w14:val="none"/>
        </w:rPr>
        <w:t>[</w:t>
      </w:r>
      <w:r w:rsidR="000322EF" w:rsidRPr="00C949E4">
        <w:rPr>
          <w:rFonts w:ascii="Times New Roman" w:eastAsia="宋体" w:hAnsi="Times New Roman" w:cs="Times New Roman" w:hint="eastAsia"/>
          <w:sz w:val="21"/>
          <w:szCs w:val="21"/>
          <w:vertAlign w:val="superscript"/>
          <w14:ligatures w14:val="none"/>
        </w:rPr>
        <w:endnoteReference w:id="11"/>
      </w:r>
      <w:r w:rsidR="000322EF">
        <w:rPr>
          <w:rFonts w:ascii="Times New Roman" w:eastAsia="宋体" w:hAnsi="Times New Roman" w:cs="Times New Roman" w:hint="eastAsia"/>
          <w:sz w:val="21"/>
          <w:szCs w:val="21"/>
          <w:vertAlign w:val="superscript"/>
          <w14:ligatures w14:val="none"/>
        </w:rPr>
        <w:t>]</w:t>
      </w:r>
      <w:r w:rsidR="000322EF" w:rsidRPr="00C949E4">
        <w:rPr>
          <w:rFonts w:ascii="Times New Roman" w:eastAsia="宋体" w:hAnsi="Times New Roman" w:cs="Times New Roman" w:hint="eastAsia"/>
          <w:sz w:val="21"/>
          <w:szCs w:val="21"/>
          <w14:ligatures w14:val="none"/>
        </w:rPr>
        <w:t>表明，虚假财经新闻会产生显著的异常交易量和初始价格</w:t>
      </w:r>
      <w:r w:rsidR="000322EF">
        <w:rPr>
          <w:rFonts w:ascii="Times New Roman" w:eastAsia="宋体" w:hAnsi="Times New Roman" w:cs="Times New Roman" w:hint="eastAsia"/>
          <w:sz w:val="21"/>
          <w:szCs w:val="21"/>
          <w14:ligatures w14:val="none"/>
        </w:rPr>
        <w:t>影响。</w:t>
      </w:r>
      <w:r w:rsidR="000322EF" w:rsidRPr="00C949E4">
        <w:rPr>
          <w:rFonts w:ascii="Times New Roman" w:eastAsia="宋体" w:hAnsi="Times New Roman" w:cs="Times New Roman" w:hint="eastAsia"/>
          <w:bCs/>
          <w:sz w:val="21"/>
          <w:szCs w:val="21"/>
          <w14:ligatures w14:val="none"/>
        </w:rPr>
        <w:t>Ullah</w:t>
      </w:r>
      <w:r w:rsidR="000322EF" w:rsidRPr="00C949E4">
        <w:rPr>
          <w:rFonts w:ascii="Times New Roman" w:eastAsia="宋体" w:hAnsi="Times New Roman" w:cs="Times New Roman" w:hint="eastAsia"/>
          <w:bCs/>
          <w:sz w:val="21"/>
          <w:szCs w:val="21"/>
          <w14:ligatures w14:val="none"/>
        </w:rPr>
        <w:t>等（</w:t>
      </w:r>
      <w:r w:rsidR="000322EF" w:rsidRPr="00C949E4">
        <w:rPr>
          <w:rFonts w:ascii="Times New Roman" w:eastAsia="宋体" w:hAnsi="Times New Roman" w:cs="Times New Roman" w:hint="eastAsia"/>
          <w:bCs/>
          <w:sz w:val="21"/>
          <w:szCs w:val="21"/>
          <w14:ligatures w14:val="none"/>
        </w:rPr>
        <w:t>2014</w:t>
      </w:r>
      <w:r w:rsidR="000322EF" w:rsidRPr="00C949E4">
        <w:rPr>
          <w:rFonts w:ascii="Times New Roman" w:eastAsia="宋体" w:hAnsi="Times New Roman" w:cs="Times New Roman" w:hint="eastAsia"/>
          <w:bCs/>
          <w:sz w:val="21"/>
          <w:szCs w:val="21"/>
          <w14:ligatures w14:val="none"/>
        </w:rPr>
        <w:t>）</w:t>
      </w:r>
      <w:r w:rsidR="000322EF">
        <w:rPr>
          <w:rFonts w:ascii="Times New Roman" w:eastAsia="宋体" w:hAnsi="Times New Roman" w:cs="Times New Roman" w:hint="eastAsia"/>
          <w:bCs/>
          <w:sz w:val="21"/>
          <w:szCs w:val="21"/>
          <w:vertAlign w:val="superscript"/>
          <w14:ligatures w14:val="none"/>
        </w:rPr>
        <w:t>[</w:t>
      </w:r>
      <w:r w:rsidR="000322EF" w:rsidRPr="00C949E4">
        <w:rPr>
          <w:rFonts w:ascii="Times New Roman" w:eastAsia="宋体" w:hAnsi="Times New Roman" w:cs="Times New Roman"/>
          <w:bCs/>
          <w:sz w:val="21"/>
          <w:szCs w:val="21"/>
          <w:vertAlign w:val="superscript"/>
          <w14:ligatures w14:val="none"/>
        </w:rPr>
        <w:endnoteReference w:id="12"/>
      </w:r>
      <w:r w:rsidR="000322EF">
        <w:rPr>
          <w:rFonts w:ascii="Times New Roman" w:eastAsia="宋体" w:hAnsi="Times New Roman" w:cs="Times New Roman" w:hint="eastAsia"/>
          <w:bCs/>
          <w:sz w:val="21"/>
          <w:szCs w:val="21"/>
          <w:vertAlign w:val="superscript"/>
          <w14:ligatures w14:val="none"/>
        </w:rPr>
        <w:t>]</w:t>
      </w:r>
      <w:r w:rsidR="000322EF" w:rsidRPr="00C949E4">
        <w:rPr>
          <w:rFonts w:ascii="Times New Roman" w:eastAsia="宋体" w:hAnsi="Times New Roman" w:cs="Times New Roman" w:hint="eastAsia"/>
          <w:bCs/>
          <w:sz w:val="21"/>
          <w:szCs w:val="21"/>
          <w14:ligatures w14:val="none"/>
        </w:rPr>
        <w:t>的研究指出股票交易量和收益率会同时受到虚假信息的影响。</w:t>
      </w:r>
      <w:r w:rsidRPr="00C949E4">
        <w:rPr>
          <w:rFonts w:ascii="Times New Roman" w:eastAsia="宋体" w:hAnsi="Times New Roman" w:cs="Times New Roman" w:hint="eastAsia"/>
          <w:bCs/>
          <w:sz w:val="21"/>
          <w:szCs w:val="21"/>
          <w14:ligatures w14:val="none"/>
        </w:rPr>
        <w:t>基于上述分析，本文提出第</w:t>
      </w:r>
      <w:r w:rsidR="00445986">
        <w:rPr>
          <w:rFonts w:ascii="Times New Roman" w:eastAsia="宋体" w:hAnsi="Times New Roman" w:cs="Times New Roman" w:hint="eastAsia"/>
          <w:bCs/>
          <w:sz w:val="21"/>
          <w:szCs w:val="21"/>
          <w14:ligatures w14:val="none"/>
        </w:rPr>
        <w:t>一</w:t>
      </w:r>
      <w:r w:rsidRPr="00C949E4">
        <w:rPr>
          <w:rFonts w:ascii="Times New Roman" w:eastAsia="宋体" w:hAnsi="Times New Roman" w:cs="Times New Roman" w:hint="eastAsia"/>
          <w:bCs/>
          <w:sz w:val="21"/>
          <w:szCs w:val="21"/>
          <w14:ligatures w14:val="none"/>
        </w:rPr>
        <w:t>个研究假设：</w:t>
      </w:r>
    </w:p>
    <w:p w14:paraId="5271FBD5" w14:textId="77777777" w:rsidR="005F4F6F" w:rsidRDefault="00C949E4" w:rsidP="00C949E4">
      <w:pPr>
        <w:tabs>
          <w:tab w:val="left" w:pos="357"/>
        </w:tabs>
        <w:overflowPunct w:val="0"/>
        <w:spacing w:after="0" w:line="240" w:lineRule="auto"/>
        <w:jc w:val="both"/>
        <w:rPr>
          <w:rFonts w:ascii="Times New Roman" w:eastAsia="宋体" w:hAnsi="Times New Roman" w:cs="Times New Roman"/>
          <w:bCs/>
          <w:sz w:val="21"/>
          <w:szCs w:val="21"/>
          <w14:ligatures w14:val="none"/>
        </w:rPr>
      </w:pPr>
      <w:commentRangeStart w:id="64"/>
      <w:r w:rsidRPr="00C949E4">
        <w:rPr>
          <w:rFonts w:ascii="Times New Roman" w:eastAsia="宋体" w:hAnsi="Times New Roman" w:cs="Times New Roman" w:hint="eastAsia"/>
          <w:bCs/>
          <w:sz w:val="21"/>
          <w:szCs w:val="21"/>
          <w14:ligatures w14:val="none"/>
        </w:rPr>
        <w:lastRenderedPageBreak/>
        <w:tab/>
        <w:t>H</w:t>
      </w:r>
      <w:r w:rsidR="00445986">
        <w:rPr>
          <w:rFonts w:ascii="Times New Roman" w:eastAsia="宋体" w:hAnsi="Times New Roman" w:cs="Times New Roman" w:hint="eastAsia"/>
          <w:bCs/>
          <w:sz w:val="21"/>
          <w:szCs w:val="21"/>
          <w14:ligatures w14:val="none"/>
        </w:rPr>
        <w:t>1</w:t>
      </w:r>
      <w:r w:rsidR="005F4F6F">
        <w:rPr>
          <w:rFonts w:ascii="Times New Roman" w:eastAsia="宋体" w:hAnsi="Times New Roman" w:cs="Times New Roman" w:hint="eastAsia"/>
          <w:bCs/>
          <w:sz w:val="21"/>
          <w:szCs w:val="21"/>
          <w14:ligatures w14:val="none"/>
        </w:rPr>
        <w:t>a</w:t>
      </w:r>
      <w:r w:rsidRPr="00C949E4">
        <w:rPr>
          <w:rFonts w:ascii="Times New Roman" w:eastAsia="宋体" w:hAnsi="Times New Roman" w:cs="Times New Roman" w:hint="eastAsia"/>
          <w:bCs/>
          <w:sz w:val="21"/>
          <w:szCs w:val="21"/>
          <w14:ligatures w14:val="none"/>
        </w:rPr>
        <w:t>：</w:t>
      </w:r>
      <w:r w:rsidR="005F4F6F" w:rsidRPr="00C949E4">
        <w:rPr>
          <w:rFonts w:ascii="Times New Roman" w:eastAsia="宋体" w:hAnsi="Times New Roman" w:cs="Times New Roman" w:hint="eastAsia"/>
          <w:bCs/>
          <w:sz w:val="21"/>
          <w:szCs w:val="21"/>
          <w14:ligatures w14:val="none"/>
        </w:rPr>
        <w:t>较之于真实财经新闻</w:t>
      </w:r>
      <w:r w:rsidR="005F4F6F">
        <w:rPr>
          <w:rFonts w:ascii="Times New Roman" w:eastAsia="宋体" w:hAnsi="Times New Roman" w:cs="Times New Roman" w:hint="eastAsia"/>
          <w:bCs/>
          <w:sz w:val="21"/>
          <w:szCs w:val="21"/>
          <w14:ligatures w14:val="none"/>
        </w:rPr>
        <w:t>，虚假财经其造成的股价波动更剧烈。</w:t>
      </w:r>
      <w:r w:rsidR="005F4F6F" w:rsidRPr="00C949E4">
        <w:rPr>
          <w:rFonts w:ascii="Times New Roman" w:eastAsia="宋体" w:hAnsi="Times New Roman" w:cs="Times New Roman"/>
          <w:bCs/>
          <w:sz w:val="21"/>
          <w:szCs w:val="21"/>
          <w14:ligatures w14:val="none"/>
        </w:rPr>
        <w:t xml:space="preserve"> </w:t>
      </w:r>
    </w:p>
    <w:p w14:paraId="3B8C727C" w14:textId="18BF377C" w:rsidR="00C949E4" w:rsidRPr="00C949E4" w:rsidRDefault="005F4F6F" w:rsidP="00C949E4">
      <w:pPr>
        <w:tabs>
          <w:tab w:val="left" w:pos="357"/>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bCs/>
          <w:sz w:val="21"/>
          <w:szCs w:val="21"/>
          <w14:ligatures w14:val="none"/>
        </w:rPr>
        <w:tab/>
      </w:r>
      <w:r>
        <w:rPr>
          <w:rFonts w:ascii="Times New Roman" w:eastAsia="宋体" w:hAnsi="Times New Roman" w:cs="Times New Roman" w:hint="eastAsia"/>
          <w:bCs/>
          <w:sz w:val="21"/>
          <w:szCs w:val="21"/>
          <w14:ligatures w14:val="none"/>
        </w:rPr>
        <w:t>H1b</w:t>
      </w:r>
      <w:r>
        <w:rPr>
          <w:rFonts w:ascii="Times New Roman" w:eastAsia="宋体" w:hAnsi="Times New Roman" w:cs="Times New Roman" w:hint="eastAsia"/>
          <w:bCs/>
          <w:sz w:val="21"/>
          <w:szCs w:val="21"/>
          <w14:ligatures w14:val="none"/>
        </w:rPr>
        <w:t>：</w:t>
      </w:r>
      <w:r w:rsidR="00C949E4" w:rsidRPr="00C949E4">
        <w:rPr>
          <w:rFonts w:ascii="Times New Roman" w:eastAsia="宋体" w:hAnsi="Times New Roman" w:cs="Times New Roman" w:hint="eastAsia"/>
          <w:bCs/>
          <w:sz w:val="21"/>
          <w:szCs w:val="21"/>
          <w14:ligatures w14:val="none"/>
        </w:rPr>
        <w:t>虚假财经新闻</w:t>
      </w:r>
      <w:r w:rsidR="000322EF">
        <w:rPr>
          <w:rFonts w:ascii="Times New Roman" w:eastAsia="宋体" w:hAnsi="Times New Roman" w:cs="Times New Roman" w:hint="eastAsia"/>
          <w:bCs/>
          <w:sz w:val="21"/>
          <w:szCs w:val="21"/>
          <w14:ligatures w14:val="none"/>
        </w:rPr>
        <w:t>对股价波动</w:t>
      </w:r>
      <w:r w:rsidR="00445986">
        <w:rPr>
          <w:rFonts w:ascii="Times New Roman" w:eastAsia="宋体" w:hAnsi="Times New Roman" w:cs="Times New Roman" w:hint="eastAsia"/>
          <w:bCs/>
          <w:sz w:val="21"/>
          <w:szCs w:val="21"/>
          <w14:ligatures w14:val="none"/>
        </w:rPr>
        <w:t>呈现负向影响</w:t>
      </w:r>
      <w:r>
        <w:rPr>
          <w:rFonts w:ascii="Times New Roman" w:eastAsia="宋体" w:hAnsi="Times New Roman" w:cs="Times New Roman" w:hint="eastAsia"/>
          <w:bCs/>
          <w:sz w:val="21"/>
          <w:szCs w:val="21"/>
          <w14:ligatures w14:val="none"/>
        </w:rPr>
        <w:t>。</w:t>
      </w:r>
      <w:r w:rsidR="00445986" w:rsidRPr="00C949E4">
        <w:rPr>
          <w:rFonts w:ascii="Times New Roman" w:eastAsia="宋体" w:hAnsi="Times New Roman" w:cs="Times New Roman"/>
          <w:bCs/>
          <w:sz w:val="21"/>
          <w:szCs w:val="21"/>
          <w14:ligatures w14:val="none"/>
        </w:rPr>
        <w:t xml:space="preserve"> </w:t>
      </w:r>
      <w:commentRangeEnd w:id="64"/>
      <w:r w:rsidR="00BA63F6">
        <w:rPr>
          <w:rStyle w:val="affa"/>
          <w:rFonts w:ascii="Times New Roman" w:eastAsia="宋体" w:hAnsi="Times New Roman" w:cs="Times New Roman"/>
          <w14:ligatures w14:val="none"/>
        </w:rPr>
        <w:commentReference w:id="64"/>
      </w:r>
    </w:p>
    <w:p w14:paraId="1610E09B" w14:textId="368E6E3C" w:rsidR="00C949E4" w:rsidRPr="00C949E4"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C949E4">
        <w:rPr>
          <w:rFonts w:ascii="Times New Roman" w:eastAsia="黑体" w:hAnsi="Times New Roman" w:cs="Times New Roman" w:hint="eastAsia"/>
          <w:b/>
          <w:kern w:val="0"/>
          <w:sz w:val="21"/>
          <w:szCs w:val="21"/>
          <w14:ligatures w14:val="none"/>
        </w:rPr>
        <w:t>2.</w:t>
      </w:r>
      <w:r w:rsidR="0092094C">
        <w:rPr>
          <w:rFonts w:ascii="Times New Roman" w:eastAsia="黑体" w:hAnsi="Times New Roman" w:cs="Times New Roman" w:hint="eastAsia"/>
          <w:b/>
          <w:kern w:val="0"/>
          <w:sz w:val="21"/>
          <w:szCs w:val="21"/>
          <w14:ligatures w14:val="none"/>
        </w:rPr>
        <w:t>2</w:t>
      </w:r>
      <w:r w:rsidRPr="00C949E4">
        <w:rPr>
          <w:rFonts w:ascii="Times New Roman" w:eastAsia="黑体" w:hAnsi="Times New Roman" w:cs="Times New Roman"/>
          <w:b/>
          <w:kern w:val="0"/>
          <w:sz w:val="21"/>
          <w:szCs w:val="21"/>
          <w14:ligatures w14:val="none"/>
        </w:rPr>
        <w:t xml:space="preserve">  </w:t>
      </w:r>
      <w:r w:rsidRPr="00C949E4">
        <w:rPr>
          <w:rFonts w:ascii="Times New Roman" w:eastAsia="黑体" w:hAnsi="Times New Roman" w:cs="Times New Roman" w:hint="eastAsia"/>
          <w:b/>
          <w:kern w:val="0"/>
          <w:sz w:val="21"/>
          <w:szCs w:val="21"/>
          <w14:ligatures w14:val="none"/>
        </w:rPr>
        <w:t>作为</w:t>
      </w:r>
      <w:r w:rsidR="00445986">
        <w:rPr>
          <w:rFonts w:ascii="Times New Roman" w:eastAsia="黑体" w:hAnsi="Times New Roman" w:cs="Times New Roman" w:hint="eastAsia"/>
          <w:b/>
          <w:kern w:val="0"/>
          <w:sz w:val="21"/>
          <w:szCs w:val="21"/>
          <w14:ligatures w14:val="none"/>
        </w:rPr>
        <w:t>机制变量</w:t>
      </w:r>
      <w:r w:rsidRPr="00C949E4">
        <w:rPr>
          <w:rFonts w:ascii="Times New Roman" w:eastAsia="黑体" w:hAnsi="Times New Roman" w:cs="Times New Roman" w:hint="eastAsia"/>
          <w:b/>
          <w:kern w:val="0"/>
          <w:sz w:val="21"/>
          <w:szCs w:val="21"/>
          <w14:ligatures w14:val="none"/>
        </w:rPr>
        <w:t>的社交媒体情绪</w:t>
      </w:r>
    </w:p>
    <w:p w14:paraId="208560D2" w14:textId="01E003E6" w:rsidR="00C949E4" w:rsidRPr="00C949E4" w:rsidRDefault="00C949E4" w:rsidP="00445986">
      <w:pPr>
        <w:overflowPunct w:val="0"/>
        <w:spacing w:after="0" w:line="240" w:lineRule="auto"/>
        <w:ind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bCs/>
          <w:sz w:val="21"/>
          <w:szCs w:val="21"/>
          <w14:ligatures w14:val="none"/>
        </w:rPr>
        <w:t>尽管已有的研究表明财经新闻对股票价格有着显著的影响，但上述因果推断存在内生性问题。财经新闻自身不能直接影响股票价格，需要借助一系列渠道，而投资者就是最为直接和主要的。例如，杨英杰（</w:t>
      </w:r>
      <w:r w:rsidRPr="00C949E4">
        <w:rPr>
          <w:rFonts w:ascii="Times New Roman" w:eastAsia="宋体" w:hAnsi="Times New Roman" w:cs="Times New Roman" w:hint="eastAsia"/>
          <w:bCs/>
          <w:sz w:val="21"/>
          <w:szCs w:val="21"/>
          <w14:ligatures w14:val="none"/>
        </w:rPr>
        <w:t>2018</w:t>
      </w:r>
      <w:r w:rsidRPr="00C949E4">
        <w:rPr>
          <w:rFonts w:ascii="Times New Roman" w:eastAsia="宋体" w:hAnsi="Times New Roman" w:cs="Times New Roman" w:hint="eastAsia"/>
          <w:bCs/>
          <w:sz w:val="21"/>
          <w:szCs w:val="21"/>
          <w14:ligatures w14:val="none"/>
        </w:rPr>
        <w:t>）</w:t>
      </w:r>
      <w:r w:rsidR="008B1E11">
        <w:rPr>
          <w:rFonts w:ascii="Times New Roman" w:eastAsia="宋体" w:hAnsi="Times New Roman" w:cs="Times New Roman" w:hint="eastAsia"/>
          <w:bCs/>
          <w:sz w:val="21"/>
          <w:szCs w:val="21"/>
          <w:vertAlign w:val="superscript"/>
          <w14:ligatures w14:val="none"/>
        </w:rPr>
        <w:t>[</w:t>
      </w:r>
      <w:r w:rsidRPr="00C949E4">
        <w:rPr>
          <w:rFonts w:ascii="Times New Roman" w:eastAsia="宋体" w:hAnsi="Times New Roman" w:cs="Times New Roman" w:hint="eastAsia"/>
          <w:bCs/>
          <w:sz w:val="21"/>
          <w:szCs w:val="21"/>
          <w:vertAlign w:val="superscript"/>
          <w14:ligatures w14:val="none"/>
        </w:rPr>
        <w:endnoteReference w:id="13"/>
      </w:r>
      <w:r w:rsidR="008B1E11">
        <w:rPr>
          <w:rFonts w:ascii="Times New Roman" w:eastAsia="宋体" w:hAnsi="Times New Roman" w:cs="Times New Roman" w:hint="eastAsia"/>
          <w:bCs/>
          <w:sz w:val="21"/>
          <w:szCs w:val="21"/>
          <w:vertAlign w:val="superscript"/>
          <w14:ligatures w14:val="none"/>
        </w:rPr>
        <w:t>]</w:t>
      </w:r>
      <w:r w:rsidRPr="00C949E4">
        <w:rPr>
          <w:rFonts w:ascii="Times New Roman" w:eastAsia="宋体" w:hAnsi="Times New Roman" w:cs="Times New Roman" w:hint="eastAsia"/>
          <w:bCs/>
          <w:sz w:val="21"/>
          <w:szCs w:val="21"/>
          <w14:ligatures w14:val="none"/>
        </w:rPr>
        <w:t>等通过问卷调查分析了传闻对个人投资者交易决策的影响，发现传闻能够显著导致成交量和股价变动。其中，传闻的可信程度主要影响投资者的买入行为，而投资者对传闻的态度则主要影响卖出行为。</w:t>
      </w:r>
      <w:r w:rsidRPr="00C949E4">
        <w:rPr>
          <w:rFonts w:ascii="Times New Roman" w:eastAsia="宋体" w:hAnsi="Times New Roman" w:cs="Times New Roman" w:hint="eastAsia"/>
          <w:bCs/>
          <w:sz w:val="21"/>
          <w:szCs w:val="21"/>
          <w14:ligatures w14:val="none"/>
        </w:rPr>
        <w:t>Clarke</w:t>
      </w:r>
      <w:r w:rsidRPr="00C949E4">
        <w:rPr>
          <w:rFonts w:ascii="Times New Roman" w:eastAsia="宋体" w:hAnsi="Times New Roman" w:cs="Times New Roman" w:hint="eastAsia"/>
          <w:bCs/>
          <w:sz w:val="21"/>
          <w:szCs w:val="21"/>
          <w14:ligatures w14:val="none"/>
        </w:rPr>
        <w:t>等（</w:t>
      </w:r>
      <w:r w:rsidRPr="00C949E4">
        <w:rPr>
          <w:rFonts w:ascii="Times New Roman" w:eastAsia="宋体" w:hAnsi="Times New Roman" w:cs="Times New Roman" w:hint="eastAsia"/>
          <w:bCs/>
          <w:sz w:val="21"/>
          <w:szCs w:val="21"/>
          <w14:ligatures w14:val="none"/>
        </w:rPr>
        <w:t>2020</w:t>
      </w:r>
      <w:r w:rsidRPr="00C949E4">
        <w:rPr>
          <w:rFonts w:ascii="Times New Roman" w:eastAsia="宋体" w:hAnsi="Times New Roman" w:cs="Times New Roman" w:hint="eastAsia"/>
          <w:bCs/>
          <w:sz w:val="21"/>
          <w:szCs w:val="21"/>
          <w14:ligatures w14:val="none"/>
        </w:rPr>
        <w:t>）则发现社交媒体中的投资者能对公司传闻产生广泛的关注。</w:t>
      </w:r>
      <w:r w:rsidRPr="00C949E4">
        <w:rPr>
          <w:rFonts w:ascii="Times New Roman" w:eastAsia="宋体" w:hAnsi="Times New Roman" w:cs="Times New Roman" w:hint="eastAsia"/>
          <w:sz w:val="21"/>
          <w:szCs w:val="21"/>
          <w14:ligatures w14:val="none"/>
        </w:rPr>
        <w:t>卢锐等（</w:t>
      </w:r>
      <w:r w:rsidRPr="00C949E4">
        <w:rPr>
          <w:rFonts w:ascii="Times New Roman" w:eastAsia="宋体" w:hAnsi="Times New Roman" w:cs="Times New Roman" w:hint="eastAsia"/>
          <w:sz w:val="21"/>
          <w:szCs w:val="21"/>
          <w14:ligatures w14:val="none"/>
        </w:rPr>
        <w:t>2023</w:t>
      </w:r>
      <w:r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vertAlign w:val="superscript"/>
          <w14:ligatures w14:val="none"/>
        </w:rPr>
        <w:endnoteReference w:id="14"/>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通过研究东方财富股吧，发现股吧论坛中的投资者互动会加剧公司传闻对股价的冲击，股吧互动放大了公司传闻对投资者情绪的影响，进一步加剧了传闻对股价的冲击。陈张杭健等（</w:t>
      </w:r>
      <w:r w:rsidRPr="00C949E4">
        <w:rPr>
          <w:rFonts w:ascii="Times New Roman" w:eastAsia="宋体" w:hAnsi="Times New Roman" w:cs="Times New Roman" w:hint="eastAsia"/>
          <w:sz w:val="21"/>
          <w:szCs w:val="21"/>
          <w14:ligatures w14:val="none"/>
        </w:rPr>
        <w:t>2022</w:t>
      </w:r>
      <w:r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15"/>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的研究表明股吧间的公司特质信息和市场行业信息的扩散均能引起个体投资者趋同交易和股价联动现象，且公司特质信息扩散的影响更大。而傅祥斐等（</w:t>
      </w:r>
      <w:r w:rsidRPr="00C949E4">
        <w:rPr>
          <w:rFonts w:ascii="Times New Roman" w:eastAsia="宋体" w:hAnsi="Times New Roman" w:cs="Times New Roman" w:hint="eastAsia"/>
          <w:sz w:val="21"/>
          <w:szCs w:val="21"/>
          <w14:ligatures w14:val="none"/>
        </w:rPr>
        <w:t>2024</w:t>
      </w:r>
      <w:r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16"/>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的研究表明社交媒体讨论越负面的并购</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其市场公告效应越差</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未来股价崩盘风险越大。</w:t>
      </w:r>
      <w:r w:rsidR="00443577" w:rsidRPr="00443577">
        <w:rPr>
          <w:rFonts w:ascii="Times New Roman" w:eastAsia="宋体" w:hAnsi="Times New Roman" w:cs="Times New Roman" w:hint="eastAsia"/>
          <w:sz w:val="21"/>
          <w:szCs w:val="21"/>
          <w14:ligatures w14:val="none"/>
        </w:rPr>
        <w:t>郭建立</w:t>
      </w:r>
      <w:r w:rsidR="00443577">
        <w:rPr>
          <w:rFonts w:ascii="Times New Roman" w:eastAsia="宋体" w:hAnsi="Times New Roman" w:cs="Times New Roman" w:hint="eastAsia"/>
          <w:sz w:val="21"/>
          <w:szCs w:val="21"/>
          <w14:ligatures w14:val="none"/>
        </w:rPr>
        <w:t>等（</w:t>
      </w:r>
      <w:r w:rsidR="00443577">
        <w:rPr>
          <w:rFonts w:ascii="Times New Roman" w:eastAsia="宋体" w:hAnsi="Times New Roman" w:cs="Times New Roman" w:hint="eastAsia"/>
          <w:sz w:val="21"/>
          <w:szCs w:val="21"/>
          <w14:ligatures w14:val="none"/>
        </w:rPr>
        <w:t>2025</w:t>
      </w:r>
      <w:r w:rsidR="00443577">
        <w:rPr>
          <w:rFonts w:ascii="Times New Roman" w:eastAsia="宋体" w:hAnsi="Times New Roman" w:cs="Times New Roman" w:hint="eastAsia"/>
          <w:sz w:val="21"/>
          <w:szCs w:val="21"/>
          <w14:ligatures w14:val="none"/>
        </w:rPr>
        <w:t>）</w:t>
      </w:r>
      <w:r w:rsidR="00443577">
        <w:rPr>
          <w:rStyle w:val="aff6"/>
          <w:rFonts w:ascii="Times New Roman" w:eastAsia="宋体" w:hAnsi="Times New Roman" w:cs="Times New Roman"/>
          <w:sz w:val="21"/>
          <w:szCs w:val="21"/>
          <w14:ligatures w14:val="none"/>
        </w:rPr>
        <w:endnoteReference w:id="17"/>
      </w:r>
      <w:r w:rsidR="00443577">
        <w:rPr>
          <w:rFonts w:ascii="Times New Roman" w:eastAsia="宋体" w:hAnsi="Times New Roman" w:cs="Times New Roman" w:hint="eastAsia"/>
          <w:sz w:val="21"/>
          <w:szCs w:val="21"/>
          <w14:ligatures w14:val="none"/>
        </w:rPr>
        <w:t>则基于</w:t>
      </w:r>
      <w:r w:rsidR="00443577" w:rsidRPr="00443577">
        <w:rPr>
          <w:rFonts w:ascii="Times New Roman" w:eastAsia="宋体" w:hAnsi="Times New Roman" w:cs="Times New Roman" w:hint="eastAsia"/>
          <w:sz w:val="21"/>
          <w:szCs w:val="21"/>
          <w14:ligatures w14:val="none"/>
        </w:rPr>
        <w:t>负面传闻在不同阶段的关键用户转移和主题演进，并提出企业危机干预的时间窗与对象识别策略。</w:t>
      </w:r>
      <w:r w:rsidRPr="00C949E4">
        <w:rPr>
          <w:rFonts w:ascii="Times New Roman" w:eastAsia="宋体" w:hAnsi="Times New Roman" w:cs="Times New Roman" w:hint="eastAsia"/>
          <w:sz w:val="21"/>
          <w:szCs w:val="21"/>
          <w14:ligatures w14:val="none"/>
        </w:rPr>
        <w:t>综上，</w:t>
      </w:r>
      <w:r w:rsidRPr="00C949E4">
        <w:rPr>
          <w:rFonts w:ascii="Times New Roman" w:eastAsia="宋体" w:hAnsi="Times New Roman" w:cs="Times New Roman" w:hint="eastAsia"/>
          <w:bCs/>
          <w:sz w:val="21"/>
          <w:szCs w:val="21"/>
          <w14:ligatures w14:val="none"/>
        </w:rPr>
        <w:t>本文提出第</w:t>
      </w:r>
      <w:r w:rsidR="00445986">
        <w:rPr>
          <w:rFonts w:ascii="Times New Roman" w:eastAsia="宋体" w:hAnsi="Times New Roman" w:cs="Times New Roman" w:hint="eastAsia"/>
          <w:bCs/>
          <w:sz w:val="21"/>
          <w:szCs w:val="21"/>
          <w14:ligatures w14:val="none"/>
        </w:rPr>
        <w:t>二</w:t>
      </w:r>
      <w:r w:rsidRPr="00C949E4">
        <w:rPr>
          <w:rFonts w:ascii="Times New Roman" w:eastAsia="宋体" w:hAnsi="Times New Roman" w:cs="Times New Roman" w:hint="eastAsia"/>
          <w:bCs/>
          <w:sz w:val="21"/>
          <w:szCs w:val="21"/>
          <w14:ligatures w14:val="none"/>
        </w:rPr>
        <w:t>个研究假设：</w:t>
      </w:r>
      <w:r w:rsidRPr="00C949E4">
        <w:rPr>
          <w:rFonts w:ascii="Times New Roman" w:eastAsia="宋体" w:hAnsi="Times New Roman" w:cs="Times New Roman" w:hint="eastAsia"/>
          <w:bCs/>
          <w:sz w:val="21"/>
          <w:szCs w:val="21"/>
          <w14:ligatures w14:val="none"/>
        </w:rPr>
        <w:t xml:space="preserve"> </w:t>
      </w:r>
    </w:p>
    <w:p w14:paraId="37E008D8" w14:textId="6AA0F8B9" w:rsidR="00C949E4" w:rsidRPr="00C949E4" w:rsidRDefault="00C949E4" w:rsidP="00C949E4">
      <w:pPr>
        <w:tabs>
          <w:tab w:val="left" w:pos="357"/>
        </w:tabs>
        <w:overflowPunct w:val="0"/>
        <w:spacing w:after="0" w:line="240" w:lineRule="auto"/>
        <w:jc w:val="both"/>
        <w:rPr>
          <w:rFonts w:ascii="Times New Roman" w:eastAsia="宋体" w:hAnsi="Times New Roman" w:cs="Times New Roman"/>
          <w:bCs/>
          <w:sz w:val="21"/>
          <w:szCs w:val="21"/>
          <w14:ligatures w14:val="none"/>
        </w:rPr>
      </w:pPr>
      <w:r w:rsidRPr="00C949E4">
        <w:rPr>
          <w:rFonts w:ascii="Times New Roman" w:eastAsia="宋体" w:hAnsi="Times New Roman" w:cs="Times New Roman" w:hint="eastAsia"/>
          <w:bCs/>
          <w:sz w:val="21"/>
          <w:szCs w:val="21"/>
          <w14:ligatures w14:val="none"/>
        </w:rPr>
        <w:tab/>
        <w:t>H</w:t>
      </w:r>
      <w:r w:rsidR="00445986">
        <w:rPr>
          <w:rFonts w:ascii="Times New Roman" w:eastAsia="宋体" w:hAnsi="Times New Roman" w:cs="Times New Roman" w:hint="eastAsia"/>
          <w:bCs/>
          <w:sz w:val="21"/>
          <w:szCs w:val="21"/>
          <w14:ligatures w14:val="none"/>
        </w:rPr>
        <w:t>2</w:t>
      </w:r>
      <w:r w:rsidRPr="00C949E4">
        <w:rPr>
          <w:rFonts w:ascii="Times New Roman" w:eastAsia="宋体" w:hAnsi="Times New Roman" w:cs="Times New Roman" w:hint="eastAsia"/>
          <w:bCs/>
          <w:sz w:val="21"/>
          <w:szCs w:val="21"/>
          <w14:ligatures w14:val="none"/>
        </w:rPr>
        <w:t>：</w:t>
      </w:r>
      <w:r w:rsidR="00445986">
        <w:rPr>
          <w:rFonts w:ascii="Times New Roman" w:eastAsia="宋体" w:hAnsi="Times New Roman" w:cs="Times New Roman" w:hint="eastAsia"/>
          <w:bCs/>
          <w:sz w:val="21"/>
          <w:szCs w:val="21"/>
          <w14:ligatures w14:val="none"/>
        </w:rPr>
        <w:t>虚假财经新闻可</w:t>
      </w:r>
      <w:r w:rsidR="00445986">
        <w:rPr>
          <w:rFonts w:ascii="Times New Roman" w:eastAsia="宋体" w:hAnsi="Times New Roman" w:cs="Times New Roman" w:hint="eastAsia"/>
          <w:sz w:val="21"/>
          <w:szCs w:val="21"/>
          <w14:ligatures w14:val="none"/>
        </w:rPr>
        <w:t>通过</w:t>
      </w:r>
      <w:commentRangeStart w:id="65"/>
      <w:r w:rsidR="00445986" w:rsidRPr="00C949E4">
        <w:rPr>
          <w:rFonts w:ascii="Times New Roman" w:eastAsia="宋体" w:hAnsi="Times New Roman" w:cs="Times New Roman" w:hint="eastAsia"/>
          <w:sz w:val="21"/>
          <w:szCs w:val="21"/>
          <w14:ligatures w14:val="none"/>
        </w:rPr>
        <w:t>社交媒体</w:t>
      </w:r>
      <w:commentRangeEnd w:id="65"/>
      <w:r w:rsidR="00BA63F6">
        <w:rPr>
          <w:rStyle w:val="affa"/>
          <w:rFonts w:ascii="Times New Roman" w:eastAsia="宋体" w:hAnsi="Times New Roman" w:cs="Times New Roman"/>
          <w14:ligatures w14:val="none"/>
        </w:rPr>
        <w:commentReference w:id="65"/>
      </w:r>
      <w:commentRangeStart w:id="66"/>
      <w:r w:rsidR="00445986">
        <w:rPr>
          <w:rFonts w:ascii="Times New Roman" w:eastAsia="宋体" w:hAnsi="Times New Roman" w:cs="Times New Roman" w:hint="eastAsia"/>
          <w:sz w:val="21"/>
          <w:szCs w:val="21"/>
          <w14:ligatures w14:val="none"/>
        </w:rPr>
        <w:t>造成股价波动</w:t>
      </w:r>
      <w:commentRangeEnd w:id="66"/>
      <w:r w:rsidR="00BA63F6">
        <w:rPr>
          <w:rStyle w:val="affa"/>
          <w:rFonts w:ascii="Times New Roman" w:eastAsia="宋体" w:hAnsi="Times New Roman" w:cs="Times New Roman"/>
          <w14:ligatures w14:val="none"/>
        </w:rPr>
        <w:commentReference w:id="66"/>
      </w:r>
      <w:r w:rsidR="00445986">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bCs/>
          <w:sz w:val="21"/>
          <w:szCs w:val="21"/>
          <w14:ligatures w14:val="none"/>
        </w:rPr>
        <w:t xml:space="preserve"> </w:t>
      </w:r>
    </w:p>
    <w:p w14:paraId="28C014EC" w14:textId="77777777" w:rsidR="00C949E4" w:rsidRPr="00C949E4" w:rsidRDefault="00C949E4" w:rsidP="00C949E4">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kern w:val="0"/>
          <w:sz w:val="28"/>
          <w:szCs w:val="28"/>
          <w14:ligatures w14:val="none"/>
        </w:rPr>
      </w:pPr>
      <w:r w:rsidRPr="00C949E4">
        <w:rPr>
          <w:rFonts w:ascii="Times New Roman" w:eastAsia="黑体" w:hAnsi="Times New Roman" w:cs="Times New Roman" w:hint="eastAsia"/>
          <w:kern w:val="0"/>
          <w:sz w:val="28"/>
          <w:szCs w:val="28"/>
          <w14:ligatures w14:val="none"/>
        </w:rPr>
        <w:t xml:space="preserve">3 </w:t>
      </w:r>
      <w:r w:rsidRPr="00C949E4">
        <w:rPr>
          <w:rFonts w:ascii="Times New Roman" w:eastAsia="黑体" w:hAnsi="Times New Roman" w:cs="Times New Roman" w:hint="eastAsia"/>
          <w:kern w:val="0"/>
          <w:sz w:val="28"/>
          <w:szCs w:val="28"/>
          <w14:ligatures w14:val="none"/>
        </w:rPr>
        <w:t>研究设计</w:t>
      </w:r>
    </w:p>
    <w:p w14:paraId="6BEF5C07" w14:textId="77777777" w:rsidR="00C949E4"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3.1</w:t>
      </w:r>
      <w:r w:rsidRPr="00A001D6">
        <w:rPr>
          <w:rFonts w:ascii="Times New Roman" w:eastAsia="黑体" w:hAnsi="Times New Roman" w:cs="Times New Roman"/>
          <w:b/>
          <w:kern w:val="0"/>
          <w:sz w:val="21"/>
          <w:szCs w:val="21"/>
          <w14:ligatures w14:val="none"/>
        </w:rPr>
        <w:t xml:space="preserve"> </w:t>
      </w:r>
      <w:commentRangeStart w:id="67"/>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数据来源</w:t>
      </w:r>
      <w:commentRangeEnd w:id="67"/>
      <w:r w:rsidR="00BA63F6">
        <w:rPr>
          <w:rStyle w:val="affa"/>
          <w:rFonts w:ascii="Times New Roman" w:eastAsia="宋体" w:hAnsi="Times New Roman" w:cs="Times New Roman"/>
          <w14:ligatures w14:val="none"/>
        </w:rPr>
        <w:commentReference w:id="67"/>
      </w:r>
    </w:p>
    <w:p w14:paraId="050D2B94" w14:textId="22630F3C" w:rsidR="00C949E4" w:rsidRDefault="00C949E4" w:rsidP="00C90EBD">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本文使用</w:t>
      </w:r>
      <w:commentRangeStart w:id="68"/>
      <w:r w:rsidRPr="00C949E4">
        <w:rPr>
          <w:rFonts w:ascii="Times New Roman" w:eastAsia="宋体" w:hAnsi="Times New Roman" w:cs="Times New Roman" w:hint="eastAsia"/>
          <w:sz w:val="21"/>
          <w:szCs w:val="21"/>
          <w14:ligatures w14:val="none"/>
        </w:rPr>
        <w:t>2015-2022</w:t>
      </w:r>
      <w:commentRangeEnd w:id="68"/>
      <w:r w:rsidR="00BA63F6">
        <w:rPr>
          <w:rStyle w:val="affa"/>
          <w:rFonts w:ascii="Times New Roman" w:eastAsia="宋体" w:hAnsi="Times New Roman" w:cs="Times New Roman"/>
          <w14:ligatures w14:val="none"/>
        </w:rPr>
        <w:commentReference w:id="68"/>
      </w:r>
      <w:r w:rsidRPr="00C949E4">
        <w:rPr>
          <w:rFonts w:ascii="Times New Roman" w:eastAsia="宋体" w:hAnsi="Times New Roman" w:cs="Times New Roman" w:hint="eastAsia"/>
          <w:sz w:val="21"/>
          <w:szCs w:val="21"/>
          <w14:ligatures w14:val="none"/>
        </w:rPr>
        <w:t>年中国金融新闻的</w:t>
      </w:r>
      <w:r w:rsidR="00C90EBD">
        <w:rPr>
          <w:rFonts w:ascii="Times New Roman" w:eastAsia="宋体" w:hAnsi="Times New Roman" w:cs="Times New Roman" w:hint="eastAsia"/>
          <w:sz w:val="21"/>
          <w:szCs w:val="21"/>
          <w14:ligatures w14:val="none"/>
        </w:rPr>
        <w:t>面板</w:t>
      </w:r>
      <w:r w:rsidRPr="00C949E4">
        <w:rPr>
          <w:rFonts w:ascii="Times New Roman" w:eastAsia="宋体" w:hAnsi="Times New Roman" w:cs="Times New Roman" w:hint="eastAsia"/>
          <w:sz w:val="21"/>
          <w:szCs w:val="21"/>
          <w14:ligatures w14:val="none"/>
        </w:rPr>
        <w:t>数据来评估虚假财经新闻对金融市场的影响。异常收益率的相关数据来自</w:t>
      </w:r>
      <w:r w:rsidRPr="00C949E4">
        <w:rPr>
          <w:rFonts w:ascii="Times New Roman" w:eastAsia="宋体" w:hAnsi="Times New Roman" w:cs="Times New Roman" w:hint="eastAsia"/>
          <w:sz w:val="21"/>
          <w:szCs w:val="21"/>
          <w14:ligatures w14:val="none"/>
        </w:rPr>
        <w:t>CSMAR</w:t>
      </w:r>
      <w:r w:rsidRPr="00C949E4">
        <w:rPr>
          <w:rFonts w:ascii="Times New Roman" w:eastAsia="宋体" w:hAnsi="Times New Roman" w:cs="Times New Roman" w:hint="eastAsia"/>
          <w:sz w:val="21"/>
          <w:szCs w:val="21"/>
          <w14:ligatures w14:val="none"/>
        </w:rPr>
        <w:t>数据；新闻的虚假性以及新闻文本内容来自巨潮资讯网</w:t>
      </w:r>
      <w:r w:rsidR="00C90EBD">
        <w:rPr>
          <w:rFonts w:ascii="Times New Roman" w:eastAsia="宋体" w:hAnsi="Times New Roman" w:cs="Times New Roman" w:hint="eastAsia"/>
          <w:sz w:val="21"/>
          <w:szCs w:val="21"/>
          <w14:ligatures w14:val="none"/>
        </w:rPr>
        <w:t>，根据巨潮资讯网中发布的澄清公告，澄清为假的则为虚假财经新闻，为真的则为真实财经新闻</w:t>
      </w:r>
      <w:r w:rsidRPr="00C949E4">
        <w:rPr>
          <w:rFonts w:ascii="Times New Roman" w:eastAsia="宋体" w:hAnsi="Times New Roman" w:cs="Times New Roman" w:hint="eastAsia"/>
          <w:sz w:val="21"/>
          <w:szCs w:val="21"/>
          <w14:ligatures w14:val="none"/>
        </w:rPr>
        <w:t>；控制变量的相关数据来自瑞思数据库；股吧评论数据来自于东方财富股吧。将本文的样本区间确定为</w:t>
      </w:r>
      <w:r w:rsidRPr="00C949E4">
        <w:rPr>
          <w:rFonts w:ascii="Times New Roman" w:eastAsia="宋体" w:hAnsi="Times New Roman" w:cs="Times New Roman" w:hint="eastAsia"/>
          <w:sz w:val="21"/>
          <w:szCs w:val="21"/>
          <w14:ligatures w14:val="none"/>
        </w:rPr>
        <w:t>2015-2022</w:t>
      </w:r>
      <w:r w:rsidRPr="00C949E4">
        <w:rPr>
          <w:rFonts w:ascii="Times New Roman" w:eastAsia="宋体" w:hAnsi="Times New Roman" w:cs="Times New Roman" w:hint="eastAsia"/>
          <w:sz w:val="21"/>
          <w:szCs w:val="21"/>
          <w14:ligatures w14:val="none"/>
        </w:rPr>
        <w:t>年，</w:t>
      </w:r>
      <w:commentRangeStart w:id="69"/>
      <w:r w:rsidRPr="00C949E4">
        <w:rPr>
          <w:rFonts w:ascii="Times New Roman" w:eastAsia="宋体" w:hAnsi="Times New Roman" w:cs="Times New Roman" w:hint="eastAsia"/>
          <w:sz w:val="21"/>
          <w:szCs w:val="21"/>
          <w14:ligatures w14:val="none"/>
        </w:rPr>
        <w:t>基于两个原因</w:t>
      </w:r>
      <w:commentRangeEnd w:id="69"/>
      <w:r w:rsidR="00BA63F6">
        <w:rPr>
          <w:rStyle w:val="affa"/>
          <w:rFonts w:ascii="Times New Roman" w:eastAsia="宋体" w:hAnsi="Times New Roman" w:cs="Times New Roman"/>
          <w14:ligatures w14:val="none"/>
        </w:rPr>
        <w:commentReference w:id="69"/>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1</w:t>
      </w:r>
      <w:r w:rsidRPr="00C949E4">
        <w:rPr>
          <w:rFonts w:ascii="Times New Roman" w:eastAsia="宋体" w:hAnsi="Times New Roman" w:cs="Times New Roman" w:hint="eastAsia"/>
          <w:sz w:val="21"/>
          <w:szCs w:val="21"/>
          <w14:ligatures w14:val="none"/>
        </w:rPr>
        <w:t>）受到社交媒体的发展与历史影响，早于</w:t>
      </w:r>
      <w:r w:rsidRPr="00C949E4">
        <w:rPr>
          <w:rFonts w:ascii="Times New Roman" w:eastAsia="宋体" w:hAnsi="Times New Roman" w:cs="Times New Roman" w:hint="eastAsia"/>
          <w:sz w:val="21"/>
          <w:szCs w:val="21"/>
          <w14:ligatures w14:val="none"/>
        </w:rPr>
        <w:t>2015</w:t>
      </w:r>
      <w:r w:rsidRPr="00C949E4">
        <w:rPr>
          <w:rFonts w:ascii="Times New Roman" w:eastAsia="宋体" w:hAnsi="Times New Roman" w:cs="Times New Roman" w:hint="eastAsia"/>
          <w:sz w:val="21"/>
          <w:szCs w:val="21"/>
          <w14:ligatures w14:val="none"/>
        </w:rPr>
        <w:t>年的数据缺失较为严重，尤其是东方财富股吧中缺乏相关的股吧评论（</w:t>
      </w:r>
      <w:r w:rsidRPr="00C949E4">
        <w:rPr>
          <w:rFonts w:ascii="Times New Roman" w:eastAsia="宋体" w:hAnsi="Times New Roman" w:cs="Times New Roman" w:hint="eastAsia"/>
          <w:sz w:val="21"/>
          <w:szCs w:val="21"/>
          <w14:ligatures w14:val="none"/>
        </w:rPr>
        <w:t>2</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2015-2022</w:t>
      </w:r>
      <w:r w:rsidRPr="00C949E4">
        <w:rPr>
          <w:rFonts w:ascii="Times New Roman" w:eastAsia="宋体" w:hAnsi="Times New Roman" w:cs="Times New Roman" w:hint="eastAsia"/>
          <w:sz w:val="21"/>
          <w:szCs w:val="21"/>
          <w14:ligatures w14:val="none"/>
        </w:rPr>
        <w:t>年我国经济形势总体上行，不可观测因素相对稳定，易于在实证模型中加以控制，且</w:t>
      </w:r>
      <w:r w:rsidRPr="00C949E4">
        <w:rPr>
          <w:rFonts w:ascii="Times New Roman" w:eastAsia="宋体" w:hAnsi="Times New Roman" w:cs="Times New Roman" w:hint="eastAsia"/>
          <w:sz w:val="21"/>
          <w:szCs w:val="21"/>
          <w14:ligatures w14:val="none"/>
        </w:rPr>
        <w:t>2022</w:t>
      </w:r>
      <w:r w:rsidRPr="00C949E4">
        <w:rPr>
          <w:rFonts w:ascii="Times New Roman" w:eastAsia="宋体" w:hAnsi="Times New Roman" w:cs="Times New Roman" w:hint="eastAsia"/>
          <w:sz w:val="21"/>
          <w:szCs w:val="21"/>
          <w14:ligatures w14:val="none"/>
        </w:rPr>
        <w:t>年以后自媒体发达程度更高，不易估计出虚假财经新闻的影响的干净的处理效应。此外，本文还控制了影响公司股票的各类市场指标</w:t>
      </w:r>
    </w:p>
    <w:p w14:paraId="1ACE68C1" w14:textId="77777777" w:rsidR="00C90EBD" w:rsidRPr="00A001D6" w:rsidRDefault="00C90EBD" w:rsidP="00C90EBD">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3.2</w:t>
      </w:r>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变量解释</w:t>
      </w:r>
    </w:p>
    <w:p w14:paraId="7B957719" w14:textId="77777777" w:rsidR="00C90EBD" w:rsidRPr="00BF6C79" w:rsidRDefault="00C90EBD" w:rsidP="00C90EBD">
      <w:pPr>
        <w:overflowPunct w:val="0"/>
        <w:spacing w:after="0" w:line="240" w:lineRule="auto"/>
        <w:jc w:val="both"/>
        <w:rPr>
          <w:rFonts w:ascii="Times New Roman" w:eastAsia="宋体" w:hAnsi="Times New Roman" w:cs="Times New Roman"/>
          <w:b/>
          <w:bCs/>
          <w:sz w:val="21"/>
          <w:szCs w:val="21"/>
          <w14:ligatures w14:val="none"/>
        </w:rPr>
      </w:pPr>
      <w:r w:rsidRPr="00BF6C79">
        <w:rPr>
          <w:rFonts w:ascii="Times New Roman" w:eastAsia="宋体" w:hAnsi="Times New Roman" w:cs="Times New Roman" w:hint="eastAsia"/>
          <w:b/>
          <w:bCs/>
          <w:sz w:val="21"/>
          <w:szCs w:val="21"/>
          <w14:ligatures w14:val="none"/>
        </w:rPr>
        <w:t xml:space="preserve">3.2.1 </w:t>
      </w:r>
      <w:r w:rsidRPr="00BF6C79">
        <w:rPr>
          <w:rFonts w:ascii="Times New Roman" w:eastAsia="宋体" w:hAnsi="Times New Roman" w:cs="Times New Roman" w:hint="eastAsia"/>
          <w:b/>
          <w:bCs/>
          <w:sz w:val="21"/>
          <w:szCs w:val="21"/>
          <w14:ligatures w14:val="none"/>
        </w:rPr>
        <w:t>解释变量</w:t>
      </w:r>
    </w:p>
    <w:p w14:paraId="3006E2C2" w14:textId="3869BD6C" w:rsidR="00C90EBD" w:rsidRDefault="00C90EBD" w:rsidP="00C90EBD">
      <w:pPr>
        <w:overflowPunct w:val="0"/>
        <w:spacing w:after="0" w:line="240" w:lineRule="auto"/>
        <w:ind w:firstLine="420"/>
        <w:jc w:val="both"/>
        <w:rPr>
          <w:rFonts w:ascii="Times New Roman" w:eastAsia="宋体" w:hAnsi="Times New Roman" w:cs="Times New Roman"/>
          <w:bCs/>
          <w:sz w:val="21"/>
          <w:szCs w:val="21"/>
          <w14:ligatures w14:val="none"/>
        </w:rPr>
      </w:pPr>
      <w:r>
        <w:rPr>
          <w:rFonts w:ascii="Times New Roman" w:eastAsia="宋体" w:hAnsi="Times New Roman" w:cs="Times New Roman" w:hint="eastAsia"/>
          <w:sz w:val="21"/>
          <w:szCs w:val="21"/>
          <w14:ligatures w14:val="none"/>
        </w:rPr>
        <w:t>本文的解释变量为新闻文本情绪</w:t>
      </w:r>
      <m:oMath>
        <m:r>
          <w:rPr>
            <w:rFonts w:ascii="Cambria Math" w:eastAsia="宋体" w:hAnsi="Cambria Math" w:cs="Times New Roman"/>
            <w:sz w:val="21"/>
            <w:szCs w:val="21"/>
            <w14:ligatures w14:val="none"/>
          </w:rPr>
          <m:t>false</m:t>
        </m:r>
      </m:oMath>
      <w:r>
        <w:rPr>
          <w:rFonts w:ascii="Times New Roman" w:eastAsia="宋体" w:hAnsi="Times New Roman" w:cs="Times New Roman" w:hint="eastAsia"/>
          <w:sz w:val="21"/>
          <w:szCs w:val="21"/>
          <w14:ligatures w14:val="none"/>
        </w:rPr>
        <w:t>，表示新闻是否为虚假新闻，为虚假则</w:t>
      </w:r>
      <m:oMath>
        <m:r>
          <w:rPr>
            <w:rFonts w:ascii="Cambria Math" w:eastAsia="宋体" w:hAnsi="Cambria Math" w:cs="Times New Roman"/>
            <w:sz w:val="21"/>
            <w:szCs w:val="21"/>
            <w14:ligatures w14:val="none"/>
          </w:rPr>
          <m:t>false=1</m:t>
        </m:r>
      </m:oMath>
      <w:r>
        <w:rPr>
          <w:rFonts w:ascii="Times New Roman" w:eastAsia="宋体" w:hAnsi="Times New Roman" w:cs="Times New Roman" w:hint="eastAsia"/>
          <w:bCs/>
          <w:sz w:val="21"/>
          <w:szCs w:val="21"/>
          <w14:ligatures w14:val="none"/>
        </w:rPr>
        <w:t>，为真则</w:t>
      </w:r>
      <m:oMath>
        <m:r>
          <w:rPr>
            <w:rFonts w:ascii="Cambria Math" w:eastAsia="宋体" w:hAnsi="Cambria Math" w:cs="Times New Roman"/>
            <w:sz w:val="21"/>
            <w:szCs w:val="21"/>
            <w14:ligatures w14:val="none"/>
          </w:rPr>
          <m:t>false=0</m:t>
        </m:r>
      </m:oMath>
      <w:r>
        <w:rPr>
          <w:rFonts w:ascii="Times New Roman" w:eastAsia="宋体" w:hAnsi="Times New Roman" w:cs="Times New Roman" w:hint="eastAsia"/>
          <w:bCs/>
          <w:sz w:val="21"/>
          <w:szCs w:val="21"/>
          <w14:ligatures w14:val="none"/>
        </w:rPr>
        <w:t>。</w:t>
      </w:r>
    </w:p>
    <w:p w14:paraId="1335FCE1" w14:textId="77777777" w:rsidR="00C90EBD" w:rsidRPr="00BF6C79" w:rsidRDefault="00C90EBD" w:rsidP="00C90EBD">
      <w:pPr>
        <w:tabs>
          <w:tab w:val="left" w:pos="357"/>
        </w:tabs>
        <w:overflowPunct w:val="0"/>
        <w:spacing w:after="0" w:line="240" w:lineRule="auto"/>
        <w:jc w:val="both"/>
        <w:rPr>
          <w:rFonts w:ascii="Times New Roman" w:eastAsia="宋体" w:hAnsi="Times New Roman" w:cs="Times New Roman"/>
          <w:b/>
          <w:sz w:val="21"/>
          <w:szCs w:val="21"/>
          <w14:ligatures w14:val="none"/>
        </w:rPr>
      </w:pPr>
      <w:r w:rsidRPr="00BF6C79">
        <w:rPr>
          <w:rFonts w:ascii="Times New Roman" w:eastAsia="宋体" w:hAnsi="Times New Roman" w:cs="Times New Roman" w:hint="eastAsia"/>
          <w:b/>
          <w:sz w:val="21"/>
          <w:szCs w:val="21"/>
          <w14:ligatures w14:val="none"/>
        </w:rPr>
        <w:t xml:space="preserve">3.2.2 </w:t>
      </w:r>
      <w:r w:rsidRPr="00BF6C79">
        <w:rPr>
          <w:rFonts w:ascii="Times New Roman" w:eastAsia="宋体" w:hAnsi="Times New Roman" w:cs="Times New Roman" w:hint="eastAsia"/>
          <w:b/>
          <w:sz w:val="21"/>
          <w:szCs w:val="21"/>
          <w14:ligatures w14:val="none"/>
        </w:rPr>
        <w:t>被解释变量</w:t>
      </w:r>
    </w:p>
    <w:p w14:paraId="1932F365" w14:textId="77777777" w:rsidR="00C90EBD" w:rsidRPr="00BF6C79" w:rsidRDefault="00C90EBD" w:rsidP="00C90EBD">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被解释变量包含异常收益率与累计异常收益率。为刻画个股的正常收益率，本研究采用市场模型</w:t>
      </w:r>
      <w:r w:rsidRPr="00BF6C79">
        <w:rPr>
          <w:rFonts w:ascii="Times New Roman" w:eastAsia="宋体" w:hAnsi="Times New Roman" w:cs="Times New Roman" w:hint="eastAsia"/>
          <w:sz w:val="21"/>
          <w:szCs w:val="21"/>
          <w14:ligatures w14:val="none"/>
        </w:rPr>
        <w:t>，</w:t>
      </w:r>
      <w:r w:rsidRPr="00BF6C79">
        <w:rPr>
          <w:rFonts w:ascii="Times New Roman" w:eastAsia="宋体" w:hAnsi="Times New Roman" w:cs="Times New Roman"/>
          <w:sz w:val="21"/>
          <w:szCs w:val="21"/>
          <w14:ligatures w14:val="none"/>
        </w:rPr>
        <w:t>其数学表达如下：</w:t>
      </w:r>
    </w:p>
    <w:p w14:paraId="52B0313F" w14:textId="77777777" w:rsidR="00C90EBD" w:rsidRPr="00BF6C79" w:rsidRDefault="0078300E" w:rsidP="00C90EBD">
      <w:pPr>
        <w:overflowPunct w:val="0"/>
        <w:spacing w:after="0" w:line="240" w:lineRule="auto"/>
        <w:ind w:firstLineChars="200" w:firstLine="420"/>
        <w:jc w:val="both"/>
        <w:rPr>
          <w:rFonts w:ascii="Times New Roman" w:eastAsia="宋体" w:hAnsi="Times New Roman" w:cs="Times New Roman"/>
          <w:bCs/>
          <w:sz w:val="21"/>
          <w:szCs w:val="21"/>
          <w14:ligatures w14:val="none"/>
        </w:rPr>
      </w:pPr>
      <m:oMathPara>
        <m:oMath>
          <m:eqArr>
            <m:eqArrPr>
              <m:maxDist m:val="1"/>
              <m:ctrlPr>
                <w:rPr>
                  <w:rFonts w:ascii="Cambria Math" w:eastAsia="宋体" w:hAnsi="Cambria Math" w:cs="Times New Roman"/>
                  <w:i/>
                  <w:sz w:val="21"/>
                  <w:szCs w:val="21"/>
                  <w14:ligatures w14:val="none"/>
                </w:rPr>
              </m:ctrlPr>
            </m:eqArrPr>
            <m:e>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rPr>
                      <w:rFonts w:ascii="Cambria Math" w:eastAsia="宋体" w:hAnsi="Cambria Math" w:cs="Times New Roman" w:hint="eastAsia"/>
                      <w:sz w:val="21"/>
                      <w:szCs w:val="21"/>
                      <w14:ligatures w14:val="none"/>
                    </w:rPr>
                    <m:t>i</m:t>
                  </m:r>
                  <m:r>
                    <w:rPr>
                      <w:rFonts w:ascii="Cambria Math" w:eastAsia="宋体" w:hAnsi="Cambria Math" w:cs="Times New Roman"/>
                      <w:sz w:val="21"/>
                      <w:szCs w:val="21"/>
                      <w14:ligatures w14:val="none"/>
                    </w:rPr>
                    <m:t>t</m:t>
                  </m:r>
                </m:sub>
                <m:sup/>
              </m:sSubSup>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i</m:t>
                  </m:r>
                </m:sub>
              </m:sSub>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t</m:t>
                  </m:r>
                </m:sub>
                <m:sup>
                  <m:r>
                    <w:rPr>
                      <w:rFonts w:ascii="Cambria Math" w:eastAsia="宋体" w:hAnsi="Cambria Math" w:cs="Times New Roman"/>
                      <w:sz w:val="21"/>
                      <w:szCs w:val="21"/>
                      <w14:ligatures w14:val="none"/>
                    </w:rPr>
                    <m:t>m</m:t>
                  </m:r>
                </m:sup>
              </m:sSubSup>
              <m:r>
                <w:rPr>
                  <w:rFonts w:ascii="Cambria Math" w:eastAsia="宋体" w:hAnsi="Cambria Math" w:cs="Times New Roman"/>
                  <w:sz w:val="21"/>
                  <w:szCs w:val="21"/>
                  <w14:ligatures w14:val="none"/>
                </w:rPr>
                <m:t>+</m:t>
              </m:r>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ϵ</m:t>
                  </m:r>
                </m:e>
                <m:sub>
                  <m:r>
                    <w:rPr>
                      <w:rFonts w:ascii="Cambria Math" w:eastAsia="宋体" w:hAnsi="Cambria Math" w:cs="Times New Roman"/>
                      <w:sz w:val="21"/>
                      <w:szCs w:val="21"/>
                      <w14:ligatures w14:val="none"/>
                    </w:rPr>
                    <m:t>it</m:t>
                  </m:r>
                </m:sub>
                <m:sup/>
              </m:sSubSup>
              <m:r>
                <w:rPr>
                  <w:rFonts w:ascii="Cambria Math" w:eastAsia="宋体" w:hAnsi="Cambria Math" w:cs="Times New Roman"/>
                  <w:sz w:val="21"/>
                  <w:szCs w:val="21"/>
                  <w14:ligatures w14:val="none"/>
                </w:rPr>
                <m:t>#</m:t>
              </m:r>
            </m:e>
          </m:eqAr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1</m:t>
              </m:r>
            </m:e>
          </m:d>
        </m:oMath>
      </m:oMathPara>
    </w:p>
    <w:p w14:paraId="4C5E29A2" w14:textId="77777777" w:rsidR="00C90EBD" w:rsidRPr="00BF6C79" w:rsidRDefault="00C90EBD" w:rsidP="00C90EBD">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其中</w:t>
      </w:r>
      <w:r w:rsidRPr="00BF6C79">
        <w:rPr>
          <w:rFonts w:ascii="Times New Roman" w:eastAsia="宋体" w:hAnsi="Times New Roman" w:cs="Times New Roman" w:hint="eastAsia"/>
          <w:sz w:val="21"/>
          <w:szCs w:val="21"/>
          <w14:ligatures w14:val="none"/>
        </w:rPr>
        <w:t>，</w:t>
      </w:r>
      <m:oMath>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up/>
        </m:sSubSup>
      </m:oMath>
      <w:r w:rsidRPr="00BF6C79">
        <w:rPr>
          <w:rFonts w:ascii="Times New Roman" w:eastAsia="宋体" w:hAnsi="Times New Roman" w:cs="Times New Roman"/>
          <w:sz w:val="21"/>
          <w:szCs w:val="21"/>
          <w14:ligatures w14:val="none"/>
        </w:rPr>
        <w:t>表示股票</w:t>
      </w:r>
      <w:r>
        <w:rPr>
          <w:rFonts w:ascii="Times New Roman" w:eastAsia="宋体" w:hAnsi="Times New Roman" w:cs="Times New Roman" w:hint="eastAsia"/>
          <w:sz w:val="21"/>
          <w:szCs w:val="21"/>
          <w14:ligatures w14:val="none"/>
        </w:rPr>
        <w:t>i</w:t>
      </w:r>
      <w:r w:rsidRPr="00BF6C79">
        <w:rPr>
          <w:rFonts w:ascii="Times New Roman" w:eastAsia="宋体" w:hAnsi="Times New Roman" w:cs="Times New Roman"/>
          <w:sz w:val="21"/>
          <w:szCs w:val="21"/>
          <w14:ligatures w14:val="none"/>
        </w:rPr>
        <w:t>在时刻</w:t>
      </w:r>
      <w:r w:rsidRPr="00BF6C79">
        <w:rPr>
          <w:rFonts w:ascii="Times New Roman" w:eastAsia="宋体" w:hAnsi="Times New Roman" w:cs="Times New Roman"/>
          <w:sz w:val="21"/>
          <w:szCs w:val="21"/>
          <w14:ligatures w14:val="none"/>
        </w:rPr>
        <w:t>t</w:t>
      </w:r>
      <w:r w:rsidRPr="00BF6C79">
        <w:rPr>
          <w:rFonts w:ascii="Times New Roman" w:eastAsia="宋体" w:hAnsi="Times New Roman" w:cs="Times New Roman"/>
          <w:sz w:val="21"/>
          <w:szCs w:val="21"/>
          <w14:ligatures w14:val="none"/>
        </w:rPr>
        <w:t>的实际收益率，</w:t>
      </w:r>
      <m:oMath>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t</m:t>
            </m:r>
          </m:sub>
          <m:sup>
            <m:r>
              <w:rPr>
                <w:rFonts w:ascii="Cambria Math" w:eastAsia="宋体" w:hAnsi="Cambria Math" w:cs="Times New Roman"/>
                <w:sz w:val="21"/>
                <w:szCs w:val="21"/>
                <w14:ligatures w14:val="none"/>
              </w:rPr>
              <m:t>m</m:t>
            </m:r>
          </m:sup>
        </m:sSubSup>
      </m:oMath>
      <w:r w:rsidRPr="00BF6C79">
        <w:rPr>
          <w:rFonts w:ascii="Times New Roman" w:eastAsia="宋体" w:hAnsi="Times New Roman" w:cs="Times New Roman"/>
          <w:sz w:val="21"/>
          <w:szCs w:val="21"/>
          <w14:ligatures w14:val="none"/>
        </w:rPr>
        <w:t>代表市场组合的收益率，</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i</m:t>
            </m:r>
          </m:sub>
        </m:sSub>
      </m:oMath>
      <w:r w:rsidRPr="00BF6C79">
        <w:rPr>
          <w:rFonts w:ascii="Times New Roman" w:eastAsia="宋体" w:hAnsi="Times New Roman" w:cs="Times New Roman"/>
          <w:sz w:val="21"/>
          <w:szCs w:val="21"/>
          <w14:ligatures w14:val="none"/>
        </w:rPr>
        <w:t>和</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i</m:t>
            </m:r>
          </m:sub>
        </m:sSub>
      </m:oMath>
      <w:r w:rsidRPr="00BF6C79">
        <w:rPr>
          <w:rFonts w:ascii="Times New Roman" w:eastAsia="宋体" w:hAnsi="Times New Roman" w:cs="Times New Roman"/>
          <w:sz w:val="21"/>
          <w:szCs w:val="21"/>
          <w14:ligatures w14:val="none"/>
        </w:rPr>
        <w:t>是个股</w:t>
      </w:r>
      <w:r>
        <w:rPr>
          <w:rFonts w:ascii="Times New Roman" w:eastAsia="宋体" w:hAnsi="Times New Roman" w:cs="Times New Roman" w:hint="eastAsia"/>
          <w:sz w:val="21"/>
          <w:szCs w:val="21"/>
          <w14:ligatures w14:val="none"/>
        </w:rPr>
        <w:t>i</w:t>
      </w:r>
      <w:r w:rsidRPr="00BF6C79">
        <w:rPr>
          <w:rFonts w:ascii="Times New Roman" w:eastAsia="宋体" w:hAnsi="Times New Roman" w:cs="Times New Roman"/>
          <w:sz w:val="21"/>
          <w:szCs w:val="21"/>
          <w14:ligatures w14:val="none"/>
        </w:rPr>
        <w:t>在估计期内的回归系数，</w:t>
      </w:r>
      <m:oMath>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ϵ</m:t>
            </m:r>
          </m:e>
          <m:sub>
            <m:r>
              <w:rPr>
                <w:rFonts w:ascii="Cambria Math" w:eastAsia="宋体" w:hAnsi="Cambria Math" w:cs="Times New Roman"/>
                <w:sz w:val="21"/>
                <w:szCs w:val="21"/>
                <w14:ligatures w14:val="none"/>
              </w:rPr>
              <m:t>it</m:t>
            </m:r>
          </m:sub>
          <m:sup/>
        </m:sSubSup>
      </m:oMath>
      <w:r w:rsidRPr="00BF6C79">
        <w:rPr>
          <w:rFonts w:ascii="Times New Roman" w:eastAsia="宋体" w:hAnsi="Times New Roman" w:cs="Times New Roman"/>
          <w:sz w:val="21"/>
          <w:szCs w:val="21"/>
          <w14:ligatures w14:val="none"/>
        </w:rPr>
        <w:t>是随机误差项。为了提高估计的稳健性，</w:t>
      </w:r>
      <w:commentRangeStart w:id="70"/>
      <w:r w:rsidRPr="00BF6C79">
        <w:rPr>
          <w:rFonts w:ascii="Times New Roman" w:eastAsia="宋体" w:hAnsi="Times New Roman" w:cs="Times New Roman"/>
          <w:sz w:val="21"/>
          <w:szCs w:val="21"/>
          <w14:ligatures w14:val="none"/>
        </w:rPr>
        <w:t>选取事件发生前的</w:t>
      </w:r>
      <w:r w:rsidRPr="00BF6C79">
        <w:rPr>
          <w:rFonts w:ascii="Times New Roman" w:eastAsia="宋体" w:hAnsi="Times New Roman" w:cs="Times New Roman"/>
          <w:sz w:val="21"/>
          <w:szCs w:val="21"/>
          <w14:ligatures w14:val="none"/>
        </w:rPr>
        <w:t>[-238,-11]</w:t>
      </w:r>
      <w:r w:rsidRPr="00BF6C79">
        <w:rPr>
          <w:rFonts w:ascii="Times New Roman" w:eastAsia="宋体" w:hAnsi="Times New Roman" w:cs="Times New Roman"/>
          <w:sz w:val="21"/>
          <w:szCs w:val="21"/>
          <w14:ligatures w14:val="none"/>
        </w:rPr>
        <w:t>交易日</w:t>
      </w:r>
      <w:commentRangeEnd w:id="70"/>
      <w:r w:rsidR="00BA63F6">
        <w:rPr>
          <w:rStyle w:val="affa"/>
          <w:rFonts w:ascii="Times New Roman" w:eastAsia="宋体" w:hAnsi="Times New Roman" w:cs="Times New Roman"/>
          <w14:ligatures w14:val="none"/>
        </w:rPr>
        <w:commentReference w:id="70"/>
      </w:r>
      <w:r w:rsidRPr="00BF6C79">
        <w:rPr>
          <w:rFonts w:ascii="Times New Roman" w:eastAsia="宋体" w:hAnsi="Times New Roman" w:cs="Times New Roman"/>
          <w:sz w:val="21"/>
          <w:szCs w:val="21"/>
          <w14:ligatures w14:val="none"/>
        </w:rPr>
        <w:t>作为估计期，并利用该区间的数据对市场模型进行回归估计。基于市场模型，可以进一步计算个股在事</w:t>
      </w:r>
      <w:r w:rsidRPr="00BF6C79">
        <w:rPr>
          <w:rFonts w:ascii="Times New Roman" w:eastAsia="宋体" w:hAnsi="Times New Roman" w:cs="Times New Roman"/>
          <w:sz w:val="21"/>
          <w:szCs w:val="21"/>
          <w14:ligatures w14:val="none"/>
        </w:rPr>
        <w:t xml:space="preserve"> </w:t>
      </w:r>
      <w:r w:rsidRPr="00BF6C79">
        <w:rPr>
          <w:rFonts w:ascii="Times New Roman" w:eastAsia="宋体" w:hAnsi="Times New Roman" w:cs="Times New Roman"/>
          <w:sz w:val="21"/>
          <w:szCs w:val="21"/>
          <w14:ligatures w14:val="none"/>
        </w:rPr>
        <w:t>件窗口内的异常收益</w:t>
      </w:r>
      <w:r w:rsidRPr="00BF6C79">
        <w:rPr>
          <w:rFonts w:ascii="Times New Roman" w:eastAsia="宋体" w:hAnsi="Times New Roman" w:cs="Times New Roman" w:hint="eastAsia"/>
          <w:sz w:val="21"/>
          <w:szCs w:val="21"/>
          <w14:ligatures w14:val="none"/>
        </w:rPr>
        <w:t>，</w:t>
      </w:r>
      <w:r w:rsidRPr="00BF6C79">
        <w:rPr>
          <w:rFonts w:ascii="Times New Roman" w:eastAsia="宋体" w:hAnsi="Times New Roman" w:cs="Times New Roman"/>
          <w:sz w:val="21"/>
          <w:szCs w:val="21"/>
          <w14:ligatures w14:val="none"/>
        </w:rPr>
        <w:t>其定义如下：</w:t>
      </w:r>
    </w:p>
    <w:p w14:paraId="53700D55" w14:textId="77777777" w:rsidR="00C90EBD" w:rsidRPr="00BF6C79" w:rsidRDefault="0078300E" w:rsidP="00C90EBD">
      <w:pPr>
        <w:overflowPunct w:val="0"/>
        <w:spacing w:after="0" w:line="240" w:lineRule="auto"/>
        <w:ind w:firstLineChars="200" w:firstLine="420"/>
        <w:jc w:val="center"/>
        <w:rPr>
          <w:rFonts w:ascii="Times New Roman" w:eastAsia="宋体" w:hAnsi="Times New Roman"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i</m:t>
                      </m:r>
                    </m:sub>
                  </m:sSub>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mt</m:t>
                      </m:r>
                    </m:sub>
                  </m:sSub>
                </m:e>
              </m:d>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2</m:t>
                  </m:r>
                </m:e>
              </m:d>
            </m:e>
          </m:eqArr>
        </m:oMath>
      </m:oMathPara>
    </w:p>
    <w:p w14:paraId="0CBC5BC9" w14:textId="77777777" w:rsidR="00C90EBD" w:rsidRPr="00BF6C79" w:rsidRDefault="00C90EBD" w:rsidP="00C90EBD">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而累计异常收益则表示在某一事件窗口内，个股的异常收益率的累积效应，计算公式如下：</w:t>
      </w:r>
      <w:r w:rsidRPr="00BF6C79">
        <w:rPr>
          <w:rFonts w:ascii="Times New Roman" w:eastAsia="宋体" w:hAnsi="Times New Roman" w:cs="Times New Roman"/>
          <w:sz w:val="21"/>
          <w:szCs w:val="21"/>
          <w14:ligatures w14:val="none"/>
        </w:rPr>
        <w:t xml:space="preserve"> </w:t>
      </w:r>
    </w:p>
    <w:p w14:paraId="3119E2B2" w14:textId="77777777" w:rsidR="00C90EBD" w:rsidRPr="00BF6C79" w:rsidRDefault="0078300E" w:rsidP="00C90EBD">
      <w:pPr>
        <w:overflowPunct w:val="0"/>
        <w:spacing w:after="0" w:line="240" w:lineRule="atLeast"/>
        <w:ind w:firstLineChars="200" w:firstLine="420"/>
        <w:jc w:val="center"/>
        <w:rPr>
          <w:rFonts w:ascii="Times New Roman" w:eastAsia="宋体" w:hAnsi="Times New Roman" w:cs="Times New Roman"/>
          <w:sz w:val="21"/>
          <w:szCs w:val="21"/>
          <w14:ligatures w14:val="none"/>
        </w:rPr>
      </w:pPr>
      <m:oMathPara>
        <m:oMath>
          <m:eqArr>
            <m:eqArrPr>
              <m:maxDist m:val="1"/>
              <m:obj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CA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nary>
                <m:naryPr>
                  <m:chr m:val="∑"/>
                  <m:limLoc m:val="undOvr"/>
                  <m:ctrlPr>
                    <w:rPr>
                      <w:rFonts w:ascii="Cambria Math" w:eastAsia="宋体" w:hAnsi="Cambria Math" w:cs="Times New Roman"/>
                      <w:i/>
                      <w:sz w:val="21"/>
                      <w:szCs w:val="21"/>
                      <w14:ligatures w14:val="none"/>
                    </w:rPr>
                  </m:ctrlPr>
                </m:naryPr>
                <m:sub>
                  <m:r>
                    <w:rPr>
                      <w:rFonts w:ascii="Cambria Math" w:eastAsia="宋体" w:hAnsi="Cambria Math" w:cs="Times New Roman"/>
                      <w:sz w:val="21"/>
                      <w:szCs w:val="21"/>
                      <w14:ligatures w14:val="none"/>
                    </w:rPr>
                    <m:t>i=1</m:t>
                  </m:r>
                </m:sub>
                <m:sup>
                  <m:r>
                    <w:rPr>
                      <w:rFonts w:ascii="Cambria Math" w:eastAsia="宋体" w:hAnsi="Cambria Math" w:cs="Times New Roman"/>
                      <w:sz w:val="21"/>
                      <w:szCs w:val="21"/>
                      <w14:ligatures w14:val="none"/>
                    </w:rPr>
                    <m:t>n</m:t>
                  </m:r>
                </m:sup>
                <m:e>
                  <m:r>
                    <w:rPr>
                      <w:rFonts w:ascii="Cambria Math" w:eastAsia="宋体" w:hAnsi="Cambria Math" w:cs="Times New Roman"/>
                      <w:sz w:val="21"/>
                      <w:szCs w:val="21"/>
                      <w14:ligatures w14:val="none"/>
                    </w:rPr>
                    <m:t>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e>
              </m:nary>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3</m:t>
                  </m:r>
                </m:e>
              </m:d>
            </m:e>
          </m:eqArr>
        </m:oMath>
      </m:oMathPara>
    </w:p>
    <w:p w14:paraId="491A94BD" w14:textId="77777777" w:rsidR="00C90EBD" w:rsidRPr="00BF6C79" w:rsidRDefault="00C90EBD" w:rsidP="00C90EBD">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其中，</w:t>
      </w:r>
      <w:r w:rsidRPr="00BF6C79">
        <w:rPr>
          <w:rFonts w:ascii="Times New Roman" w:eastAsia="宋体" w:hAnsi="Times New Roman" w:cs="Times New Roman"/>
          <w:sz w:val="21"/>
          <w:szCs w:val="21"/>
          <w14:ligatures w14:val="none"/>
        </w:rPr>
        <w:t>n</w:t>
      </w:r>
      <w:r w:rsidRPr="00BF6C79">
        <w:rPr>
          <w:rFonts w:ascii="Times New Roman" w:eastAsia="宋体" w:hAnsi="Times New Roman" w:cs="Times New Roman"/>
          <w:sz w:val="21"/>
          <w:szCs w:val="21"/>
          <w14:ligatures w14:val="none"/>
        </w:rPr>
        <w:t>表示事件窗口内的交易日总数。本研究的主要事件窗口设定为</w:t>
      </w:r>
      <w:r w:rsidRPr="00BF6C79">
        <w:rPr>
          <w:rFonts w:ascii="Times New Roman" w:eastAsia="宋体" w:hAnsi="Times New Roman" w:cs="Times New Roman"/>
          <w:sz w:val="21"/>
          <w:szCs w:val="21"/>
          <w14:ligatures w14:val="none"/>
        </w:rPr>
        <w:t>[-1,3]</w:t>
      </w:r>
      <w:r w:rsidRPr="00BF6C79">
        <w:rPr>
          <w:rFonts w:ascii="Times New Roman" w:eastAsia="宋体" w:hAnsi="Times New Roman" w:cs="Times New Roman"/>
          <w:sz w:val="21"/>
          <w:szCs w:val="21"/>
          <w14:ligatures w14:val="none"/>
        </w:rPr>
        <w:t>。</w:t>
      </w:r>
    </w:p>
    <w:p w14:paraId="1BC8FAD8" w14:textId="77777777" w:rsidR="00C90EBD" w:rsidRDefault="00C90EBD" w:rsidP="00C90EBD">
      <w:pPr>
        <w:overflowPunct w:val="0"/>
        <w:spacing w:after="0" w:line="240" w:lineRule="auto"/>
        <w:jc w:val="both"/>
        <w:rPr>
          <w:rFonts w:ascii="Times New Roman" w:eastAsia="宋体" w:hAnsi="Times New Roman" w:cs="Times New Roman"/>
          <w:b/>
          <w:bCs/>
          <w:sz w:val="21"/>
          <w:szCs w:val="21"/>
          <w14:ligatures w14:val="none"/>
        </w:rPr>
      </w:pPr>
      <w:r w:rsidRPr="00BF6C79">
        <w:rPr>
          <w:rFonts w:ascii="Times New Roman" w:eastAsia="宋体" w:hAnsi="Times New Roman" w:cs="Times New Roman" w:hint="eastAsia"/>
          <w:b/>
          <w:bCs/>
          <w:sz w:val="21"/>
          <w:szCs w:val="21"/>
          <w14:ligatures w14:val="none"/>
        </w:rPr>
        <w:t>3.2.</w:t>
      </w:r>
      <w:r>
        <w:rPr>
          <w:rFonts w:ascii="Times New Roman" w:eastAsia="宋体" w:hAnsi="Times New Roman" w:cs="Times New Roman" w:hint="eastAsia"/>
          <w:b/>
          <w:bCs/>
          <w:sz w:val="21"/>
          <w:szCs w:val="21"/>
          <w14:ligatures w14:val="none"/>
        </w:rPr>
        <w:t>3</w:t>
      </w:r>
      <w:r w:rsidRPr="00BF6C79">
        <w:rPr>
          <w:rFonts w:ascii="Times New Roman" w:eastAsia="宋体" w:hAnsi="Times New Roman" w:cs="Times New Roman" w:hint="eastAsia"/>
          <w:b/>
          <w:bCs/>
          <w:sz w:val="21"/>
          <w:szCs w:val="21"/>
          <w14:ligatures w14:val="none"/>
        </w:rPr>
        <w:t xml:space="preserve"> </w:t>
      </w:r>
      <w:r>
        <w:rPr>
          <w:rFonts w:ascii="Times New Roman" w:eastAsia="宋体" w:hAnsi="Times New Roman" w:cs="Times New Roman" w:hint="eastAsia"/>
          <w:b/>
          <w:bCs/>
          <w:sz w:val="21"/>
          <w:szCs w:val="21"/>
          <w14:ligatures w14:val="none"/>
        </w:rPr>
        <w:t>机制变量</w:t>
      </w:r>
    </w:p>
    <w:p w14:paraId="3C065A8C" w14:textId="0E9DF50B" w:rsidR="0092094C" w:rsidRPr="0092094C" w:rsidRDefault="00C90EBD" w:rsidP="0092094C">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本文</w:t>
      </w:r>
      <w:r>
        <w:rPr>
          <w:rFonts w:ascii="Times New Roman" w:eastAsia="宋体" w:hAnsi="Times New Roman" w:cs="Times New Roman" w:hint="eastAsia"/>
          <w:sz w:val="21"/>
          <w:szCs w:val="21"/>
          <w14:ligatures w14:val="none"/>
        </w:rPr>
        <w:t>的机制变量为</w:t>
      </w:r>
      <m:oMath>
        <m:r>
          <w:rPr>
            <w:rFonts w:ascii="Cambria Math" w:eastAsia="宋体" w:hAnsi="Cambria Math" w:cs="Times New Roman" w:hint="eastAsia"/>
            <w:sz w:val="21"/>
            <w:szCs w:val="21"/>
            <w14:ligatures w14:val="none"/>
          </w:rPr>
          <m:t>Media</m:t>
        </m:r>
      </m:oMath>
      <w:r>
        <w:rPr>
          <w:rFonts w:ascii="Times New Roman" w:eastAsia="宋体" w:hAnsi="Times New Roman" w:cs="Times New Roman" w:hint="eastAsia"/>
          <w:sz w:val="21"/>
          <w:szCs w:val="21"/>
          <w14:ligatures w14:val="none"/>
        </w:rPr>
        <w:t>，表示社交媒体情绪，为</w:t>
      </w:r>
      <w:r>
        <w:rPr>
          <w:rFonts w:ascii="Times New Roman" w:eastAsia="宋体" w:hAnsi="Times New Roman" w:cs="Times New Roman" w:hint="eastAsia"/>
          <w:sz w:val="21"/>
          <w:szCs w:val="21"/>
          <w14:ligatures w14:val="none"/>
        </w:rPr>
        <w:t>-1</w:t>
      </w:r>
      <w:r>
        <w:rPr>
          <w:rFonts w:ascii="Times New Roman" w:eastAsia="宋体" w:hAnsi="Times New Roman" w:cs="Times New Roman" w:hint="eastAsia"/>
          <w:sz w:val="21"/>
          <w:szCs w:val="21"/>
          <w14:ligatures w14:val="none"/>
        </w:rPr>
        <w:t>到</w:t>
      </w:r>
      <w:r>
        <w:rPr>
          <w:rFonts w:ascii="Times New Roman" w:eastAsia="宋体" w:hAnsi="Times New Roman" w:cs="Times New Roman" w:hint="eastAsia"/>
          <w:sz w:val="21"/>
          <w:szCs w:val="21"/>
          <w14:ligatures w14:val="none"/>
        </w:rPr>
        <w:t>1</w:t>
      </w:r>
      <w:r>
        <w:rPr>
          <w:rFonts w:ascii="Times New Roman" w:eastAsia="宋体" w:hAnsi="Times New Roman" w:cs="Times New Roman" w:hint="eastAsia"/>
          <w:sz w:val="21"/>
          <w:szCs w:val="21"/>
          <w14:ligatures w14:val="none"/>
        </w:rPr>
        <w:t>的数值，测度方式为调用</w:t>
      </w:r>
      <w:r w:rsidRPr="008B1E11">
        <w:rPr>
          <w:rFonts w:ascii="Times New Roman" w:eastAsia="宋体" w:hAnsi="Times New Roman" w:cs="Times New Roman" w:hint="eastAsia"/>
          <w:bCs/>
          <w:sz w:val="21"/>
          <w:szCs w:val="21"/>
          <w14:ligatures w14:val="none"/>
        </w:rPr>
        <w:t>Deepseek-V3</w:t>
      </w:r>
      <w:r>
        <w:rPr>
          <w:rFonts w:ascii="Times New Roman" w:eastAsia="宋体" w:hAnsi="Times New Roman" w:cs="Times New Roman" w:hint="eastAsia"/>
          <w:bCs/>
          <w:sz w:val="21"/>
          <w:szCs w:val="21"/>
          <w14:ligatures w14:val="none"/>
        </w:rPr>
        <w:t>的</w:t>
      </w:r>
      <w:r>
        <w:rPr>
          <w:rFonts w:ascii="Times New Roman" w:eastAsia="宋体" w:hAnsi="Times New Roman" w:cs="Times New Roman" w:hint="eastAsia"/>
          <w:bCs/>
          <w:sz w:val="21"/>
          <w:szCs w:val="21"/>
          <w14:ligatures w14:val="none"/>
        </w:rPr>
        <w:t>AP</w:t>
      </w:r>
      <w:r w:rsidR="0092094C">
        <w:rPr>
          <w:rFonts w:ascii="Times New Roman" w:eastAsia="宋体" w:hAnsi="Times New Roman" w:cs="Times New Roman" w:hint="eastAsia"/>
          <w:bCs/>
          <w:sz w:val="21"/>
          <w:szCs w:val="21"/>
          <w14:ligatures w14:val="none"/>
        </w:rPr>
        <w:t>I</w:t>
      </w:r>
      <w:r w:rsidR="0092094C">
        <w:rPr>
          <w:rFonts w:ascii="Times New Roman" w:eastAsia="宋体" w:hAnsi="Times New Roman" w:cs="Times New Roman" w:hint="eastAsia"/>
          <w:bCs/>
          <w:sz w:val="21"/>
          <w:szCs w:val="21"/>
          <w14:ligatures w14:val="none"/>
        </w:rPr>
        <w:t>，输入特定的</w:t>
      </w:r>
      <w:r w:rsidR="0092094C">
        <w:rPr>
          <w:rFonts w:ascii="Times New Roman" w:eastAsia="宋体" w:hAnsi="Times New Roman" w:cs="Times New Roman" w:hint="eastAsia"/>
          <w:bCs/>
          <w:sz w:val="21"/>
          <w:szCs w:val="21"/>
          <w14:ligatures w14:val="none"/>
        </w:rPr>
        <w:t>prompt</w:t>
      </w:r>
      <w:r w:rsidR="0092094C">
        <w:rPr>
          <w:rFonts w:ascii="Times New Roman" w:eastAsia="宋体" w:hAnsi="Times New Roman" w:cs="Times New Roman" w:hint="eastAsia"/>
          <w:bCs/>
          <w:sz w:val="21"/>
          <w:szCs w:val="21"/>
          <w14:ligatures w14:val="none"/>
        </w:rPr>
        <w:t>得到情绪分数</w:t>
      </w:r>
      <w:r>
        <w:rPr>
          <w:rFonts w:ascii="Times New Roman" w:eastAsia="宋体" w:hAnsi="Times New Roman" w:cs="Times New Roman" w:hint="eastAsia"/>
          <w:sz w:val="21"/>
          <w:szCs w:val="21"/>
          <w14:ligatures w14:val="none"/>
        </w:rPr>
        <w:t>。</w:t>
      </w:r>
      <w:r w:rsidR="0092094C">
        <w:rPr>
          <w:rFonts w:ascii="Times New Roman" w:eastAsia="宋体" w:hAnsi="Times New Roman" w:cs="Times New Roman" w:hint="eastAsia"/>
          <w:sz w:val="21"/>
          <w:szCs w:val="21"/>
          <w14:ligatures w14:val="none"/>
        </w:rPr>
        <w:t>本文使用的情绪测度方法，较现有的文献而言有所创新。过往的情绪测度方法主要为词典法与机器学习法。就词典法而言，</w:t>
      </w:r>
      <w:r w:rsidR="0092094C" w:rsidRPr="00C949E4">
        <w:rPr>
          <w:rFonts w:ascii="Times New Roman" w:eastAsia="宋体" w:hAnsi="Times New Roman" w:cs="Times New Roman" w:hint="eastAsia"/>
          <w:sz w:val="21"/>
          <w:szCs w:val="21"/>
          <w14:ligatures w14:val="none"/>
        </w:rPr>
        <w:t>姜富伟等</w:t>
      </w:r>
      <w:r w:rsidR="0092094C">
        <w:rPr>
          <w:rFonts w:ascii="Times New Roman" w:eastAsia="宋体" w:hAnsi="Times New Roman" w:cs="Times New Roman" w:hint="eastAsia"/>
          <w:sz w:val="21"/>
          <w:szCs w:val="21"/>
          <w14:ligatures w14:val="none"/>
        </w:rPr>
        <w:t>（</w:t>
      </w:r>
      <w:r w:rsidR="0092094C" w:rsidRPr="00C949E4">
        <w:rPr>
          <w:rFonts w:ascii="Times New Roman" w:eastAsia="宋体" w:hAnsi="Times New Roman" w:cs="Times New Roman" w:hint="eastAsia"/>
          <w:sz w:val="21"/>
          <w:szCs w:val="21"/>
          <w14:ligatures w14:val="none"/>
        </w:rPr>
        <w:t>2021</w:t>
      </w:r>
      <w:r w:rsidR="0092094C" w:rsidRPr="00C949E4">
        <w:rPr>
          <w:rFonts w:ascii="Times New Roman" w:eastAsia="宋体" w:hAnsi="Times New Roman" w:cs="Times New Roman" w:hint="eastAsia"/>
          <w:sz w:val="21"/>
          <w:szCs w:val="21"/>
          <w14:ligatures w14:val="none"/>
        </w:rPr>
        <w:t>）</w:t>
      </w:r>
      <w:r w:rsidR="0092094C">
        <w:rPr>
          <w:rFonts w:ascii="Times New Roman" w:eastAsia="宋体" w:hAnsi="Times New Roman" w:cs="Times New Roman" w:hint="eastAsia"/>
          <w:sz w:val="21"/>
          <w:szCs w:val="21"/>
          <w:vertAlign w:val="superscript"/>
          <w14:ligatures w14:val="none"/>
        </w:rPr>
        <w:t>[</w:t>
      </w:r>
      <w:r w:rsidR="0092094C" w:rsidRPr="00C949E4">
        <w:rPr>
          <w:rFonts w:ascii="Times New Roman" w:eastAsia="宋体" w:hAnsi="Times New Roman" w:cs="Times New Roman"/>
          <w:sz w:val="21"/>
          <w:szCs w:val="21"/>
          <w:vertAlign w:val="superscript"/>
          <w14:ligatures w14:val="none"/>
        </w:rPr>
        <w:endnoteReference w:id="18"/>
      </w:r>
      <w:r w:rsidR="0092094C">
        <w:rPr>
          <w:rFonts w:ascii="Times New Roman" w:eastAsia="宋体" w:hAnsi="Times New Roman" w:cs="Times New Roman" w:hint="eastAsia"/>
          <w:sz w:val="21"/>
          <w:szCs w:val="21"/>
          <w:vertAlign w:val="superscript"/>
          <w14:ligatures w14:val="none"/>
        </w:rPr>
        <w:t>]</w:t>
      </w:r>
      <w:r w:rsidR="0092094C" w:rsidRPr="007762A2">
        <w:rPr>
          <w:rFonts w:ascii="Times New Roman" w:eastAsia="宋体" w:hAnsi="Times New Roman" w:cs="Times New Roman" w:hint="eastAsia"/>
          <w:sz w:val="21"/>
          <w:szCs w:val="21"/>
          <w14:ligatures w14:val="none"/>
        </w:rPr>
        <w:t>基于</w:t>
      </w:r>
      <w:r w:rsidR="0092094C" w:rsidRPr="007762A2">
        <w:rPr>
          <w:rFonts w:ascii="Times New Roman" w:eastAsia="宋体" w:hAnsi="Times New Roman" w:cs="Times New Roman"/>
          <w:sz w:val="21"/>
          <w:szCs w:val="21"/>
          <w14:ligatures w14:val="none"/>
        </w:rPr>
        <w:t> word2vec </w:t>
      </w:r>
      <w:r w:rsidR="0092094C" w:rsidRPr="007762A2">
        <w:rPr>
          <w:rFonts w:ascii="Times New Roman" w:eastAsia="宋体" w:hAnsi="Times New Roman" w:cs="Times New Roman" w:hint="eastAsia"/>
          <w:sz w:val="21"/>
          <w:szCs w:val="21"/>
          <w14:ligatures w14:val="none"/>
        </w:rPr>
        <w:t>扩展</w:t>
      </w:r>
      <w:r w:rsidR="0092094C">
        <w:rPr>
          <w:rFonts w:ascii="Times New Roman" w:eastAsia="宋体" w:hAnsi="Times New Roman" w:cs="Times New Roman" w:hint="eastAsia"/>
          <w:sz w:val="21"/>
          <w:szCs w:val="21"/>
          <w14:ligatures w14:val="none"/>
        </w:rPr>
        <w:t>的金融词典，范小云等（</w:t>
      </w:r>
      <w:r w:rsidR="0092094C">
        <w:rPr>
          <w:rFonts w:ascii="Times New Roman" w:eastAsia="宋体" w:hAnsi="Times New Roman" w:cs="Times New Roman" w:hint="eastAsia"/>
          <w:sz w:val="21"/>
          <w:szCs w:val="21"/>
          <w14:ligatures w14:val="none"/>
        </w:rPr>
        <w:t>2022</w:t>
      </w:r>
      <w:r w:rsidR="0092094C">
        <w:rPr>
          <w:rFonts w:ascii="Times New Roman" w:eastAsia="宋体" w:hAnsi="Times New Roman" w:cs="Times New Roman" w:hint="eastAsia"/>
          <w:sz w:val="21"/>
          <w:szCs w:val="21"/>
          <w14:ligatures w14:val="none"/>
        </w:rPr>
        <w:t>）</w:t>
      </w:r>
      <w:r w:rsidR="0092094C">
        <w:rPr>
          <w:rFonts w:ascii="Times New Roman" w:eastAsia="宋体" w:hAnsi="Times New Roman" w:cs="Times New Roman" w:hint="eastAsia"/>
          <w:sz w:val="21"/>
          <w:szCs w:val="21"/>
          <w:vertAlign w:val="superscript"/>
          <w14:ligatures w14:val="none"/>
        </w:rPr>
        <w:t>[</w:t>
      </w:r>
      <w:r w:rsidR="0092094C" w:rsidRPr="00C949E4">
        <w:rPr>
          <w:rFonts w:ascii="Times New Roman" w:eastAsia="宋体" w:hAnsi="Times New Roman" w:cs="Times New Roman" w:hint="eastAsia"/>
          <w:sz w:val="21"/>
          <w:szCs w:val="21"/>
          <w:vertAlign w:val="superscript"/>
          <w14:ligatures w14:val="none"/>
        </w:rPr>
        <w:endnoteReference w:id="19"/>
      </w:r>
      <w:r w:rsidR="0092094C">
        <w:rPr>
          <w:rFonts w:ascii="Times New Roman" w:eastAsia="宋体" w:hAnsi="Times New Roman" w:cs="Times New Roman" w:hint="eastAsia"/>
          <w:sz w:val="21"/>
          <w:szCs w:val="21"/>
          <w:vertAlign w:val="superscript"/>
          <w14:ligatures w14:val="none"/>
        </w:rPr>
        <w:t>]</w:t>
      </w:r>
      <w:r w:rsidR="0092094C">
        <w:rPr>
          <w:rFonts w:ascii="Times New Roman" w:eastAsia="宋体" w:hAnsi="Times New Roman" w:cs="Times New Roman" w:hint="eastAsia"/>
          <w:sz w:val="21"/>
          <w:szCs w:val="21"/>
          <w14:ligatures w14:val="none"/>
        </w:rPr>
        <w:t>则基于</w:t>
      </w:r>
      <w:r w:rsidR="0092094C" w:rsidRPr="00C949E4">
        <w:rPr>
          <w:rFonts w:ascii="Times New Roman" w:eastAsia="宋体" w:hAnsi="Times New Roman" w:cs="Times New Roman" w:hint="eastAsia"/>
          <w:sz w:val="21"/>
          <w:szCs w:val="21"/>
          <w14:ligatures w14:val="none"/>
        </w:rPr>
        <w:t>于新闻报道和社交媒体构建金融情绪词典</w:t>
      </w:r>
      <w:r w:rsidR="0092094C">
        <w:rPr>
          <w:rFonts w:ascii="Times New Roman" w:eastAsia="宋体" w:hAnsi="Times New Roman" w:cs="Times New Roman" w:hint="eastAsia"/>
          <w:sz w:val="21"/>
          <w:szCs w:val="21"/>
          <w14:ligatures w14:val="none"/>
        </w:rPr>
        <w:t>。就深度学习法而言，</w:t>
      </w:r>
      <w:r w:rsidR="0092094C" w:rsidRPr="00CE1D9D">
        <w:rPr>
          <w:rFonts w:ascii="Times New Roman" w:eastAsia="宋体" w:hAnsi="Times New Roman" w:cs="Times New Roman" w:hint="eastAsia"/>
          <w:sz w:val="21"/>
          <w:szCs w:val="21"/>
          <w14:ligatures w14:val="none"/>
        </w:rPr>
        <w:t>Huang</w:t>
      </w:r>
      <w:r w:rsidR="0092094C" w:rsidRPr="00CE1D9D">
        <w:rPr>
          <w:rFonts w:ascii="Times New Roman" w:eastAsia="宋体" w:hAnsi="Times New Roman" w:cs="Times New Roman" w:hint="eastAsia"/>
          <w:sz w:val="21"/>
          <w:szCs w:val="21"/>
          <w14:ligatures w14:val="none"/>
        </w:rPr>
        <w:t>等（</w:t>
      </w:r>
      <w:r w:rsidR="0092094C" w:rsidRPr="00CE1D9D">
        <w:rPr>
          <w:rFonts w:ascii="Times New Roman" w:eastAsia="宋体" w:hAnsi="Times New Roman" w:cs="Times New Roman" w:hint="eastAsia"/>
          <w:sz w:val="21"/>
          <w:szCs w:val="21"/>
          <w14:ligatures w14:val="none"/>
        </w:rPr>
        <w:t>2023</w:t>
      </w:r>
      <w:r w:rsidR="0092094C" w:rsidRPr="00CE1D9D">
        <w:rPr>
          <w:rFonts w:ascii="Times New Roman" w:eastAsia="宋体" w:hAnsi="Times New Roman" w:cs="Times New Roman" w:hint="eastAsia"/>
          <w:sz w:val="21"/>
          <w:szCs w:val="21"/>
          <w14:ligatures w14:val="none"/>
        </w:rPr>
        <w:t>）</w:t>
      </w:r>
      <w:r w:rsidR="0092094C">
        <w:rPr>
          <w:rStyle w:val="aff6"/>
          <w:rFonts w:ascii="Times New Roman" w:eastAsia="宋体" w:hAnsi="Times New Roman" w:cs="Times New Roman"/>
          <w:sz w:val="21"/>
          <w:szCs w:val="21"/>
          <w14:ligatures w14:val="none"/>
        </w:rPr>
        <w:endnoteReference w:id="20"/>
      </w:r>
      <w:r w:rsidR="0092094C" w:rsidRPr="00CE1D9D">
        <w:rPr>
          <w:rFonts w:ascii="Times New Roman" w:eastAsia="宋体" w:hAnsi="Times New Roman" w:cs="Times New Roman" w:hint="eastAsia"/>
          <w:sz w:val="21"/>
          <w:szCs w:val="21"/>
          <w14:ligatures w14:val="none"/>
        </w:rPr>
        <w:t>通过美国市场数据验证了</w:t>
      </w:r>
      <w:r w:rsidR="0092094C" w:rsidRPr="00CE1D9D">
        <w:rPr>
          <w:rFonts w:ascii="Times New Roman" w:eastAsia="宋体" w:hAnsi="Times New Roman" w:cs="Times New Roman" w:hint="eastAsia"/>
          <w:sz w:val="21"/>
          <w:szCs w:val="21"/>
          <w14:ligatures w14:val="none"/>
        </w:rPr>
        <w:t>BERT</w:t>
      </w:r>
      <w:r w:rsidR="0092094C" w:rsidRPr="00CE1D9D">
        <w:rPr>
          <w:rFonts w:ascii="Times New Roman" w:eastAsia="宋体" w:hAnsi="Times New Roman" w:cs="Times New Roman" w:hint="eastAsia"/>
          <w:sz w:val="21"/>
          <w:szCs w:val="21"/>
          <w14:ligatures w14:val="none"/>
        </w:rPr>
        <w:t>在情绪分类和回报预测中的优越性</w:t>
      </w:r>
      <w:r w:rsidR="0092094C">
        <w:rPr>
          <w:rFonts w:ascii="Times New Roman" w:eastAsia="宋体" w:hAnsi="Times New Roman" w:cs="Times New Roman" w:hint="eastAsia"/>
          <w:sz w:val="21"/>
          <w:szCs w:val="21"/>
          <w14:ligatures w14:val="none"/>
        </w:rPr>
        <w:t>。</w:t>
      </w:r>
      <w:r w:rsidR="0092094C" w:rsidRPr="00CE1D9D">
        <w:rPr>
          <w:rFonts w:ascii="Times New Roman" w:eastAsia="宋体" w:hAnsi="Times New Roman" w:cs="Times New Roman"/>
          <w:sz w:val="21"/>
          <w:szCs w:val="21"/>
          <w14:ligatures w14:val="none"/>
        </w:rPr>
        <w:t>姜富伟</w:t>
      </w:r>
      <w:r w:rsidR="0092094C">
        <w:rPr>
          <w:rFonts w:ascii="Times New Roman" w:eastAsia="宋体" w:hAnsi="Times New Roman" w:cs="Times New Roman" w:hint="eastAsia"/>
          <w:sz w:val="21"/>
          <w:szCs w:val="21"/>
          <w14:ligatures w14:val="none"/>
        </w:rPr>
        <w:t>等（</w:t>
      </w:r>
      <w:r w:rsidR="0092094C" w:rsidRPr="00CE1D9D">
        <w:rPr>
          <w:rFonts w:ascii="Times New Roman" w:eastAsia="宋体" w:hAnsi="Times New Roman" w:cs="Times New Roman"/>
          <w:sz w:val="21"/>
          <w:szCs w:val="21"/>
          <w14:ligatures w14:val="none"/>
        </w:rPr>
        <w:t>2024</w:t>
      </w:r>
      <w:r w:rsidR="0092094C" w:rsidRPr="00CE1D9D">
        <w:rPr>
          <w:rFonts w:ascii="Times New Roman" w:eastAsia="宋体" w:hAnsi="Times New Roman" w:cs="Times New Roman"/>
          <w:sz w:val="21"/>
          <w:szCs w:val="21"/>
          <w14:ligatures w14:val="none"/>
        </w:rPr>
        <w:t>）</w:t>
      </w:r>
      <w:r w:rsidR="0092094C">
        <w:rPr>
          <w:rStyle w:val="aff6"/>
          <w:rFonts w:ascii="Times New Roman" w:eastAsia="宋体" w:hAnsi="Times New Roman" w:cs="Times New Roman"/>
          <w:sz w:val="21"/>
          <w:szCs w:val="21"/>
          <w14:ligatures w14:val="none"/>
        </w:rPr>
        <w:endnoteReference w:id="21"/>
      </w:r>
      <w:r w:rsidR="0092094C">
        <w:rPr>
          <w:rFonts w:ascii="Times New Roman" w:eastAsia="宋体" w:hAnsi="Times New Roman" w:cs="Times New Roman" w:hint="eastAsia"/>
          <w:sz w:val="21"/>
          <w:szCs w:val="21"/>
          <w14:ligatures w14:val="none"/>
        </w:rPr>
        <w:t>则实现了深度学习模型</w:t>
      </w:r>
      <w:r w:rsidR="0092094C">
        <w:rPr>
          <w:rFonts w:ascii="Times New Roman" w:eastAsia="宋体" w:hAnsi="Times New Roman" w:cs="Times New Roman" w:hint="eastAsia"/>
          <w:sz w:val="21"/>
          <w:szCs w:val="21"/>
          <w14:ligatures w14:val="none"/>
        </w:rPr>
        <w:t>BERT</w:t>
      </w:r>
      <w:r w:rsidR="0092094C">
        <w:rPr>
          <w:rFonts w:ascii="Times New Roman" w:eastAsia="宋体" w:hAnsi="Times New Roman" w:cs="Times New Roman" w:hint="eastAsia"/>
          <w:sz w:val="21"/>
          <w:szCs w:val="21"/>
          <w14:ligatures w14:val="none"/>
        </w:rPr>
        <w:t>在中文领域的运用。</w:t>
      </w:r>
      <w:commentRangeStart w:id="71"/>
      <w:r w:rsidR="0092094C">
        <w:rPr>
          <w:rFonts w:ascii="Times New Roman" w:eastAsia="宋体" w:hAnsi="Times New Roman" w:cs="Times New Roman" w:hint="eastAsia"/>
          <w:sz w:val="21"/>
          <w:szCs w:val="21"/>
          <w14:ligatures w14:val="none"/>
        </w:rPr>
        <w:t>而大语言模型能够有效缓解词典法和深度学习法的迁移性问题和识别偏误</w:t>
      </w:r>
      <w:commentRangeEnd w:id="71"/>
      <w:r w:rsidR="00BA63F6">
        <w:rPr>
          <w:rStyle w:val="affa"/>
          <w:rFonts w:ascii="Times New Roman" w:eastAsia="宋体" w:hAnsi="Times New Roman" w:cs="Times New Roman"/>
          <w14:ligatures w14:val="none"/>
        </w:rPr>
        <w:commentReference w:id="71"/>
      </w:r>
      <w:r w:rsidR="0092094C">
        <w:rPr>
          <w:rFonts w:ascii="Times New Roman" w:eastAsia="宋体" w:hAnsi="Times New Roman" w:cs="Times New Roman" w:hint="eastAsia"/>
          <w:sz w:val="21"/>
          <w:szCs w:val="21"/>
          <w14:ligatures w14:val="none"/>
        </w:rPr>
        <w:t>。</w:t>
      </w:r>
    </w:p>
    <w:p w14:paraId="084BDE54" w14:textId="1127B98F" w:rsidR="00C90EBD" w:rsidRDefault="00C90EBD" w:rsidP="0092094C">
      <w:pPr>
        <w:overflowPunct w:val="0"/>
        <w:spacing w:after="0" w:line="240" w:lineRule="auto"/>
        <w:ind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机制变量构建自东方财富股吧评论，选择事件窗口期新闻所涉股票的股吧的评论作为文本，依次测度情绪后输出为最终的情绪分数，即为</w:t>
      </w:r>
    </w:p>
    <w:p w14:paraId="619CF649" w14:textId="77777777" w:rsidR="00C90EBD" w:rsidRDefault="00C90EBD" w:rsidP="00C90EBD">
      <w:pPr>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sz w:val="21"/>
          <w:szCs w:val="21"/>
          <w14:ligatures w14:val="none"/>
        </w:rPr>
        <w:tab/>
      </w:r>
      <m:oMath>
        <m:r>
          <w:rPr>
            <w:rFonts w:ascii="Cambria Math" w:eastAsia="宋体" w:hAnsi="Cambria Math" w:cs="Times New Roman"/>
            <w:sz w:val="21"/>
            <w:szCs w:val="21"/>
            <w14:ligatures w14:val="none"/>
          </w:rPr>
          <m:t>Medi</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a</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f>
          <m:fPr>
            <m:ctrlPr>
              <w:rPr>
                <w:rFonts w:ascii="Cambria Math" w:eastAsia="宋体" w:hAnsi="Cambria Math" w:cs="Times New Roman"/>
                <w:i/>
                <w:sz w:val="21"/>
                <w:szCs w:val="21"/>
                <w14:ligatures w14:val="none"/>
              </w:rPr>
            </m:ctrlPr>
          </m:fPr>
          <m:num>
            <m:r>
              <w:rPr>
                <w:rFonts w:ascii="Cambria Math" w:eastAsia="宋体" w:hAnsi="Cambria Math" w:cs="Times New Roman"/>
                <w:sz w:val="21"/>
                <w:szCs w:val="21"/>
                <w14:ligatures w14:val="none"/>
              </w:rPr>
              <m:t>1</m:t>
            </m:r>
          </m:num>
          <m:den>
            <m:r>
              <w:rPr>
                <w:rFonts w:ascii="Cambria Math" w:eastAsia="宋体" w:hAnsi="Cambria Math" w:cs="Times New Roman"/>
                <w:sz w:val="21"/>
                <w:szCs w:val="21"/>
                <w14:ligatures w14:val="none"/>
              </w:rPr>
              <m:t>n</m:t>
            </m:r>
          </m:den>
        </m:f>
        <m:nary>
          <m:naryPr>
            <m:chr m:val="∑"/>
            <m:limLoc m:val="undOvr"/>
            <m:ctrlPr>
              <w:rPr>
                <w:rFonts w:ascii="Cambria Math" w:eastAsia="宋体" w:hAnsi="Cambria Math" w:cs="Times New Roman"/>
                <w:i/>
                <w:sz w:val="21"/>
                <w:szCs w:val="21"/>
                <w14:ligatures w14:val="none"/>
              </w:rPr>
            </m:ctrlPr>
          </m:naryPr>
          <m:sub>
            <m:r>
              <w:rPr>
                <w:rFonts w:ascii="Cambria Math" w:eastAsia="宋体" w:hAnsi="Cambria Math" w:cs="Times New Roman"/>
                <w:sz w:val="21"/>
                <w:szCs w:val="21"/>
                <w14:ligatures w14:val="none"/>
              </w:rPr>
              <m:t>i=1</m:t>
            </m:r>
          </m:sub>
          <m:sup>
            <m:r>
              <w:rPr>
                <w:rFonts w:ascii="Cambria Math" w:eastAsia="宋体" w:hAnsi="Cambria Math" w:cs="Times New Roman"/>
                <w:sz w:val="21"/>
                <w:szCs w:val="21"/>
                <w14:ligatures w14:val="none"/>
              </w:rPr>
              <m:t>n</m:t>
            </m:r>
          </m:sup>
          <m:e>
            <m:r>
              <w:rPr>
                <w:rFonts w:ascii="Cambria Math" w:eastAsia="宋体" w:hAnsi="Cambria Math" w:cs="Times New Roman"/>
                <w:sz w:val="21"/>
                <w:szCs w:val="21"/>
                <w14:ligatures w14:val="none"/>
              </w:rPr>
              <m:t>commentSentimen</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t</m:t>
                </m:r>
              </m:e>
              <m:sub>
                <m:r>
                  <w:rPr>
                    <w:rFonts w:ascii="Cambria Math" w:eastAsia="宋体" w:hAnsi="Cambria Math" w:cs="Times New Roman"/>
                    <w:sz w:val="21"/>
                    <w:szCs w:val="21"/>
                    <w14:ligatures w14:val="none"/>
                  </w:rPr>
                  <m:t>j</m:t>
                </m:r>
              </m:sub>
            </m:sSub>
          </m:e>
        </m:nary>
      </m:oMath>
    </w:p>
    <w:p w14:paraId="5DA12A15" w14:textId="77777777" w:rsidR="00C90EBD" w:rsidRPr="00AB3288" w:rsidRDefault="00C90EBD" w:rsidP="00C90EBD">
      <w:pPr>
        <w:overflowPunct w:val="0"/>
        <w:spacing w:after="0" w:line="240" w:lineRule="auto"/>
        <w:jc w:val="both"/>
        <w:rPr>
          <w:rFonts w:ascii="Times New Roman" w:eastAsia="宋体" w:hAnsi="Times New Roman" w:cs="Times New Roman"/>
          <w:bCs/>
          <w:sz w:val="21"/>
          <w:szCs w:val="21"/>
          <w14:ligatures w14:val="none"/>
        </w:rPr>
      </w:pPr>
      <w:r w:rsidRPr="00BF6C79">
        <w:rPr>
          <w:rFonts w:ascii="Times New Roman" w:eastAsia="宋体" w:hAnsi="Times New Roman" w:cs="Times New Roman" w:hint="eastAsia"/>
          <w:b/>
          <w:bCs/>
          <w:sz w:val="21"/>
          <w:szCs w:val="21"/>
          <w14:ligatures w14:val="none"/>
        </w:rPr>
        <w:t>3.2.</w:t>
      </w:r>
      <w:r>
        <w:rPr>
          <w:rFonts w:ascii="Times New Roman" w:eastAsia="宋体" w:hAnsi="Times New Roman" w:cs="Times New Roman" w:hint="eastAsia"/>
          <w:b/>
          <w:bCs/>
          <w:sz w:val="21"/>
          <w:szCs w:val="21"/>
          <w14:ligatures w14:val="none"/>
        </w:rPr>
        <w:t>4</w:t>
      </w:r>
      <w:r w:rsidRPr="00BF6C79">
        <w:rPr>
          <w:rFonts w:ascii="Times New Roman" w:eastAsia="宋体" w:hAnsi="Times New Roman" w:cs="Times New Roman" w:hint="eastAsia"/>
          <w:b/>
          <w:bCs/>
          <w:sz w:val="21"/>
          <w:szCs w:val="21"/>
          <w14:ligatures w14:val="none"/>
        </w:rPr>
        <w:t xml:space="preserve"> </w:t>
      </w:r>
      <w:r w:rsidRPr="00BF6C79">
        <w:rPr>
          <w:rFonts w:ascii="Times New Roman" w:eastAsia="宋体" w:hAnsi="Times New Roman" w:cs="Times New Roman" w:hint="eastAsia"/>
          <w:b/>
          <w:bCs/>
          <w:sz w:val="21"/>
          <w:szCs w:val="21"/>
          <w14:ligatures w14:val="none"/>
        </w:rPr>
        <w:t>控制变量</w:t>
      </w:r>
    </w:p>
    <w:p w14:paraId="0AD8401F" w14:textId="77777777" w:rsidR="00C90EBD" w:rsidRDefault="00C90EBD" w:rsidP="00C90EBD">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本文</w:t>
      </w:r>
      <w:r>
        <w:rPr>
          <w:rFonts w:ascii="Times New Roman" w:eastAsia="宋体" w:hAnsi="Times New Roman" w:cs="Times New Roman" w:hint="eastAsia"/>
          <w:sz w:val="21"/>
          <w:szCs w:val="21"/>
          <w14:ligatures w14:val="none"/>
        </w:rPr>
        <w:t>参考现有研究</w:t>
      </w:r>
      <w:r w:rsidRPr="00C949E4">
        <w:rPr>
          <w:rFonts w:ascii="Times New Roman" w:eastAsia="宋体" w:hAnsi="Times New Roman" w:cs="Times New Roman" w:hint="eastAsia"/>
          <w:sz w:val="21"/>
          <w:szCs w:val="21"/>
          <w14:ligatures w14:val="none"/>
        </w:rPr>
        <w:t>（刘建秋，</w:t>
      </w:r>
      <w:r w:rsidRPr="00C949E4">
        <w:rPr>
          <w:rFonts w:ascii="Times New Roman" w:eastAsia="宋体" w:hAnsi="Times New Roman" w:cs="Times New Roman" w:hint="eastAsia"/>
          <w:sz w:val="21"/>
          <w:szCs w:val="21"/>
          <w14:ligatures w14:val="none"/>
        </w:rPr>
        <w:t>2024</w:t>
      </w:r>
      <w:r w:rsidRPr="00C949E4">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vertAlign w:val="superscript"/>
          <w14:ligatures w14:val="none"/>
        </w:rPr>
        <w:endnoteReference w:id="22"/>
      </w:r>
      <w:r>
        <w:rPr>
          <w:rFonts w:ascii="Times New Roman" w:eastAsia="宋体" w:hAnsi="Times New Roman" w:cs="Times New Roman" w:hint="eastAsia"/>
          <w:sz w:val="21"/>
          <w:szCs w:val="21"/>
          <w:vertAlign w:val="superscript"/>
          <w14:ligatures w14:val="none"/>
        </w:rPr>
        <w:t>]</w:t>
      </w:r>
      <w:r>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加入以下控制变量</w:t>
      </w:r>
      <w:r>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公司规模</w:t>
      </w:r>
      <w:r w:rsidRPr="00C949E4">
        <w:rPr>
          <w:rFonts w:ascii="Times New Roman" w:eastAsia="宋体" w:hAnsi="Times New Roman" w:cs="Times New Roman" w:hint="eastAsia"/>
          <w:sz w:val="21"/>
          <w:szCs w:val="21"/>
          <w14:ligatures w14:val="none"/>
        </w:rPr>
        <w:t xml:space="preserve">(Size) </w:t>
      </w:r>
      <w:r w:rsidRPr="00C949E4">
        <w:rPr>
          <w:rFonts w:ascii="Times New Roman" w:eastAsia="宋体" w:hAnsi="Times New Roman" w:cs="Times New Roman" w:hint="eastAsia"/>
          <w:sz w:val="21"/>
          <w:szCs w:val="21"/>
          <w14:ligatures w14:val="none"/>
        </w:rPr>
        <w:t>、净资产负债率</w:t>
      </w:r>
      <w:r w:rsidRPr="00C949E4">
        <w:rPr>
          <w:rFonts w:ascii="Times New Roman" w:eastAsia="宋体" w:hAnsi="Times New Roman" w:cs="Times New Roman" w:hint="eastAsia"/>
          <w:sz w:val="21"/>
          <w:szCs w:val="21"/>
          <w14:ligatures w14:val="none"/>
        </w:rPr>
        <w:t xml:space="preserve">(ND) </w:t>
      </w:r>
      <w:r w:rsidRPr="00C949E4">
        <w:rPr>
          <w:rFonts w:ascii="Times New Roman" w:eastAsia="宋体" w:hAnsi="Times New Roman" w:cs="Times New Roman" w:hint="eastAsia"/>
          <w:sz w:val="21"/>
          <w:szCs w:val="21"/>
          <w14:ligatures w14:val="none"/>
        </w:rPr>
        <w:t>、资产负债率</w:t>
      </w:r>
      <w:r w:rsidRPr="00C949E4">
        <w:rPr>
          <w:rFonts w:ascii="Times New Roman" w:eastAsia="宋体" w:hAnsi="Times New Roman" w:cs="Times New Roman" w:hint="eastAsia"/>
          <w:sz w:val="21"/>
          <w:szCs w:val="21"/>
          <w14:ligatures w14:val="none"/>
        </w:rPr>
        <w:t xml:space="preserve">( Lev) </w:t>
      </w:r>
      <w:r w:rsidRPr="00C949E4">
        <w:rPr>
          <w:rFonts w:ascii="Times New Roman" w:eastAsia="宋体" w:hAnsi="Times New Roman" w:cs="Times New Roman" w:hint="eastAsia"/>
          <w:sz w:val="21"/>
          <w:szCs w:val="21"/>
          <w14:ligatures w14:val="none"/>
        </w:rPr>
        <w:t>、流动比率</w:t>
      </w:r>
      <w:r w:rsidRPr="00C949E4">
        <w:rPr>
          <w:rFonts w:ascii="Times New Roman" w:eastAsia="宋体" w:hAnsi="Times New Roman" w:cs="Times New Roman" w:hint="eastAsia"/>
          <w:sz w:val="21"/>
          <w:szCs w:val="21"/>
          <w14:ligatures w14:val="none"/>
        </w:rPr>
        <w:t xml:space="preserve">(QR) </w:t>
      </w:r>
      <w:r w:rsidRPr="00C949E4">
        <w:rPr>
          <w:rFonts w:ascii="Times New Roman" w:eastAsia="宋体" w:hAnsi="Times New Roman" w:cs="Times New Roman" w:hint="eastAsia"/>
          <w:sz w:val="21"/>
          <w:szCs w:val="21"/>
          <w14:ligatures w14:val="none"/>
        </w:rPr>
        <w:t>、产权性质</w:t>
      </w:r>
      <w:r w:rsidRPr="00C949E4">
        <w:rPr>
          <w:rFonts w:ascii="Times New Roman" w:eastAsia="宋体" w:hAnsi="Times New Roman" w:cs="Times New Roman" w:hint="eastAsia"/>
          <w:sz w:val="21"/>
          <w:szCs w:val="21"/>
          <w14:ligatures w14:val="none"/>
        </w:rPr>
        <w:t xml:space="preserve">(Soe) </w:t>
      </w:r>
      <w:r w:rsidRPr="00C949E4">
        <w:rPr>
          <w:rFonts w:ascii="Times New Roman" w:eastAsia="宋体" w:hAnsi="Times New Roman" w:cs="Times New Roman" w:hint="eastAsia"/>
          <w:sz w:val="21"/>
          <w:szCs w:val="21"/>
          <w14:ligatures w14:val="none"/>
        </w:rPr>
        <w:t>、速动比率</w:t>
      </w:r>
      <w:r w:rsidRPr="00C949E4">
        <w:rPr>
          <w:rFonts w:ascii="Times New Roman" w:eastAsia="宋体" w:hAnsi="Times New Roman" w:cs="Times New Roman" w:hint="eastAsia"/>
          <w:sz w:val="21"/>
          <w:szCs w:val="21"/>
          <w14:ligatures w14:val="none"/>
        </w:rPr>
        <w:t>(CR)</w:t>
      </w:r>
      <w:r w:rsidRPr="00C949E4">
        <w:rPr>
          <w:rFonts w:ascii="Times New Roman" w:eastAsia="宋体" w:hAnsi="Times New Roman" w:cs="Times New Roman" w:hint="eastAsia"/>
          <w:sz w:val="21"/>
          <w:szCs w:val="21"/>
          <w14:ligatures w14:val="none"/>
        </w:rPr>
        <w:t>、两职合一</w:t>
      </w:r>
      <w:r w:rsidRPr="00C949E4">
        <w:rPr>
          <w:rFonts w:ascii="Times New Roman" w:eastAsia="宋体" w:hAnsi="Times New Roman" w:cs="Times New Roman" w:hint="eastAsia"/>
          <w:sz w:val="21"/>
          <w:szCs w:val="21"/>
          <w14:ligatures w14:val="none"/>
        </w:rPr>
        <w:t xml:space="preserve">(Dual) </w:t>
      </w:r>
      <w:r w:rsidRPr="00C949E4">
        <w:rPr>
          <w:rFonts w:ascii="Times New Roman" w:eastAsia="宋体" w:hAnsi="Times New Roman" w:cs="Times New Roman" w:hint="eastAsia"/>
          <w:sz w:val="21"/>
          <w:szCs w:val="21"/>
          <w14:ligatures w14:val="none"/>
        </w:rPr>
        <w:t>、年报总资产周转率</w:t>
      </w:r>
      <w:r w:rsidRPr="00C949E4">
        <w:rPr>
          <w:rFonts w:ascii="Times New Roman" w:eastAsia="宋体" w:hAnsi="Times New Roman" w:cs="Times New Roman" w:hint="eastAsia"/>
          <w:sz w:val="21"/>
          <w:szCs w:val="21"/>
          <w14:ligatures w14:val="none"/>
        </w:rPr>
        <w:t>(AT)</w:t>
      </w:r>
      <w:r w:rsidRPr="00C949E4">
        <w:rPr>
          <w:rFonts w:ascii="Times New Roman" w:eastAsia="宋体" w:hAnsi="Times New Roman" w:cs="Times New Roman" w:hint="eastAsia"/>
          <w:sz w:val="21"/>
          <w:szCs w:val="21"/>
          <w14:ligatures w14:val="none"/>
        </w:rPr>
        <w:t>、独立董事比例</w:t>
      </w:r>
      <w:r w:rsidRPr="00C949E4">
        <w:rPr>
          <w:rFonts w:ascii="Times New Roman" w:eastAsia="宋体" w:hAnsi="Times New Roman" w:cs="Times New Roman" w:hint="eastAsia"/>
          <w:sz w:val="21"/>
          <w:szCs w:val="21"/>
          <w14:ligatures w14:val="none"/>
        </w:rPr>
        <w:t xml:space="preserve">(Indep) </w:t>
      </w:r>
      <w:r w:rsidRPr="00C949E4">
        <w:rPr>
          <w:rFonts w:ascii="Times New Roman" w:eastAsia="宋体" w:hAnsi="Times New Roman" w:cs="Times New Roman" w:hint="eastAsia"/>
          <w:sz w:val="21"/>
          <w:szCs w:val="21"/>
          <w14:ligatures w14:val="none"/>
        </w:rPr>
        <w:t>、年报营业利润率</w:t>
      </w:r>
      <w:r w:rsidRPr="00C949E4">
        <w:rPr>
          <w:rFonts w:ascii="Times New Roman" w:eastAsia="宋体" w:hAnsi="Times New Roman" w:cs="Times New Roman" w:hint="eastAsia"/>
          <w:sz w:val="21"/>
          <w:szCs w:val="21"/>
          <w14:ligatures w14:val="none"/>
        </w:rPr>
        <w:t>(OPM)</w:t>
      </w:r>
      <w:r w:rsidRPr="00C949E4">
        <w:rPr>
          <w:rFonts w:ascii="Times New Roman" w:eastAsia="宋体" w:hAnsi="Times New Roman" w:cs="Times New Roman" w:hint="eastAsia"/>
          <w:sz w:val="21"/>
          <w:szCs w:val="21"/>
          <w14:ligatures w14:val="none"/>
        </w:rPr>
        <w:t>、审计师是否来自四大</w:t>
      </w:r>
      <w:r w:rsidRPr="00C949E4">
        <w:rPr>
          <w:rFonts w:ascii="Times New Roman" w:eastAsia="宋体" w:hAnsi="Times New Roman" w:cs="Times New Roman" w:hint="eastAsia"/>
          <w:sz w:val="21"/>
          <w:szCs w:val="21"/>
          <w14:ligatures w14:val="none"/>
        </w:rPr>
        <w:t xml:space="preserve">( Big4) </w:t>
      </w:r>
      <w:r w:rsidRPr="00C949E4">
        <w:rPr>
          <w:rFonts w:ascii="Times New Roman" w:eastAsia="宋体" w:hAnsi="Times New Roman" w:cs="Times New Roman" w:hint="eastAsia"/>
          <w:sz w:val="21"/>
          <w:szCs w:val="21"/>
          <w14:ligatures w14:val="none"/>
        </w:rPr>
        <w:t>。除此之外，为控制遗漏变量的影响，还加入了时间、行业和公司层面的个体固定效应。主要变量及其测度见表</w:t>
      </w:r>
      <w:r w:rsidRPr="00C949E4">
        <w:rPr>
          <w:rFonts w:ascii="Times New Roman" w:eastAsia="宋体" w:hAnsi="Times New Roman" w:cs="Times New Roman" w:hint="eastAsia"/>
          <w:sz w:val="21"/>
          <w:szCs w:val="21"/>
          <w14:ligatures w14:val="none"/>
        </w:rPr>
        <w:t>1</w:t>
      </w:r>
      <w:r w:rsidRPr="00C949E4">
        <w:rPr>
          <w:rFonts w:ascii="Times New Roman" w:eastAsia="宋体" w:hAnsi="Times New Roman" w:cs="Times New Roman" w:hint="eastAsia"/>
          <w:sz w:val="21"/>
          <w:szCs w:val="21"/>
          <w14:ligatures w14:val="none"/>
        </w:rPr>
        <w:t>。</w:t>
      </w:r>
    </w:p>
    <w:p w14:paraId="2520AC98" w14:textId="77777777" w:rsidR="00C90EBD" w:rsidRPr="00C949E4" w:rsidRDefault="00C90EBD" w:rsidP="00C90EBD">
      <w:pPr>
        <w:overflowPunct w:val="0"/>
        <w:spacing w:after="0" w:line="240" w:lineRule="auto"/>
        <w:ind w:firstLineChars="200" w:firstLine="420"/>
        <w:jc w:val="both"/>
        <w:rPr>
          <w:rFonts w:ascii="Times New Roman" w:eastAsia="宋体" w:hAnsi="Times New Roman" w:cs="Times New Roman"/>
          <w:sz w:val="21"/>
          <w:szCs w:val="21"/>
          <w14:ligatures w14:val="none"/>
        </w:rPr>
      </w:pPr>
    </w:p>
    <w:tbl>
      <w:tblPr>
        <w:tblStyle w:val="aff4"/>
        <w:tblW w:w="4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3"/>
        <w:gridCol w:w="1262"/>
        <w:gridCol w:w="2121"/>
      </w:tblGrid>
      <w:tr w:rsidR="00C90EBD" w:rsidRPr="00C949E4" w14:paraId="5A169F4B" w14:textId="77777777" w:rsidTr="005A0600">
        <w:tc>
          <w:tcPr>
            <w:tcW w:w="4606" w:type="dxa"/>
            <w:gridSpan w:val="3"/>
            <w:tcBorders>
              <w:top w:val="single" w:sz="4" w:space="0" w:color="auto"/>
              <w:bottom w:val="single" w:sz="4" w:space="0" w:color="auto"/>
            </w:tcBorders>
          </w:tcPr>
          <w:p w14:paraId="718A1A0F" w14:textId="77777777" w:rsidR="00C90EBD" w:rsidRPr="00C949E4" w:rsidRDefault="00C90EBD" w:rsidP="005A0600">
            <w:pPr>
              <w:overflowPunct w:val="0"/>
              <w:jc w:val="center"/>
              <w:rPr>
                <w:sz w:val="18"/>
                <w:szCs w:val="18"/>
              </w:rPr>
            </w:pPr>
            <w:r w:rsidRPr="00C949E4">
              <w:rPr>
                <w:rFonts w:hint="eastAsia"/>
                <w:sz w:val="18"/>
                <w:szCs w:val="18"/>
              </w:rPr>
              <w:t>表</w:t>
            </w:r>
            <w:r w:rsidRPr="00C949E4">
              <w:rPr>
                <w:rFonts w:hint="eastAsia"/>
                <w:sz w:val="18"/>
                <w:szCs w:val="18"/>
              </w:rPr>
              <w:t xml:space="preserve"> 1 </w:t>
            </w:r>
            <w:r w:rsidRPr="00C949E4">
              <w:rPr>
                <w:rFonts w:hint="eastAsia"/>
                <w:sz w:val="18"/>
                <w:szCs w:val="18"/>
              </w:rPr>
              <w:t>变量的定义</w:t>
            </w:r>
          </w:p>
        </w:tc>
      </w:tr>
      <w:tr w:rsidR="00C90EBD" w:rsidRPr="00C949E4" w14:paraId="2D600C0A" w14:textId="77777777" w:rsidTr="005A0600">
        <w:tc>
          <w:tcPr>
            <w:tcW w:w="1223" w:type="dxa"/>
            <w:tcBorders>
              <w:top w:val="single" w:sz="4" w:space="0" w:color="auto"/>
            </w:tcBorders>
          </w:tcPr>
          <w:p w14:paraId="30E9E52D" w14:textId="77777777" w:rsidR="00C90EBD" w:rsidRPr="00C949E4" w:rsidRDefault="00C90EBD" w:rsidP="005A0600">
            <w:pPr>
              <w:overflowPunct w:val="0"/>
              <w:rPr>
                <w:sz w:val="18"/>
                <w:szCs w:val="18"/>
              </w:rPr>
            </w:pPr>
            <w:r w:rsidRPr="00C949E4">
              <w:rPr>
                <w:rFonts w:hint="eastAsia"/>
                <w:sz w:val="18"/>
                <w:szCs w:val="18"/>
              </w:rPr>
              <w:t>变量类别</w:t>
            </w:r>
          </w:p>
        </w:tc>
        <w:tc>
          <w:tcPr>
            <w:tcW w:w="1262" w:type="dxa"/>
            <w:tcBorders>
              <w:top w:val="single" w:sz="4" w:space="0" w:color="auto"/>
            </w:tcBorders>
          </w:tcPr>
          <w:p w14:paraId="1809BC87" w14:textId="77777777" w:rsidR="00C90EBD" w:rsidRPr="00C949E4" w:rsidRDefault="00C90EBD" w:rsidP="005A0600">
            <w:pPr>
              <w:overflowPunct w:val="0"/>
              <w:rPr>
                <w:sz w:val="18"/>
                <w:szCs w:val="18"/>
              </w:rPr>
            </w:pPr>
            <w:r w:rsidRPr="00C949E4">
              <w:rPr>
                <w:rFonts w:hint="eastAsia"/>
                <w:sz w:val="18"/>
                <w:szCs w:val="18"/>
              </w:rPr>
              <w:t>变量符号</w:t>
            </w:r>
          </w:p>
        </w:tc>
        <w:tc>
          <w:tcPr>
            <w:tcW w:w="2121" w:type="dxa"/>
            <w:tcBorders>
              <w:top w:val="single" w:sz="4" w:space="0" w:color="auto"/>
            </w:tcBorders>
          </w:tcPr>
          <w:p w14:paraId="48923DF7" w14:textId="77777777" w:rsidR="00C90EBD" w:rsidRPr="00C949E4" w:rsidRDefault="00C90EBD" w:rsidP="005A0600">
            <w:pPr>
              <w:overflowPunct w:val="0"/>
              <w:rPr>
                <w:sz w:val="18"/>
                <w:szCs w:val="18"/>
              </w:rPr>
            </w:pPr>
            <w:r w:rsidRPr="00C949E4">
              <w:rPr>
                <w:rFonts w:hint="eastAsia"/>
                <w:sz w:val="18"/>
                <w:szCs w:val="18"/>
              </w:rPr>
              <w:t>变量说明</w:t>
            </w:r>
          </w:p>
        </w:tc>
      </w:tr>
      <w:tr w:rsidR="00C90EBD" w:rsidRPr="00C949E4" w14:paraId="7D7BD3D4" w14:textId="77777777" w:rsidTr="005A0600">
        <w:tc>
          <w:tcPr>
            <w:tcW w:w="1223" w:type="dxa"/>
          </w:tcPr>
          <w:p w14:paraId="58BAB745" w14:textId="77777777" w:rsidR="00C90EBD" w:rsidRPr="00C949E4" w:rsidRDefault="00C90EBD" w:rsidP="005A0600">
            <w:pPr>
              <w:overflowPunct w:val="0"/>
              <w:rPr>
                <w:sz w:val="18"/>
                <w:szCs w:val="18"/>
              </w:rPr>
            </w:pPr>
            <w:r w:rsidRPr="00C949E4">
              <w:rPr>
                <w:rFonts w:hint="eastAsia"/>
                <w:sz w:val="18"/>
                <w:szCs w:val="18"/>
              </w:rPr>
              <w:t>被解释变量</w:t>
            </w:r>
          </w:p>
        </w:tc>
        <w:tc>
          <w:tcPr>
            <w:tcW w:w="1262" w:type="dxa"/>
          </w:tcPr>
          <w:p w14:paraId="0E15B187" w14:textId="77777777" w:rsidR="00C90EBD" w:rsidRPr="00C949E4" w:rsidRDefault="00C90EBD" w:rsidP="005A0600">
            <w:pPr>
              <w:overflowPunct w:val="0"/>
              <w:rPr>
                <w:sz w:val="18"/>
                <w:szCs w:val="18"/>
              </w:rPr>
            </w:pPr>
            <w:r w:rsidRPr="00C949E4">
              <w:rPr>
                <w:sz w:val="18"/>
                <w:szCs w:val="18"/>
              </w:rPr>
              <w:t>CAR</w:t>
            </w:r>
          </w:p>
        </w:tc>
        <w:tc>
          <w:tcPr>
            <w:tcW w:w="2121" w:type="dxa"/>
          </w:tcPr>
          <w:p w14:paraId="71484B40" w14:textId="77777777" w:rsidR="00C90EBD" w:rsidRPr="00C949E4" w:rsidRDefault="00C90EBD" w:rsidP="005A0600">
            <w:pPr>
              <w:overflowPunct w:val="0"/>
              <w:rPr>
                <w:sz w:val="18"/>
                <w:szCs w:val="18"/>
              </w:rPr>
            </w:pPr>
            <w:r w:rsidRPr="00C949E4">
              <w:rPr>
                <w:rFonts w:hint="eastAsia"/>
                <w:sz w:val="18"/>
                <w:szCs w:val="18"/>
              </w:rPr>
              <w:t>累计异常收益率</w:t>
            </w:r>
          </w:p>
        </w:tc>
      </w:tr>
      <w:tr w:rsidR="00C90EBD" w:rsidRPr="00C949E4" w14:paraId="54800787" w14:textId="77777777" w:rsidTr="005A0600">
        <w:tc>
          <w:tcPr>
            <w:tcW w:w="1223" w:type="dxa"/>
          </w:tcPr>
          <w:p w14:paraId="127A5658" w14:textId="77777777" w:rsidR="00C90EBD" w:rsidRPr="00C949E4" w:rsidRDefault="00C90EBD" w:rsidP="005A0600">
            <w:pPr>
              <w:overflowPunct w:val="0"/>
              <w:rPr>
                <w:sz w:val="18"/>
                <w:szCs w:val="18"/>
              </w:rPr>
            </w:pPr>
            <w:r>
              <w:rPr>
                <w:rFonts w:hint="eastAsia"/>
                <w:sz w:val="18"/>
                <w:szCs w:val="18"/>
              </w:rPr>
              <w:t>解释变量</w:t>
            </w:r>
          </w:p>
        </w:tc>
        <w:tc>
          <w:tcPr>
            <w:tcW w:w="1262" w:type="dxa"/>
          </w:tcPr>
          <w:p w14:paraId="7A4F17DA" w14:textId="322D57B7" w:rsidR="00C90EBD" w:rsidRPr="00C949E4" w:rsidRDefault="00C90EBD" w:rsidP="005A0600">
            <w:pPr>
              <w:overflowPunct w:val="0"/>
              <w:rPr>
                <w:sz w:val="18"/>
                <w:szCs w:val="18"/>
              </w:rPr>
            </w:pPr>
            <w:r>
              <w:rPr>
                <w:rFonts w:hint="eastAsia"/>
                <w:sz w:val="18"/>
                <w:szCs w:val="18"/>
              </w:rPr>
              <w:t>false</w:t>
            </w:r>
          </w:p>
        </w:tc>
        <w:tc>
          <w:tcPr>
            <w:tcW w:w="2121" w:type="dxa"/>
          </w:tcPr>
          <w:p w14:paraId="4752F4A4" w14:textId="1CC04C09" w:rsidR="00C90EBD" w:rsidRPr="00C949E4" w:rsidRDefault="00C90EBD" w:rsidP="005A0600">
            <w:pPr>
              <w:overflowPunct w:val="0"/>
              <w:rPr>
                <w:sz w:val="18"/>
                <w:szCs w:val="18"/>
              </w:rPr>
            </w:pPr>
            <w:r>
              <w:rPr>
                <w:rFonts w:hint="eastAsia"/>
                <w:sz w:val="18"/>
                <w:szCs w:val="18"/>
              </w:rPr>
              <w:t>是否为虚假财经新闻</w:t>
            </w:r>
          </w:p>
        </w:tc>
      </w:tr>
      <w:tr w:rsidR="00C90EBD" w:rsidRPr="00C949E4" w14:paraId="23D58759" w14:textId="77777777" w:rsidTr="005A0600">
        <w:tc>
          <w:tcPr>
            <w:tcW w:w="1223" w:type="dxa"/>
          </w:tcPr>
          <w:p w14:paraId="4EAD989D" w14:textId="77777777" w:rsidR="00C90EBD" w:rsidRDefault="00C90EBD" w:rsidP="005A0600">
            <w:pPr>
              <w:overflowPunct w:val="0"/>
              <w:rPr>
                <w:sz w:val="18"/>
                <w:szCs w:val="18"/>
              </w:rPr>
            </w:pPr>
            <w:r>
              <w:rPr>
                <w:rFonts w:hint="eastAsia"/>
                <w:sz w:val="18"/>
                <w:szCs w:val="18"/>
              </w:rPr>
              <w:t>机制变量</w:t>
            </w:r>
          </w:p>
        </w:tc>
        <w:tc>
          <w:tcPr>
            <w:tcW w:w="1262" w:type="dxa"/>
          </w:tcPr>
          <w:p w14:paraId="74C49F51" w14:textId="77777777" w:rsidR="00C90EBD" w:rsidRDefault="00C90EBD" w:rsidP="005A0600">
            <w:pPr>
              <w:overflowPunct w:val="0"/>
              <w:rPr>
                <w:sz w:val="18"/>
                <w:szCs w:val="18"/>
              </w:rPr>
            </w:pPr>
            <w:r>
              <w:rPr>
                <w:rFonts w:hint="eastAsia"/>
                <w:sz w:val="18"/>
                <w:szCs w:val="18"/>
              </w:rPr>
              <w:t>media</w:t>
            </w:r>
          </w:p>
        </w:tc>
        <w:tc>
          <w:tcPr>
            <w:tcW w:w="2121" w:type="dxa"/>
          </w:tcPr>
          <w:p w14:paraId="3620CFED" w14:textId="77777777" w:rsidR="00C90EBD" w:rsidRDefault="00C90EBD" w:rsidP="005A0600">
            <w:pPr>
              <w:overflowPunct w:val="0"/>
              <w:rPr>
                <w:sz w:val="18"/>
                <w:szCs w:val="18"/>
              </w:rPr>
            </w:pPr>
            <w:r>
              <w:rPr>
                <w:rFonts w:hint="eastAsia"/>
                <w:sz w:val="18"/>
                <w:szCs w:val="18"/>
              </w:rPr>
              <w:t>社交媒体情绪</w:t>
            </w:r>
          </w:p>
        </w:tc>
      </w:tr>
      <w:tr w:rsidR="00C90EBD" w:rsidRPr="00C949E4" w14:paraId="14948368" w14:textId="77777777" w:rsidTr="005A0600">
        <w:tc>
          <w:tcPr>
            <w:tcW w:w="1223" w:type="dxa"/>
          </w:tcPr>
          <w:p w14:paraId="51B6296A" w14:textId="77777777" w:rsidR="00C90EBD" w:rsidRPr="00C949E4" w:rsidRDefault="00C90EBD" w:rsidP="005A0600">
            <w:pPr>
              <w:rPr>
                <w:sz w:val="18"/>
                <w:szCs w:val="18"/>
              </w:rPr>
            </w:pPr>
            <w:r w:rsidRPr="00C949E4">
              <w:rPr>
                <w:rFonts w:hint="eastAsia"/>
                <w:sz w:val="18"/>
                <w:szCs w:val="18"/>
              </w:rPr>
              <w:t>控制变量</w:t>
            </w:r>
          </w:p>
        </w:tc>
        <w:tc>
          <w:tcPr>
            <w:tcW w:w="1262" w:type="dxa"/>
          </w:tcPr>
          <w:p w14:paraId="545F974E" w14:textId="77777777" w:rsidR="00C90EBD" w:rsidRPr="00C949E4" w:rsidRDefault="00C90EBD" w:rsidP="005A0600">
            <w:pPr>
              <w:rPr>
                <w:sz w:val="18"/>
                <w:szCs w:val="18"/>
              </w:rPr>
            </w:pPr>
            <w:r w:rsidRPr="00C949E4">
              <w:rPr>
                <w:sz w:val="18"/>
                <w:szCs w:val="18"/>
              </w:rPr>
              <w:t>Size</w:t>
            </w:r>
          </w:p>
        </w:tc>
        <w:tc>
          <w:tcPr>
            <w:tcW w:w="2121" w:type="dxa"/>
          </w:tcPr>
          <w:p w14:paraId="723C7655" w14:textId="77777777" w:rsidR="00C90EBD" w:rsidRPr="00C949E4" w:rsidRDefault="00C90EBD" w:rsidP="005A0600">
            <w:pPr>
              <w:overflowPunct w:val="0"/>
              <w:rPr>
                <w:sz w:val="18"/>
                <w:szCs w:val="18"/>
              </w:rPr>
            </w:pPr>
            <w:r w:rsidRPr="00C949E4">
              <w:rPr>
                <w:rFonts w:hint="eastAsia"/>
                <w:sz w:val="18"/>
                <w:szCs w:val="18"/>
              </w:rPr>
              <w:t>总资产的自然对数</w:t>
            </w:r>
          </w:p>
        </w:tc>
      </w:tr>
      <w:tr w:rsidR="00C90EBD" w:rsidRPr="00C949E4" w14:paraId="71EED571" w14:textId="77777777" w:rsidTr="005A0600">
        <w:tc>
          <w:tcPr>
            <w:tcW w:w="1223" w:type="dxa"/>
          </w:tcPr>
          <w:p w14:paraId="2081EF3F" w14:textId="77777777" w:rsidR="00C90EBD" w:rsidRPr="00C949E4" w:rsidRDefault="00C90EBD" w:rsidP="005A0600">
            <w:pPr>
              <w:overflowPunct w:val="0"/>
              <w:rPr>
                <w:sz w:val="18"/>
                <w:szCs w:val="18"/>
              </w:rPr>
            </w:pPr>
          </w:p>
        </w:tc>
        <w:tc>
          <w:tcPr>
            <w:tcW w:w="1262" w:type="dxa"/>
          </w:tcPr>
          <w:p w14:paraId="33C3FBC9" w14:textId="77777777" w:rsidR="00C90EBD" w:rsidRPr="00C949E4" w:rsidRDefault="00C90EBD" w:rsidP="005A0600">
            <w:pPr>
              <w:overflowPunct w:val="0"/>
              <w:rPr>
                <w:sz w:val="18"/>
                <w:szCs w:val="18"/>
              </w:rPr>
            </w:pPr>
            <w:r w:rsidRPr="00C949E4">
              <w:rPr>
                <w:rFonts w:hint="eastAsia"/>
                <w:sz w:val="18"/>
                <w:szCs w:val="18"/>
              </w:rPr>
              <w:t>QR</w:t>
            </w:r>
          </w:p>
        </w:tc>
        <w:tc>
          <w:tcPr>
            <w:tcW w:w="2121" w:type="dxa"/>
          </w:tcPr>
          <w:p w14:paraId="009F14D5" w14:textId="77777777" w:rsidR="00C90EBD" w:rsidRPr="00C949E4" w:rsidRDefault="00C90EBD" w:rsidP="005A0600">
            <w:pPr>
              <w:rPr>
                <w:sz w:val="18"/>
                <w:szCs w:val="18"/>
              </w:rPr>
            </w:pPr>
            <w:r w:rsidRPr="00C949E4">
              <w:rPr>
                <w:rFonts w:ascii="宋体" w:hAnsi="宋体" w:hint="eastAsia"/>
                <w:spacing w:val="-3"/>
                <w:sz w:val="18"/>
                <w:szCs w:val="18"/>
              </w:rPr>
              <w:t>流动比率</w:t>
            </w:r>
          </w:p>
        </w:tc>
      </w:tr>
      <w:tr w:rsidR="00C90EBD" w:rsidRPr="00C949E4" w14:paraId="34B0065D" w14:textId="77777777" w:rsidTr="005A0600">
        <w:tc>
          <w:tcPr>
            <w:tcW w:w="1223" w:type="dxa"/>
          </w:tcPr>
          <w:p w14:paraId="727F3461" w14:textId="77777777" w:rsidR="00C90EBD" w:rsidRPr="00C949E4" w:rsidRDefault="00C90EBD" w:rsidP="005A0600">
            <w:pPr>
              <w:overflowPunct w:val="0"/>
              <w:rPr>
                <w:sz w:val="18"/>
                <w:szCs w:val="18"/>
              </w:rPr>
            </w:pPr>
          </w:p>
        </w:tc>
        <w:tc>
          <w:tcPr>
            <w:tcW w:w="1262" w:type="dxa"/>
          </w:tcPr>
          <w:p w14:paraId="15095B03" w14:textId="77777777" w:rsidR="00C90EBD" w:rsidRPr="00C949E4" w:rsidRDefault="00C90EBD" w:rsidP="005A0600">
            <w:pPr>
              <w:overflowPunct w:val="0"/>
              <w:rPr>
                <w:sz w:val="18"/>
                <w:szCs w:val="18"/>
              </w:rPr>
            </w:pPr>
            <w:r w:rsidRPr="00C949E4">
              <w:rPr>
                <w:rFonts w:hint="eastAsia"/>
                <w:sz w:val="18"/>
                <w:szCs w:val="18"/>
              </w:rPr>
              <w:t>CR</w:t>
            </w:r>
          </w:p>
        </w:tc>
        <w:tc>
          <w:tcPr>
            <w:tcW w:w="2121" w:type="dxa"/>
          </w:tcPr>
          <w:p w14:paraId="22F5399D" w14:textId="77777777" w:rsidR="00C90EBD" w:rsidRPr="00C949E4" w:rsidRDefault="00C90EBD" w:rsidP="005A0600">
            <w:pPr>
              <w:overflowPunct w:val="0"/>
              <w:rPr>
                <w:sz w:val="18"/>
                <w:szCs w:val="18"/>
              </w:rPr>
            </w:pPr>
            <w:r w:rsidRPr="00C949E4">
              <w:rPr>
                <w:rFonts w:hint="eastAsia"/>
                <w:sz w:val="18"/>
                <w:szCs w:val="18"/>
              </w:rPr>
              <w:t>速动比率</w:t>
            </w:r>
          </w:p>
        </w:tc>
      </w:tr>
      <w:tr w:rsidR="00C90EBD" w:rsidRPr="00C949E4" w14:paraId="4CD52531" w14:textId="77777777" w:rsidTr="005A0600">
        <w:tc>
          <w:tcPr>
            <w:tcW w:w="1223" w:type="dxa"/>
          </w:tcPr>
          <w:p w14:paraId="5FF0FED1" w14:textId="77777777" w:rsidR="00C90EBD" w:rsidRPr="00C949E4" w:rsidRDefault="00C90EBD" w:rsidP="005A0600">
            <w:pPr>
              <w:overflowPunct w:val="0"/>
              <w:rPr>
                <w:sz w:val="18"/>
                <w:szCs w:val="18"/>
              </w:rPr>
            </w:pPr>
          </w:p>
        </w:tc>
        <w:tc>
          <w:tcPr>
            <w:tcW w:w="1262" w:type="dxa"/>
          </w:tcPr>
          <w:p w14:paraId="3B6C7A62" w14:textId="77777777" w:rsidR="00C90EBD" w:rsidRPr="00C949E4" w:rsidRDefault="00C90EBD" w:rsidP="005A0600">
            <w:pPr>
              <w:overflowPunct w:val="0"/>
              <w:rPr>
                <w:sz w:val="18"/>
                <w:szCs w:val="18"/>
              </w:rPr>
            </w:pPr>
            <w:r w:rsidRPr="00C949E4">
              <w:rPr>
                <w:rFonts w:hint="eastAsia"/>
                <w:sz w:val="18"/>
                <w:szCs w:val="18"/>
              </w:rPr>
              <w:t>ND</w:t>
            </w:r>
          </w:p>
        </w:tc>
        <w:tc>
          <w:tcPr>
            <w:tcW w:w="2121" w:type="dxa"/>
          </w:tcPr>
          <w:p w14:paraId="4B9FCF01" w14:textId="77777777" w:rsidR="00C90EBD" w:rsidRPr="00C949E4" w:rsidRDefault="00C90EBD" w:rsidP="005A0600">
            <w:pPr>
              <w:overflowPunct w:val="0"/>
              <w:rPr>
                <w:sz w:val="18"/>
                <w:szCs w:val="18"/>
              </w:rPr>
            </w:pPr>
            <w:r w:rsidRPr="00C949E4">
              <w:rPr>
                <w:rFonts w:hint="eastAsia"/>
                <w:sz w:val="18"/>
                <w:szCs w:val="18"/>
              </w:rPr>
              <w:t>净资产负债率</w:t>
            </w:r>
          </w:p>
        </w:tc>
      </w:tr>
      <w:tr w:rsidR="00C90EBD" w:rsidRPr="00C949E4" w14:paraId="2AFFB626" w14:textId="77777777" w:rsidTr="005A0600">
        <w:tc>
          <w:tcPr>
            <w:tcW w:w="1223" w:type="dxa"/>
          </w:tcPr>
          <w:p w14:paraId="28009BC0" w14:textId="77777777" w:rsidR="00C90EBD" w:rsidRPr="00C949E4" w:rsidRDefault="00C90EBD" w:rsidP="005A0600">
            <w:pPr>
              <w:overflowPunct w:val="0"/>
              <w:rPr>
                <w:sz w:val="18"/>
                <w:szCs w:val="18"/>
              </w:rPr>
            </w:pPr>
          </w:p>
        </w:tc>
        <w:tc>
          <w:tcPr>
            <w:tcW w:w="1262" w:type="dxa"/>
          </w:tcPr>
          <w:p w14:paraId="3A63CB26" w14:textId="77777777" w:rsidR="00C90EBD" w:rsidRPr="00C949E4" w:rsidRDefault="00C90EBD" w:rsidP="005A0600">
            <w:pPr>
              <w:overflowPunct w:val="0"/>
              <w:rPr>
                <w:sz w:val="18"/>
                <w:szCs w:val="18"/>
              </w:rPr>
            </w:pPr>
            <w:r w:rsidRPr="00C949E4">
              <w:rPr>
                <w:rFonts w:hint="eastAsia"/>
                <w:sz w:val="18"/>
                <w:szCs w:val="18"/>
              </w:rPr>
              <w:t>AT</w:t>
            </w:r>
          </w:p>
        </w:tc>
        <w:tc>
          <w:tcPr>
            <w:tcW w:w="2121" w:type="dxa"/>
          </w:tcPr>
          <w:p w14:paraId="217545B3" w14:textId="77777777" w:rsidR="00C90EBD" w:rsidRPr="00C949E4" w:rsidRDefault="00C90EBD" w:rsidP="005A0600">
            <w:pPr>
              <w:overflowPunct w:val="0"/>
              <w:rPr>
                <w:sz w:val="18"/>
                <w:szCs w:val="18"/>
              </w:rPr>
            </w:pPr>
            <w:r w:rsidRPr="00C949E4">
              <w:rPr>
                <w:rFonts w:hint="eastAsia"/>
                <w:sz w:val="18"/>
                <w:szCs w:val="18"/>
              </w:rPr>
              <w:t>年报总资产周转率</w:t>
            </w:r>
          </w:p>
        </w:tc>
      </w:tr>
      <w:tr w:rsidR="00C90EBD" w:rsidRPr="00C949E4" w14:paraId="708BFBEE" w14:textId="77777777" w:rsidTr="005A0600">
        <w:tc>
          <w:tcPr>
            <w:tcW w:w="1223" w:type="dxa"/>
          </w:tcPr>
          <w:p w14:paraId="2EFBACA4" w14:textId="77777777" w:rsidR="00C90EBD" w:rsidRPr="00C949E4" w:rsidRDefault="00C90EBD" w:rsidP="005A0600">
            <w:pPr>
              <w:overflowPunct w:val="0"/>
              <w:rPr>
                <w:sz w:val="18"/>
                <w:szCs w:val="18"/>
              </w:rPr>
            </w:pPr>
          </w:p>
        </w:tc>
        <w:tc>
          <w:tcPr>
            <w:tcW w:w="1262" w:type="dxa"/>
          </w:tcPr>
          <w:p w14:paraId="081AEB72" w14:textId="77777777" w:rsidR="00C90EBD" w:rsidRPr="00C949E4" w:rsidRDefault="00C90EBD" w:rsidP="005A0600">
            <w:pPr>
              <w:overflowPunct w:val="0"/>
              <w:rPr>
                <w:sz w:val="18"/>
                <w:szCs w:val="18"/>
              </w:rPr>
            </w:pPr>
            <w:r w:rsidRPr="00C949E4">
              <w:rPr>
                <w:rFonts w:hint="eastAsia"/>
                <w:sz w:val="18"/>
                <w:szCs w:val="18"/>
              </w:rPr>
              <w:t>ARE</w:t>
            </w:r>
          </w:p>
        </w:tc>
        <w:tc>
          <w:tcPr>
            <w:tcW w:w="2121" w:type="dxa"/>
          </w:tcPr>
          <w:p w14:paraId="0BC71C0E" w14:textId="77777777" w:rsidR="00C90EBD" w:rsidRPr="00C949E4" w:rsidRDefault="00C90EBD" w:rsidP="005A0600">
            <w:pPr>
              <w:overflowPunct w:val="0"/>
              <w:rPr>
                <w:sz w:val="18"/>
                <w:szCs w:val="18"/>
              </w:rPr>
            </w:pPr>
            <w:r w:rsidRPr="00C949E4">
              <w:rPr>
                <w:rFonts w:hint="eastAsia"/>
                <w:sz w:val="18"/>
                <w:szCs w:val="18"/>
              </w:rPr>
              <w:t>年报资产报酬率</w:t>
            </w:r>
          </w:p>
        </w:tc>
      </w:tr>
      <w:tr w:rsidR="00C90EBD" w:rsidRPr="00C949E4" w14:paraId="462871C1" w14:textId="77777777" w:rsidTr="005A0600">
        <w:tc>
          <w:tcPr>
            <w:tcW w:w="1223" w:type="dxa"/>
          </w:tcPr>
          <w:p w14:paraId="454CD82A" w14:textId="77777777" w:rsidR="00C90EBD" w:rsidRPr="00C949E4" w:rsidRDefault="00C90EBD" w:rsidP="005A0600">
            <w:pPr>
              <w:overflowPunct w:val="0"/>
              <w:rPr>
                <w:sz w:val="18"/>
                <w:szCs w:val="18"/>
              </w:rPr>
            </w:pPr>
          </w:p>
        </w:tc>
        <w:tc>
          <w:tcPr>
            <w:tcW w:w="1262" w:type="dxa"/>
          </w:tcPr>
          <w:p w14:paraId="300DA318" w14:textId="77777777" w:rsidR="00C90EBD" w:rsidRPr="00C949E4" w:rsidRDefault="00C90EBD" w:rsidP="005A0600">
            <w:pPr>
              <w:overflowPunct w:val="0"/>
              <w:rPr>
                <w:sz w:val="18"/>
                <w:szCs w:val="18"/>
              </w:rPr>
            </w:pPr>
            <w:r w:rsidRPr="00C949E4">
              <w:rPr>
                <w:rFonts w:hint="eastAsia"/>
                <w:sz w:val="18"/>
                <w:szCs w:val="18"/>
              </w:rPr>
              <w:t>Lev</w:t>
            </w:r>
          </w:p>
        </w:tc>
        <w:tc>
          <w:tcPr>
            <w:tcW w:w="2121" w:type="dxa"/>
          </w:tcPr>
          <w:p w14:paraId="16368F69" w14:textId="77777777" w:rsidR="00C90EBD" w:rsidRPr="00C949E4" w:rsidRDefault="00C90EBD" w:rsidP="005A0600">
            <w:pPr>
              <w:overflowPunct w:val="0"/>
              <w:rPr>
                <w:sz w:val="18"/>
                <w:szCs w:val="18"/>
              </w:rPr>
            </w:pPr>
            <w:r w:rsidRPr="00C949E4">
              <w:rPr>
                <w:rFonts w:hint="eastAsia"/>
                <w:sz w:val="18"/>
                <w:szCs w:val="18"/>
              </w:rPr>
              <w:t>年末总负债</w:t>
            </w:r>
            <w:r w:rsidRPr="00C949E4">
              <w:rPr>
                <w:rFonts w:hint="eastAsia"/>
                <w:sz w:val="18"/>
                <w:szCs w:val="18"/>
              </w:rPr>
              <w:t>/</w:t>
            </w:r>
            <w:r w:rsidRPr="00C949E4">
              <w:rPr>
                <w:rFonts w:hint="eastAsia"/>
                <w:sz w:val="18"/>
                <w:szCs w:val="18"/>
              </w:rPr>
              <w:t>年末总资产</w:t>
            </w:r>
          </w:p>
        </w:tc>
      </w:tr>
      <w:tr w:rsidR="00C90EBD" w:rsidRPr="00C949E4" w14:paraId="6D44BC31" w14:textId="77777777" w:rsidTr="005A0600">
        <w:tc>
          <w:tcPr>
            <w:tcW w:w="1223" w:type="dxa"/>
          </w:tcPr>
          <w:p w14:paraId="18A0E550" w14:textId="77777777" w:rsidR="00C90EBD" w:rsidRPr="00C949E4" w:rsidRDefault="00C90EBD" w:rsidP="005A0600">
            <w:pPr>
              <w:overflowPunct w:val="0"/>
              <w:rPr>
                <w:sz w:val="18"/>
                <w:szCs w:val="18"/>
              </w:rPr>
            </w:pPr>
          </w:p>
        </w:tc>
        <w:tc>
          <w:tcPr>
            <w:tcW w:w="1262" w:type="dxa"/>
          </w:tcPr>
          <w:p w14:paraId="6F89ECA0" w14:textId="77777777" w:rsidR="00C90EBD" w:rsidRPr="00C949E4" w:rsidRDefault="00C90EBD" w:rsidP="005A0600">
            <w:pPr>
              <w:overflowPunct w:val="0"/>
              <w:rPr>
                <w:sz w:val="18"/>
                <w:szCs w:val="18"/>
              </w:rPr>
            </w:pPr>
            <w:r w:rsidRPr="00C949E4">
              <w:rPr>
                <w:rFonts w:hint="eastAsia"/>
                <w:sz w:val="18"/>
                <w:szCs w:val="18"/>
              </w:rPr>
              <w:t>OPM</w:t>
            </w:r>
          </w:p>
        </w:tc>
        <w:tc>
          <w:tcPr>
            <w:tcW w:w="2121" w:type="dxa"/>
          </w:tcPr>
          <w:p w14:paraId="1947A9AB" w14:textId="77777777" w:rsidR="00C90EBD" w:rsidRPr="00C949E4" w:rsidRDefault="00C90EBD" w:rsidP="005A0600">
            <w:pPr>
              <w:overflowPunct w:val="0"/>
              <w:rPr>
                <w:sz w:val="18"/>
                <w:szCs w:val="18"/>
              </w:rPr>
            </w:pPr>
            <w:r w:rsidRPr="00C949E4">
              <w:rPr>
                <w:rFonts w:hint="eastAsia"/>
                <w:sz w:val="18"/>
                <w:szCs w:val="18"/>
              </w:rPr>
              <w:t>年报营业利润率</w:t>
            </w:r>
          </w:p>
        </w:tc>
      </w:tr>
      <w:tr w:rsidR="00C90EBD" w:rsidRPr="00C949E4" w14:paraId="4E09D391" w14:textId="77777777" w:rsidTr="005A0600">
        <w:tc>
          <w:tcPr>
            <w:tcW w:w="1223" w:type="dxa"/>
          </w:tcPr>
          <w:p w14:paraId="00F4910D" w14:textId="77777777" w:rsidR="00C90EBD" w:rsidRPr="00C949E4" w:rsidRDefault="00C90EBD" w:rsidP="005A0600">
            <w:pPr>
              <w:overflowPunct w:val="0"/>
              <w:rPr>
                <w:sz w:val="18"/>
                <w:szCs w:val="18"/>
              </w:rPr>
            </w:pPr>
          </w:p>
        </w:tc>
        <w:tc>
          <w:tcPr>
            <w:tcW w:w="1262" w:type="dxa"/>
          </w:tcPr>
          <w:p w14:paraId="416D4CE8" w14:textId="77777777" w:rsidR="00C90EBD" w:rsidRPr="00C949E4" w:rsidRDefault="00C90EBD" w:rsidP="005A0600">
            <w:pPr>
              <w:overflowPunct w:val="0"/>
              <w:rPr>
                <w:sz w:val="18"/>
                <w:szCs w:val="18"/>
              </w:rPr>
            </w:pPr>
            <w:r w:rsidRPr="00C949E4">
              <w:rPr>
                <w:rFonts w:hint="eastAsia"/>
                <w:sz w:val="18"/>
                <w:szCs w:val="18"/>
              </w:rPr>
              <w:t>Soe</w:t>
            </w:r>
          </w:p>
        </w:tc>
        <w:tc>
          <w:tcPr>
            <w:tcW w:w="2121" w:type="dxa"/>
          </w:tcPr>
          <w:p w14:paraId="192C2811" w14:textId="77777777" w:rsidR="00C90EBD" w:rsidRPr="00C949E4" w:rsidRDefault="00C90EBD" w:rsidP="005A0600">
            <w:pPr>
              <w:overflowPunct w:val="0"/>
              <w:rPr>
                <w:sz w:val="18"/>
                <w:szCs w:val="18"/>
              </w:rPr>
            </w:pPr>
            <w:r w:rsidRPr="00C949E4">
              <w:rPr>
                <w:rFonts w:hint="eastAsia"/>
                <w:sz w:val="18"/>
                <w:szCs w:val="18"/>
              </w:rPr>
              <w:t>国有控股企业取值为</w:t>
            </w:r>
            <w:r w:rsidRPr="00C949E4">
              <w:rPr>
                <w:rFonts w:hint="eastAsia"/>
                <w:sz w:val="18"/>
                <w:szCs w:val="18"/>
              </w:rPr>
              <w:t>1</w:t>
            </w:r>
            <w:r w:rsidRPr="00C949E4">
              <w:rPr>
                <w:rFonts w:hint="eastAsia"/>
                <w:sz w:val="18"/>
                <w:szCs w:val="18"/>
              </w:rPr>
              <w:t>，其他为</w:t>
            </w:r>
            <w:r w:rsidRPr="00C949E4">
              <w:rPr>
                <w:rFonts w:hint="eastAsia"/>
                <w:sz w:val="18"/>
                <w:szCs w:val="18"/>
              </w:rPr>
              <w:t>0</w:t>
            </w:r>
          </w:p>
        </w:tc>
      </w:tr>
      <w:tr w:rsidR="00C90EBD" w:rsidRPr="00C949E4" w14:paraId="53EA42B5" w14:textId="77777777" w:rsidTr="005A0600">
        <w:tc>
          <w:tcPr>
            <w:tcW w:w="1223" w:type="dxa"/>
          </w:tcPr>
          <w:p w14:paraId="6A062EC6" w14:textId="77777777" w:rsidR="00C90EBD" w:rsidRPr="00C949E4" w:rsidRDefault="00C90EBD" w:rsidP="005A0600">
            <w:pPr>
              <w:overflowPunct w:val="0"/>
              <w:rPr>
                <w:sz w:val="18"/>
                <w:szCs w:val="18"/>
              </w:rPr>
            </w:pPr>
          </w:p>
        </w:tc>
        <w:tc>
          <w:tcPr>
            <w:tcW w:w="1262" w:type="dxa"/>
          </w:tcPr>
          <w:p w14:paraId="0A3D5E9D" w14:textId="77777777" w:rsidR="00C90EBD" w:rsidRPr="00C949E4" w:rsidRDefault="00C90EBD" w:rsidP="005A0600">
            <w:pPr>
              <w:overflowPunct w:val="0"/>
              <w:rPr>
                <w:sz w:val="18"/>
                <w:szCs w:val="18"/>
              </w:rPr>
            </w:pPr>
            <w:r w:rsidRPr="00C949E4">
              <w:rPr>
                <w:rFonts w:hint="eastAsia"/>
                <w:sz w:val="18"/>
                <w:szCs w:val="18"/>
              </w:rPr>
              <w:t>Dual</w:t>
            </w:r>
          </w:p>
        </w:tc>
        <w:tc>
          <w:tcPr>
            <w:tcW w:w="2121" w:type="dxa"/>
          </w:tcPr>
          <w:p w14:paraId="6F636A19" w14:textId="77777777" w:rsidR="00C90EBD" w:rsidRPr="00C949E4" w:rsidRDefault="00C90EBD" w:rsidP="005A0600">
            <w:pPr>
              <w:overflowPunct w:val="0"/>
              <w:rPr>
                <w:sz w:val="18"/>
                <w:szCs w:val="18"/>
              </w:rPr>
            </w:pPr>
            <w:r w:rsidRPr="00C949E4">
              <w:rPr>
                <w:rFonts w:hint="eastAsia"/>
                <w:sz w:val="18"/>
                <w:szCs w:val="18"/>
              </w:rPr>
              <w:t>董事长与总经理是同一个人为</w:t>
            </w:r>
            <w:r w:rsidRPr="00C949E4">
              <w:rPr>
                <w:rFonts w:hint="eastAsia"/>
                <w:sz w:val="18"/>
                <w:szCs w:val="18"/>
              </w:rPr>
              <w:t>1</w:t>
            </w:r>
            <w:r w:rsidRPr="00C949E4">
              <w:rPr>
                <w:rFonts w:hint="eastAsia"/>
                <w:sz w:val="18"/>
                <w:szCs w:val="18"/>
              </w:rPr>
              <w:t>，否则为</w:t>
            </w:r>
            <w:r w:rsidRPr="00C949E4">
              <w:rPr>
                <w:rFonts w:hint="eastAsia"/>
                <w:sz w:val="18"/>
                <w:szCs w:val="18"/>
              </w:rPr>
              <w:t>0</w:t>
            </w:r>
          </w:p>
        </w:tc>
      </w:tr>
      <w:tr w:rsidR="00C90EBD" w:rsidRPr="00C949E4" w14:paraId="0D0096CA" w14:textId="77777777" w:rsidTr="005A0600">
        <w:tc>
          <w:tcPr>
            <w:tcW w:w="1223" w:type="dxa"/>
          </w:tcPr>
          <w:p w14:paraId="5D0DFCE2" w14:textId="77777777" w:rsidR="00C90EBD" w:rsidRPr="00C949E4" w:rsidRDefault="00C90EBD" w:rsidP="005A0600">
            <w:pPr>
              <w:overflowPunct w:val="0"/>
              <w:rPr>
                <w:sz w:val="18"/>
                <w:szCs w:val="18"/>
              </w:rPr>
            </w:pPr>
          </w:p>
        </w:tc>
        <w:tc>
          <w:tcPr>
            <w:tcW w:w="1262" w:type="dxa"/>
          </w:tcPr>
          <w:p w14:paraId="7CAB4FDA" w14:textId="77777777" w:rsidR="00C90EBD" w:rsidRPr="00C949E4" w:rsidRDefault="00C90EBD" w:rsidP="005A0600">
            <w:pPr>
              <w:overflowPunct w:val="0"/>
              <w:rPr>
                <w:sz w:val="18"/>
                <w:szCs w:val="18"/>
              </w:rPr>
            </w:pPr>
            <w:r w:rsidRPr="00C949E4">
              <w:rPr>
                <w:rFonts w:hint="eastAsia"/>
                <w:sz w:val="18"/>
                <w:szCs w:val="18"/>
              </w:rPr>
              <w:t>Indep</w:t>
            </w:r>
          </w:p>
        </w:tc>
        <w:tc>
          <w:tcPr>
            <w:tcW w:w="2121" w:type="dxa"/>
          </w:tcPr>
          <w:p w14:paraId="532351A9" w14:textId="77777777" w:rsidR="00C90EBD" w:rsidRPr="00C949E4" w:rsidRDefault="00C90EBD" w:rsidP="005A0600">
            <w:pPr>
              <w:overflowPunct w:val="0"/>
              <w:rPr>
                <w:sz w:val="18"/>
                <w:szCs w:val="18"/>
              </w:rPr>
            </w:pPr>
            <w:r w:rsidRPr="00C949E4">
              <w:rPr>
                <w:rFonts w:hint="eastAsia"/>
                <w:sz w:val="18"/>
                <w:szCs w:val="18"/>
              </w:rPr>
              <w:t>公司独立董事人数</w:t>
            </w:r>
            <w:r w:rsidRPr="00C949E4">
              <w:rPr>
                <w:rFonts w:hint="eastAsia"/>
                <w:sz w:val="18"/>
                <w:szCs w:val="18"/>
              </w:rPr>
              <w:t>/</w:t>
            </w:r>
            <w:r w:rsidRPr="00C949E4">
              <w:rPr>
                <w:rFonts w:hint="eastAsia"/>
                <w:sz w:val="18"/>
                <w:szCs w:val="18"/>
              </w:rPr>
              <w:t>董事会总人数</w:t>
            </w:r>
          </w:p>
        </w:tc>
      </w:tr>
      <w:tr w:rsidR="00C90EBD" w:rsidRPr="00C949E4" w14:paraId="5079AADC" w14:textId="77777777" w:rsidTr="005A0600">
        <w:tc>
          <w:tcPr>
            <w:tcW w:w="1223" w:type="dxa"/>
          </w:tcPr>
          <w:p w14:paraId="6AA5876A" w14:textId="77777777" w:rsidR="00C90EBD" w:rsidRPr="00C949E4" w:rsidRDefault="00C90EBD" w:rsidP="005A0600">
            <w:pPr>
              <w:overflowPunct w:val="0"/>
              <w:rPr>
                <w:sz w:val="18"/>
                <w:szCs w:val="18"/>
              </w:rPr>
            </w:pPr>
          </w:p>
        </w:tc>
        <w:tc>
          <w:tcPr>
            <w:tcW w:w="1262" w:type="dxa"/>
          </w:tcPr>
          <w:p w14:paraId="6B48EB03" w14:textId="77777777" w:rsidR="00C90EBD" w:rsidRPr="00C949E4" w:rsidRDefault="00C90EBD" w:rsidP="005A0600">
            <w:pPr>
              <w:overflowPunct w:val="0"/>
              <w:rPr>
                <w:sz w:val="18"/>
                <w:szCs w:val="18"/>
              </w:rPr>
            </w:pPr>
            <w:r w:rsidRPr="00C949E4">
              <w:rPr>
                <w:rFonts w:hint="eastAsia"/>
                <w:sz w:val="18"/>
                <w:szCs w:val="18"/>
              </w:rPr>
              <w:t>Big4</w:t>
            </w:r>
          </w:p>
        </w:tc>
        <w:tc>
          <w:tcPr>
            <w:tcW w:w="2121" w:type="dxa"/>
          </w:tcPr>
          <w:p w14:paraId="676CB571" w14:textId="77777777" w:rsidR="00C90EBD" w:rsidRPr="00C949E4" w:rsidRDefault="00C90EBD" w:rsidP="005A0600">
            <w:pPr>
              <w:overflowPunct w:val="0"/>
              <w:rPr>
                <w:sz w:val="18"/>
                <w:szCs w:val="18"/>
              </w:rPr>
            </w:pPr>
            <w:r w:rsidRPr="00C949E4">
              <w:rPr>
                <w:rFonts w:hint="eastAsia"/>
                <w:sz w:val="18"/>
                <w:szCs w:val="18"/>
              </w:rPr>
              <w:t>公司经由四大（普华永道、德勤、毕马威、安永）审计为</w:t>
            </w:r>
            <w:r w:rsidRPr="00C949E4">
              <w:rPr>
                <w:rFonts w:hint="eastAsia"/>
                <w:sz w:val="18"/>
                <w:szCs w:val="18"/>
              </w:rPr>
              <w:t>1</w:t>
            </w:r>
            <w:r w:rsidRPr="00C949E4">
              <w:rPr>
                <w:rFonts w:hint="eastAsia"/>
                <w:sz w:val="18"/>
                <w:szCs w:val="18"/>
              </w:rPr>
              <w:t>，否则为</w:t>
            </w:r>
            <w:r w:rsidRPr="00C949E4">
              <w:rPr>
                <w:rFonts w:hint="eastAsia"/>
                <w:sz w:val="18"/>
                <w:szCs w:val="18"/>
              </w:rPr>
              <w:t>0</w:t>
            </w:r>
          </w:p>
        </w:tc>
      </w:tr>
      <w:tr w:rsidR="00C90EBD" w:rsidRPr="00C949E4" w14:paraId="2CFAC833" w14:textId="77777777" w:rsidTr="005A0600">
        <w:tc>
          <w:tcPr>
            <w:tcW w:w="1223" w:type="dxa"/>
          </w:tcPr>
          <w:p w14:paraId="669C8898" w14:textId="77777777" w:rsidR="00C90EBD" w:rsidRPr="00C949E4" w:rsidRDefault="00C90EBD" w:rsidP="005A0600">
            <w:pPr>
              <w:overflowPunct w:val="0"/>
              <w:rPr>
                <w:sz w:val="18"/>
                <w:szCs w:val="18"/>
              </w:rPr>
            </w:pPr>
          </w:p>
        </w:tc>
        <w:tc>
          <w:tcPr>
            <w:tcW w:w="1262" w:type="dxa"/>
          </w:tcPr>
          <w:p w14:paraId="1E3124C9" w14:textId="77777777" w:rsidR="00C90EBD" w:rsidRPr="00C949E4" w:rsidRDefault="00C90EBD" w:rsidP="005A0600">
            <w:pPr>
              <w:overflowPunct w:val="0"/>
              <w:rPr>
                <w:sz w:val="18"/>
                <w:szCs w:val="18"/>
              </w:rPr>
            </w:pPr>
            <w:r w:rsidRPr="00C949E4">
              <w:rPr>
                <w:rFonts w:hint="eastAsia"/>
                <w:sz w:val="18"/>
                <w:szCs w:val="18"/>
              </w:rPr>
              <w:t>Year</w:t>
            </w:r>
          </w:p>
        </w:tc>
        <w:tc>
          <w:tcPr>
            <w:tcW w:w="2121" w:type="dxa"/>
          </w:tcPr>
          <w:p w14:paraId="5E5CE645" w14:textId="77777777" w:rsidR="00C90EBD" w:rsidRPr="00C949E4" w:rsidRDefault="00C90EBD" w:rsidP="005A0600">
            <w:pPr>
              <w:overflowPunct w:val="0"/>
              <w:rPr>
                <w:sz w:val="18"/>
                <w:szCs w:val="18"/>
              </w:rPr>
            </w:pPr>
            <w:r w:rsidRPr="00C949E4">
              <w:rPr>
                <w:rFonts w:hint="eastAsia"/>
                <w:sz w:val="18"/>
                <w:szCs w:val="18"/>
              </w:rPr>
              <w:t>年份固定效应</w:t>
            </w:r>
          </w:p>
        </w:tc>
      </w:tr>
      <w:tr w:rsidR="00C90EBD" w:rsidRPr="00C949E4" w14:paraId="02C1D3DD" w14:textId="77777777" w:rsidTr="005A0600">
        <w:tc>
          <w:tcPr>
            <w:tcW w:w="1223" w:type="dxa"/>
            <w:tcBorders>
              <w:bottom w:val="single" w:sz="4" w:space="0" w:color="auto"/>
            </w:tcBorders>
          </w:tcPr>
          <w:p w14:paraId="2BDF0BEB" w14:textId="77777777" w:rsidR="00C90EBD" w:rsidRPr="00C949E4" w:rsidRDefault="00C90EBD" w:rsidP="005A0600">
            <w:pPr>
              <w:overflowPunct w:val="0"/>
              <w:rPr>
                <w:sz w:val="18"/>
                <w:szCs w:val="18"/>
              </w:rPr>
            </w:pPr>
          </w:p>
        </w:tc>
        <w:tc>
          <w:tcPr>
            <w:tcW w:w="1262" w:type="dxa"/>
            <w:tcBorders>
              <w:bottom w:val="single" w:sz="4" w:space="0" w:color="auto"/>
            </w:tcBorders>
          </w:tcPr>
          <w:p w14:paraId="26D90379" w14:textId="77777777" w:rsidR="00C90EBD" w:rsidRPr="00C949E4" w:rsidRDefault="00C90EBD" w:rsidP="005A0600">
            <w:pPr>
              <w:overflowPunct w:val="0"/>
              <w:rPr>
                <w:sz w:val="18"/>
                <w:szCs w:val="18"/>
              </w:rPr>
            </w:pPr>
            <w:r w:rsidRPr="00C949E4">
              <w:rPr>
                <w:rFonts w:hint="eastAsia"/>
                <w:sz w:val="18"/>
                <w:szCs w:val="18"/>
              </w:rPr>
              <w:t>Ind</w:t>
            </w:r>
          </w:p>
        </w:tc>
        <w:tc>
          <w:tcPr>
            <w:tcW w:w="2121" w:type="dxa"/>
            <w:tcBorders>
              <w:bottom w:val="single" w:sz="4" w:space="0" w:color="auto"/>
            </w:tcBorders>
          </w:tcPr>
          <w:p w14:paraId="6E670F46" w14:textId="77777777" w:rsidR="00C90EBD" w:rsidRPr="00C949E4" w:rsidRDefault="00C90EBD" w:rsidP="005A0600">
            <w:pPr>
              <w:overflowPunct w:val="0"/>
              <w:rPr>
                <w:sz w:val="18"/>
                <w:szCs w:val="18"/>
              </w:rPr>
            </w:pPr>
            <w:r w:rsidRPr="00C949E4">
              <w:rPr>
                <w:rFonts w:hint="eastAsia"/>
                <w:sz w:val="18"/>
                <w:szCs w:val="18"/>
              </w:rPr>
              <w:t>行业固定效应</w:t>
            </w:r>
          </w:p>
        </w:tc>
      </w:tr>
    </w:tbl>
    <w:p w14:paraId="7A75F968" w14:textId="77777777" w:rsidR="00C90EBD" w:rsidRPr="00C949E4" w:rsidRDefault="00C90EBD" w:rsidP="00C90EBD">
      <w:pPr>
        <w:overflowPunct w:val="0"/>
        <w:spacing w:after="0" w:line="240" w:lineRule="auto"/>
        <w:ind w:firstLineChars="200" w:firstLine="360"/>
        <w:jc w:val="both"/>
        <w:rPr>
          <w:rFonts w:ascii="Times New Roman" w:eastAsia="宋体" w:hAnsi="Times New Roman" w:cs="Times New Roman"/>
          <w:sz w:val="18"/>
          <w:szCs w:val="18"/>
          <w14:ligatures w14:val="none"/>
        </w:rPr>
      </w:pPr>
    </w:p>
    <w:p w14:paraId="4757F00E" w14:textId="2C05260F" w:rsidR="00EC0AB1"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3.</w:t>
      </w:r>
      <w:r w:rsidR="00C90EBD">
        <w:rPr>
          <w:rFonts w:ascii="Times New Roman" w:eastAsia="黑体" w:hAnsi="Times New Roman" w:cs="Times New Roman" w:hint="eastAsia"/>
          <w:b/>
          <w:kern w:val="0"/>
          <w:sz w:val="21"/>
          <w:szCs w:val="21"/>
          <w14:ligatures w14:val="none"/>
        </w:rPr>
        <w:t>3</w:t>
      </w:r>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模型设计</w:t>
      </w:r>
    </w:p>
    <w:p w14:paraId="49A98B2C" w14:textId="63B93B2F" w:rsidR="00EC0AB1" w:rsidRDefault="00EC0AB1" w:rsidP="00EC0AB1">
      <w:pPr>
        <w:tabs>
          <w:tab w:val="left" w:pos="360"/>
        </w:tabs>
        <w:overflowPunct w:val="0"/>
        <w:spacing w:after="0" w:line="240" w:lineRule="auto"/>
        <w:jc w:val="both"/>
        <w:rPr>
          <w:rFonts w:ascii="Times New Roman" w:eastAsia="宋体" w:hAnsi="Times New Roman" w:cs="Times New Roman"/>
          <w:bCs/>
          <w:sz w:val="21"/>
          <w:szCs w:val="21"/>
          <w14:ligatures w14:val="none"/>
        </w:rPr>
      </w:pPr>
      <w:r w:rsidRPr="00C949E4">
        <w:rPr>
          <w:rFonts w:ascii="Times New Roman" w:eastAsia="宋体" w:hAnsi="Times New Roman" w:cs="Times New Roman" w:hint="eastAsia"/>
          <w:bCs/>
          <w:sz w:val="21"/>
          <w:szCs w:val="21"/>
          <w14:ligatures w14:val="none"/>
        </w:rPr>
        <w:t>3.</w:t>
      </w:r>
      <w:r w:rsidR="00C90EBD">
        <w:rPr>
          <w:rFonts w:ascii="Times New Roman" w:eastAsia="宋体" w:hAnsi="Times New Roman" w:cs="Times New Roman" w:hint="eastAsia"/>
          <w:bCs/>
          <w:sz w:val="21"/>
          <w:szCs w:val="21"/>
          <w14:ligatures w14:val="none"/>
        </w:rPr>
        <w:t>3</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1</w:t>
      </w:r>
      <w:r w:rsidRPr="00C949E4">
        <w:rPr>
          <w:rFonts w:ascii="Times New Roman" w:eastAsia="宋体" w:hAnsi="Times New Roman" w:cs="Times New Roman" w:hint="eastAsia"/>
          <w:bCs/>
          <w:sz w:val="21"/>
          <w:szCs w:val="21"/>
          <w14:ligatures w14:val="none"/>
        </w:rPr>
        <w:t xml:space="preserve"> </w:t>
      </w:r>
      <w:r>
        <w:rPr>
          <w:rFonts w:ascii="Times New Roman" w:eastAsia="宋体" w:hAnsi="Times New Roman" w:cs="Times New Roman" w:hint="eastAsia"/>
          <w:bCs/>
          <w:sz w:val="21"/>
          <w:szCs w:val="21"/>
          <w14:ligatures w14:val="none"/>
        </w:rPr>
        <w:t>基准回归</w:t>
      </w:r>
    </w:p>
    <w:p w14:paraId="74A66616" w14:textId="179EACD5" w:rsidR="00EC0AB1" w:rsidRPr="00C949E4" w:rsidRDefault="00EC0AB1" w:rsidP="00EC0AB1">
      <w:pPr>
        <w:overflowPunct w:val="0"/>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bCs/>
          <w:sz w:val="21"/>
          <w:szCs w:val="21"/>
          <w14:ligatures w14:val="none"/>
        </w:rPr>
        <w:t>为</w:t>
      </w:r>
      <w:r w:rsidRPr="00C949E4">
        <w:rPr>
          <w:rFonts w:ascii="Times New Roman" w:eastAsia="宋体" w:hAnsi="Times New Roman" w:cs="Times New Roman" w:hint="eastAsia"/>
          <w:sz w:val="21"/>
          <w:szCs w:val="21"/>
          <w14:ligatures w14:val="none"/>
        </w:rPr>
        <w:t>验证</w:t>
      </w:r>
      <w:r w:rsidR="00BB41A6">
        <w:rPr>
          <w:rFonts w:ascii="Times New Roman" w:eastAsia="宋体" w:hAnsi="Times New Roman" w:cs="Times New Roman" w:hint="eastAsia"/>
          <w:sz w:val="21"/>
          <w:szCs w:val="21"/>
          <w14:ligatures w14:val="none"/>
        </w:rPr>
        <w:t>虚假财经新闻</w:t>
      </w:r>
      <w:r w:rsidRPr="00C949E4">
        <w:rPr>
          <w:rFonts w:ascii="Times New Roman" w:eastAsia="宋体" w:hAnsi="Times New Roman" w:cs="Times New Roman" w:hint="eastAsia"/>
          <w:sz w:val="21"/>
          <w:szCs w:val="21"/>
          <w14:ligatures w14:val="none"/>
        </w:rPr>
        <w:t>对股票</w:t>
      </w:r>
      <w:r w:rsidR="00BB41A6">
        <w:rPr>
          <w:rFonts w:ascii="Times New Roman" w:eastAsia="宋体" w:hAnsi="Times New Roman" w:cs="Times New Roman" w:hint="eastAsia"/>
          <w:sz w:val="21"/>
          <w:szCs w:val="21"/>
          <w14:ligatures w14:val="none"/>
        </w:rPr>
        <w:t>的累计</w:t>
      </w:r>
      <w:r w:rsidRPr="00C949E4">
        <w:rPr>
          <w:rFonts w:ascii="Times New Roman" w:eastAsia="宋体" w:hAnsi="Times New Roman" w:cs="Times New Roman" w:hint="eastAsia"/>
          <w:sz w:val="21"/>
          <w:szCs w:val="21"/>
          <w14:ligatures w14:val="none"/>
        </w:rPr>
        <w:t>异常收益率是否存在影响，本文构建了如下模型：</w:t>
      </w:r>
    </w:p>
    <w:p w14:paraId="2EA75733" w14:textId="163BD9A7" w:rsidR="00EC0AB1" w:rsidRPr="00C949E4" w:rsidRDefault="0078300E" w:rsidP="00EC0AB1">
      <w:pPr>
        <w:tabs>
          <w:tab w:val="left" w:pos="357"/>
        </w:tabs>
        <w:overflowPunct w:val="0"/>
        <w:spacing w:after="0" w:line="240" w:lineRule="auto"/>
        <w:ind w:firstLineChars="200" w:firstLine="420"/>
        <w:jc w:val="both"/>
        <w:rPr>
          <w:rFonts w:ascii="Times New Roman" w:eastAsia="宋体" w:hAnsi="Cambria Math"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CAR=</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r>
                <w:rPr>
                  <w:rFonts w:ascii="Cambria Math" w:eastAsia="宋体" w:hAnsi="Cambria Math" w:cs="Times New Roman"/>
                  <w:sz w:val="21"/>
                  <w:szCs w:val="21"/>
                  <w14:ligatures w14:val="none"/>
                </w:rPr>
                <m:t>false+</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2</m:t>
                  </m:r>
                </m:sub>
              </m:sSub>
              <m:r>
                <w:rPr>
                  <w:rFonts w:ascii="Cambria Math" w:eastAsia="宋体" w:hAnsi="Cambria Math" w:cs="Times New Roman"/>
                  <w:sz w:val="21"/>
                  <w:szCs w:val="21"/>
                  <w14:ligatures w14:val="none"/>
                </w:rPr>
                <m:t>X+ϵ#</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4</m:t>
                  </m:r>
                </m:e>
              </m:d>
            </m:e>
          </m:eqArr>
        </m:oMath>
      </m:oMathPara>
    </w:p>
    <w:p w14:paraId="1F55C170" w14:textId="34092798" w:rsidR="009925D9" w:rsidRPr="009925D9" w:rsidRDefault="00EC0AB1" w:rsidP="00EC0AB1">
      <w:pPr>
        <w:tabs>
          <w:tab w:val="left" w:pos="360"/>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bCs/>
          <w:sz w:val="21"/>
          <w:szCs w:val="21"/>
          <w14:ligatures w14:val="none"/>
        </w:rPr>
        <w:tab/>
      </w:r>
      <w:r>
        <w:rPr>
          <w:rFonts w:ascii="Times New Roman" w:eastAsia="宋体" w:hAnsi="Times New Roman" w:cs="Times New Roman" w:hint="eastAsia"/>
          <w:bCs/>
          <w:sz w:val="21"/>
          <w:szCs w:val="21"/>
          <w14:ligatures w14:val="none"/>
        </w:rPr>
        <w:t>其中，</w:t>
      </w:r>
      <m:oMath>
        <m:r>
          <w:rPr>
            <w:rFonts w:ascii="Cambria Math" w:eastAsia="宋体" w:hAnsi="Cambria Math" w:cs="Times New Roman"/>
            <w:sz w:val="21"/>
            <w:szCs w:val="21"/>
            <w14:ligatures w14:val="none"/>
          </w:rPr>
          <m:t>CAR</m:t>
        </m:r>
      </m:oMath>
      <w:r w:rsidR="00054153">
        <w:rPr>
          <w:rFonts w:ascii="Times New Roman" w:eastAsia="宋体" w:hAnsi="Times New Roman" w:cs="Times New Roman" w:hint="eastAsia"/>
          <w:bCs/>
          <w:sz w:val="21"/>
          <w:szCs w:val="21"/>
          <w14:ligatures w14:val="none"/>
        </w:rPr>
        <w:t>表示股价的累计异常收益率，</w:t>
      </w:r>
      <m:oMath>
        <m:r>
          <w:rPr>
            <w:rFonts w:ascii="Cambria Math" w:eastAsia="宋体" w:hAnsi="Cambria Math" w:cs="Times New Roman"/>
            <w:sz w:val="21"/>
            <w:szCs w:val="21"/>
            <w14:ligatures w14:val="none"/>
          </w:rPr>
          <m:t>false</m:t>
        </m:r>
      </m:oMath>
      <w:r w:rsidR="00054153">
        <w:rPr>
          <w:rFonts w:ascii="Times New Roman" w:eastAsia="宋体" w:hAnsi="Times New Roman" w:cs="Times New Roman" w:hint="eastAsia"/>
          <w:bCs/>
          <w:sz w:val="21"/>
          <w:szCs w:val="21"/>
          <w14:ligatures w14:val="none"/>
        </w:rPr>
        <w:t>是</w:t>
      </w:r>
      <w:r w:rsidR="00C90EBD">
        <w:rPr>
          <w:rFonts w:ascii="Times New Roman" w:eastAsia="宋体" w:hAnsi="Times New Roman" w:cs="Times New Roman" w:hint="eastAsia"/>
          <w:bCs/>
          <w:sz w:val="21"/>
          <w:szCs w:val="21"/>
          <w14:ligatures w14:val="none"/>
        </w:rPr>
        <w:t>是否为虚假财经新闻</w:t>
      </w:r>
      <w:r w:rsidR="00054153">
        <w:rPr>
          <w:rFonts w:ascii="Times New Roman" w:eastAsia="宋体" w:hAnsi="Times New Roman" w:cs="Times New Roman" w:hint="eastAsia"/>
          <w:bCs/>
          <w:sz w:val="21"/>
          <w:szCs w:val="21"/>
          <w14:ligatures w14:val="none"/>
        </w:rPr>
        <w:t>。</w:t>
      </w:r>
      <m:oMath>
        <m:r>
          <w:rPr>
            <w:rFonts w:ascii="Cambria Math" w:eastAsia="宋体" w:hAnsi="Cambria Math" w:cs="Times New Roman"/>
            <w:sz w:val="21"/>
            <w:szCs w:val="21"/>
            <w14:ligatures w14:val="none"/>
          </w:rPr>
          <m:t>X</m:t>
        </m:r>
      </m:oMath>
      <w:r w:rsidR="00054153">
        <w:rPr>
          <w:rFonts w:ascii="Times New Roman" w:eastAsia="宋体" w:hAnsi="Times New Roman" w:cs="Times New Roman" w:hint="eastAsia"/>
          <w:bCs/>
          <w:sz w:val="21"/>
          <w:szCs w:val="21"/>
          <w14:ligatures w14:val="none"/>
        </w:rPr>
        <w:t>为一系列控制变量</w:t>
      </w:r>
      <w:r w:rsidR="009925D9">
        <w:rPr>
          <w:rFonts w:ascii="Times New Roman" w:eastAsia="宋体" w:hAnsi="Times New Roman" w:cs="Times New Roman" w:hint="eastAsia"/>
          <w:bCs/>
          <w:sz w:val="21"/>
          <w:szCs w:val="21"/>
          <w14:ligatures w14:val="none"/>
        </w:rPr>
        <w:t>，估计系数</w:t>
      </w:r>
      <m:oMath>
        <m:sSub>
          <m:sSubPr>
            <m:ctrlPr>
              <w:rPr>
                <w:rFonts w:ascii="Cambria Math" w:eastAsia="宋体" w:hAnsi="Cambria Math" w:cs="Times New Roman"/>
                <w:bCs/>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oMath>
      <w:r w:rsidR="009925D9">
        <w:rPr>
          <w:rFonts w:ascii="Times New Roman" w:eastAsia="宋体" w:hAnsi="Times New Roman" w:cs="Times New Roman" w:hint="eastAsia"/>
          <w:bCs/>
          <w:sz w:val="21"/>
          <w:szCs w:val="21"/>
          <w14:ligatures w14:val="none"/>
        </w:rPr>
        <w:t>表示</w:t>
      </w:r>
      <w:r w:rsidR="00C90EBD">
        <w:rPr>
          <w:rFonts w:ascii="Times New Roman" w:eastAsia="宋体" w:hAnsi="Times New Roman" w:cs="Times New Roman" w:hint="eastAsia"/>
          <w:bCs/>
          <w:sz w:val="21"/>
          <w:szCs w:val="21"/>
          <w14:ligatures w14:val="none"/>
        </w:rPr>
        <w:t>虚假财经新闻</w:t>
      </w:r>
      <w:r w:rsidR="009925D9">
        <w:rPr>
          <w:rFonts w:ascii="Times New Roman" w:eastAsia="宋体" w:hAnsi="Times New Roman" w:cs="Times New Roman" w:hint="eastAsia"/>
          <w:bCs/>
          <w:sz w:val="21"/>
          <w:szCs w:val="21"/>
          <w14:ligatures w14:val="none"/>
        </w:rPr>
        <w:t>对股价</w:t>
      </w:r>
      <w:r w:rsidR="00C90EBD">
        <w:rPr>
          <w:rFonts w:ascii="Times New Roman" w:eastAsia="宋体" w:hAnsi="Times New Roman" w:cs="Times New Roman" w:hint="eastAsia"/>
          <w:bCs/>
          <w:sz w:val="21"/>
          <w:szCs w:val="21"/>
          <w14:ligatures w14:val="none"/>
        </w:rPr>
        <w:t>累计异常收益率</w:t>
      </w:r>
      <w:r w:rsidR="009925D9">
        <w:rPr>
          <w:rFonts w:ascii="Times New Roman" w:eastAsia="宋体" w:hAnsi="Times New Roman" w:cs="Times New Roman" w:hint="eastAsia"/>
          <w:bCs/>
          <w:sz w:val="21"/>
          <w:szCs w:val="21"/>
          <w14:ligatures w14:val="none"/>
        </w:rPr>
        <w:t>的影响，为</w:t>
      </w:r>
      <w:r w:rsidR="00C90EBD">
        <w:rPr>
          <w:rFonts w:ascii="Times New Roman" w:eastAsia="宋体" w:hAnsi="Times New Roman" w:cs="Times New Roman" w:hint="eastAsia"/>
          <w:bCs/>
          <w:sz w:val="21"/>
          <w:szCs w:val="21"/>
          <w14:ligatures w14:val="none"/>
        </w:rPr>
        <w:t>正表示虚假财经新闻较之于真实财经新闻造成的股价波动更强烈。</w:t>
      </w:r>
    </w:p>
    <w:p w14:paraId="369BF8ED" w14:textId="122C5445" w:rsidR="00EC0AB1" w:rsidRPr="00EC0AB1" w:rsidRDefault="00EC0AB1" w:rsidP="00EC0AB1">
      <w:pPr>
        <w:tabs>
          <w:tab w:val="left" w:pos="360"/>
        </w:tabs>
        <w:overflowPunct w:val="0"/>
        <w:spacing w:after="0" w:line="240" w:lineRule="auto"/>
        <w:jc w:val="both"/>
        <w:rPr>
          <w:rFonts w:ascii="Times New Roman" w:eastAsia="宋体" w:hAnsi="Times New Roman" w:cs="Times New Roman"/>
          <w:bCs/>
          <w:sz w:val="21"/>
          <w:szCs w:val="21"/>
          <w14:ligatures w14:val="none"/>
        </w:rPr>
      </w:pPr>
      <w:r w:rsidRPr="00C949E4">
        <w:rPr>
          <w:rFonts w:ascii="Times New Roman" w:eastAsia="宋体" w:hAnsi="Times New Roman" w:cs="Times New Roman" w:hint="eastAsia"/>
          <w:bCs/>
          <w:sz w:val="21"/>
          <w:szCs w:val="21"/>
          <w14:ligatures w14:val="none"/>
        </w:rPr>
        <w:t>3.</w:t>
      </w:r>
      <w:r>
        <w:rPr>
          <w:rFonts w:ascii="Times New Roman" w:eastAsia="宋体" w:hAnsi="Times New Roman" w:cs="Times New Roman" w:hint="eastAsia"/>
          <w:bCs/>
          <w:sz w:val="21"/>
          <w:szCs w:val="21"/>
          <w14:ligatures w14:val="none"/>
        </w:rPr>
        <w:t>4</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2</w:t>
      </w:r>
      <w:r w:rsidRPr="00C949E4">
        <w:rPr>
          <w:rFonts w:ascii="Times New Roman" w:eastAsia="宋体" w:hAnsi="Times New Roman" w:cs="Times New Roman" w:hint="eastAsia"/>
          <w:bCs/>
          <w:sz w:val="21"/>
          <w:szCs w:val="21"/>
          <w14:ligatures w14:val="none"/>
        </w:rPr>
        <w:t xml:space="preserve"> </w:t>
      </w:r>
      <w:r>
        <w:rPr>
          <w:rFonts w:ascii="Times New Roman" w:eastAsia="宋体" w:hAnsi="Times New Roman" w:cs="Times New Roman" w:hint="eastAsia"/>
          <w:bCs/>
          <w:sz w:val="21"/>
          <w:szCs w:val="21"/>
          <w14:ligatures w14:val="none"/>
        </w:rPr>
        <w:t>双重差分</w:t>
      </w:r>
    </w:p>
    <w:p w14:paraId="292EA4BC" w14:textId="5900B131" w:rsidR="00C949E4" w:rsidRPr="00C949E4" w:rsidRDefault="00C949E4" w:rsidP="00C949E4">
      <w:pPr>
        <w:overflowPunct w:val="0"/>
        <w:spacing w:after="0" w:line="240" w:lineRule="auto"/>
        <w:ind w:firstLine="419"/>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金融新闻及其影响可被看作是对个股的一项外生冲击，对于这种冲击的处理效应，可以使用</w:t>
      </w:r>
      <w:r w:rsidRPr="00C949E4">
        <w:rPr>
          <w:rFonts w:ascii="Times New Roman" w:eastAsia="宋体" w:hAnsi="Times New Roman" w:cs="Times New Roman" w:hint="eastAsia"/>
          <w:sz w:val="21"/>
          <w:szCs w:val="21"/>
          <w14:ligatures w14:val="none"/>
        </w:rPr>
        <w:t>DID</w:t>
      </w:r>
      <w:r w:rsidRPr="00C949E4">
        <w:rPr>
          <w:rFonts w:ascii="Times New Roman" w:eastAsia="宋体" w:hAnsi="Times New Roman" w:cs="Times New Roman" w:hint="eastAsia"/>
          <w:sz w:val="21"/>
          <w:szCs w:val="21"/>
          <w14:ligatures w14:val="none"/>
        </w:rPr>
        <w:t>方法进行分析</w:t>
      </w:r>
      <w:commentRangeStart w:id="72"/>
      <w:r w:rsidRPr="00C949E4">
        <w:rPr>
          <w:rFonts w:ascii="Times New Roman" w:eastAsia="宋体" w:hAnsi="Times New Roman" w:cs="Times New Roman" w:hint="eastAsia"/>
          <w:sz w:val="21"/>
          <w:szCs w:val="21"/>
          <w14:ligatures w14:val="none"/>
        </w:rPr>
        <w:t>（黄炜，</w:t>
      </w:r>
      <w:r w:rsidRPr="00C949E4">
        <w:rPr>
          <w:rFonts w:ascii="Times New Roman" w:eastAsia="宋体" w:hAnsi="Times New Roman" w:cs="Times New Roman" w:hint="eastAsia"/>
          <w:sz w:val="21"/>
          <w:szCs w:val="21"/>
          <w14:ligatures w14:val="none"/>
        </w:rPr>
        <w:t>2011</w:t>
      </w:r>
      <w:r w:rsidRPr="00C949E4">
        <w:rPr>
          <w:rFonts w:ascii="Times New Roman" w:eastAsia="宋体" w:hAnsi="Times New Roman" w:cs="Times New Roman" w:hint="eastAsia"/>
          <w:sz w:val="21"/>
          <w:szCs w:val="21"/>
          <w14:ligatures w14:val="none"/>
        </w:rPr>
        <w:t>）</w:t>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vertAlign w:val="superscript"/>
          <w14:ligatures w14:val="none"/>
        </w:rPr>
        <w:endnoteReference w:id="23"/>
      </w:r>
      <w:r w:rsidR="004B0F06">
        <w:rPr>
          <w:rFonts w:ascii="Times New Roman" w:eastAsia="宋体" w:hAnsi="Times New Roman" w:cs="Times New Roman" w:hint="eastAsia"/>
          <w:sz w:val="21"/>
          <w:szCs w:val="21"/>
          <w:vertAlign w:val="superscript"/>
          <w14:ligatures w14:val="none"/>
        </w:rPr>
        <w:t>]</w:t>
      </w:r>
      <w:commentRangeEnd w:id="72"/>
      <w:r w:rsidR="00BA63F6">
        <w:rPr>
          <w:rStyle w:val="affa"/>
          <w:rFonts w:ascii="Times New Roman" w:eastAsia="宋体" w:hAnsi="Times New Roman" w:cs="Times New Roman"/>
          <w14:ligatures w14:val="none"/>
        </w:rPr>
        <w:commentReference w:id="72"/>
      </w:r>
      <w:r w:rsidRPr="00C949E4">
        <w:rPr>
          <w:rFonts w:ascii="Times New Roman" w:eastAsia="宋体" w:hAnsi="Times New Roman" w:cs="Times New Roman" w:hint="eastAsia"/>
          <w:sz w:val="21"/>
          <w:szCs w:val="21"/>
          <w14:ligatures w14:val="none"/>
        </w:rPr>
        <w:t>。虚假财经新闻因内容违背理性预期，或为刻意捏造以误导投资者，往往伴随更为激烈的情绪倾向。这类新闻对市场的扰动效应通常强于一般金融新闻，而这一影响可从异常收益率中得以体现。金融新闻的真伪性往往需要澄清公告来验证，而那些未经澄清公告证实或证伪的金融新闻，既不能被认为是虚假财经新闻，也不能被认为是真实财经新闻。</w:t>
      </w:r>
    </w:p>
    <w:p w14:paraId="7D727AF6" w14:textId="7777777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因此，本文将那些经由澄清公告证实的新闻作为控制组，将那些经由澄清公告证伪的新闻作为处理组。由于处理组和控制组之间并非泾渭分明，即控制组完全不受新闻影响，因此双重差分得出的估计系数应为新闻的虚假性所带来的影响，而非虚假财经新闻的冲击本身。</w:t>
      </w:r>
    </w:p>
    <w:p w14:paraId="2BE43830" w14:textId="7777777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本文设置两个虚拟变量</w:t>
      </w:r>
      <w:r w:rsidRPr="00C949E4">
        <w:rPr>
          <w:rFonts w:ascii="Times New Roman" w:eastAsia="宋体" w:hAnsi="Times New Roman" w:cs="Times New Roman" w:hint="eastAsia"/>
          <w:sz w:val="21"/>
          <w:szCs w:val="21"/>
          <w14:ligatures w14:val="none"/>
        </w:rPr>
        <w:t>post</w:t>
      </w:r>
      <w:r w:rsidRPr="00C949E4">
        <w:rPr>
          <w:rFonts w:ascii="Times New Roman" w:eastAsia="宋体" w:hAnsi="Times New Roman" w:cs="Times New Roman" w:hint="eastAsia"/>
          <w:sz w:val="21"/>
          <w:szCs w:val="21"/>
          <w14:ligatures w14:val="none"/>
        </w:rPr>
        <w:t>与</w:t>
      </w:r>
      <w:r w:rsidRPr="00C949E4">
        <w:rPr>
          <w:rFonts w:ascii="Times New Roman" w:eastAsia="宋体" w:hAnsi="Times New Roman" w:cs="Times New Roman" w:hint="eastAsia"/>
          <w:sz w:val="21"/>
          <w:szCs w:val="21"/>
          <w14:ligatures w14:val="none"/>
        </w:rPr>
        <w:t>false</w:t>
      </w:r>
      <w:r w:rsidRPr="00C949E4">
        <w:rPr>
          <w:rFonts w:ascii="Times New Roman" w:eastAsia="宋体" w:hAnsi="Times New Roman" w:cs="Times New Roman" w:hint="eastAsia"/>
          <w:sz w:val="21"/>
          <w:szCs w:val="21"/>
          <w14:ligatures w14:val="none"/>
        </w:rPr>
        <w:t>，其中</w:t>
      </w:r>
      <w:r w:rsidRPr="00C949E4">
        <w:rPr>
          <w:rFonts w:ascii="Times New Roman" w:eastAsia="宋体" w:hAnsi="Times New Roman" w:cs="Times New Roman" w:hint="eastAsia"/>
          <w:sz w:val="21"/>
          <w:szCs w:val="21"/>
          <w14:ligatures w14:val="none"/>
        </w:rPr>
        <w:t>post = 1</w:t>
      </w:r>
      <w:r w:rsidRPr="00C949E4">
        <w:rPr>
          <w:rFonts w:ascii="Times New Roman" w:eastAsia="宋体" w:hAnsi="Times New Roman" w:cs="Times New Roman" w:hint="eastAsia"/>
          <w:sz w:val="21"/>
          <w:szCs w:val="21"/>
          <w14:ligatures w14:val="none"/>
        </w:rPr>
        <w:t>表示新闻发布日之后，</w:t>
      </w:r>
      <w:r w:rsidRPr="00C949E4">
        <w:rPr>
          <w:rFonts w:ascii="Times New Roman" w:eastAsia="宋体" w:hAnsi="Times New Roman" w:cs="Times New Roman" w:hint="eastAsia"/>
          <w:sz w:val="21"/>
          <w:szCs w:val="21"/>
          <w14:ligatures w14:val="none"/>
        </w:rPr>
        <w:t>post = 0</w:t>
      </w:r>
      <w:r w:rsidRPr="00C949E4">
        <w:rPr>
          <w:rFonts w:ascii="Times New Roman" w:eastAsia="宋体" w:hAnsi="Times New Roman" w:cs="Times New Roman" w:hint="eastAsia"/>
          <w:sz w:val="21"/>
          <w:szCs w:val="21"/>
          <w14:ligatures w14:val="none"/>
        </w:rPr>
        <w:t>表示新闻发布日之前；</w:t>
      </w:r>
      <w:r w:rsidRPr="00C949E4">
        <w:rPr>
          <w:rFonts w:ascii="Times New Roman" w:eastAsia="宋体" w:hAnsi="Times New Roman" w:cs="Times New Roman" w:hint="eastAsia"/>
          <w:sz w:val="21"/>
          <w:szCs w:val="21"/>
          <w14:ligatures w14:val="none"/>
        </w:rPr>
        <w:t>false = 1</w:t>
      </w:r>
      <w:r w:rsidRPr="00C949E4">
        <w:rPr>
          <w:rFonts w:ascii="Times New Roman" w:eastAsia="宋体" w:hAnsi="Times New Roman" w:cs="Times New Roman" w:hint="eastAsia"/>
          <w:sz w:val="21"/>
          <w:szCs w:val="21"/>
          <w14:ligatures w14:val="none"/>
        </w:rPr>
        <w:t>表示为虚假财经新闻</w:t>
      </w:r>
      <w:r w:rsidRPr="00C949E4">
        <w:rPr>
          <w:rFonts w:ascii="Times New Roman" w:eastAsia="宋体" w:hAnsi="Times New Roman" w:cs="Times New Roman" w:hint="eastAsia"/>
          <w:sz w:val="21"/>
          <w:szCs w:val="21"/>
          <w14:ligatures w14:val="none"/>
        </w:rPr>
        <w:t>,false = 0</w:t>
      </w:r>
      <w:r w:rsidRPr="00C949E4">
        <w:rPr>
          <w:rFonts w:ascii="Times New Roman" w:eastAsia="宋体" w:hAnsi="Times New Roman" w:cs="Times New Roman" w:hint="eastAsia"/>
          <w:sz w:val="21"/>
          <w:szCs w:val="21"/>
          <w14:ligatures w14:val="none"/>
        </w:rPr>
        <w:t>表示为真实财经新闻。根据上述变量设置，可将</w:t>
      </w:r>
      <w:r w:rsidRPr="00C949E4">
        <w:rPr>
          <w:rFonts w:ascii="Times New Roman" w:eastAsia="宋体" w:hAnsi="Times New Roman" w:cs="Times New Roman" w:hint="eastAsia"/>
          <w:sz w:val="21"/>
          <w:szCs w:val="21"/>
          <w14:ligatures w14:val="none"/>
        </w:rPr>
        <w:t>DID</w:t>
      </w:r>
      <w:r w:rsidRPr="00C949E4">
        <w:rPr>
          <w:rFonts w:ascii="Times New Roman" w:eastAsia="宋体" w:hAnsi="Times New Roman" w:cs="Times New Roman" w:hint="eastAsia"/>
          <w:sz w:val="21"/>
          <w:szCs w:val="21"/>
          <w14:ligatures w14:val="none"/>
        </w:rPr>
        <w:t>方法的基准回归模型表述为如下形式：</w:t>
      </w:r>
    </w:p>
    <w:p w14:paraId="6D4C56FC" w14:textId="5819B368" w:rsidR="00C949E4" w:rsidRPr="00C949E4" w:rsidRDefault="0078300E" w:rsidP="00C949E4">
      <w:pPr>
        <w:overflowPunct w:val="0"/>
        <w:spacing w:after="0" w:line="240" w:lineRule="auto"/>
        <w:jc w:val="center"/>
        <w:rPr>
          <w:rFonts w:ascii="Times New Roman" w:eastAsia="宋体" w:hAnsi="Times New Roman" w:cs="Times New Roman"/>
          <w:bCs/>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post</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2</m:t>
                  </m:r>
                </m:sub>
              </m:sSub>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false</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e>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3</m:t>
                  </m:r>
                </m:sub>
              </m:sSub>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post</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false</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4</m:t>
                  </m:r>
                </m:sub>
              </m:sSub>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Z</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ϵ</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5</m:t>
                  </m:r>
                </m:e>
              </m:d>
            </m:e>
          </m:eqArr>
        </m:oMath>
      </m:oMathPara>
    </w:p>
    <w:p w14:paraId="24B201AD" w14:textId="77777777" w:rsidR="00C949E4" w:rsidRPr="00C949E4" w:rsidRDefault="00C949E4" w:rsidP="00C949E4">
      <w:pPr>
        <w:overflowPunct w:val="0"/>
        <w:spacing w:after="0" w:line="240" w:lineRule="auto"/>
        <w:ind w:firstLineChars="200" w:firstLine="420"/>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其中，下标</w:t>
      </w:r>
      <w:r w:rsidRPr="00C949E4">
        <w:rPr>
          <w:rFonts w:ascii="Times New Roman" w:eastAsia="宋体" w:hAnsi="Times New Roman" w:cs="Times New Roman" w:hint="eastAsia"/>
          <w:sz w:val="21"/>
          <w:szCs w:val="21"/>
          <w14:ligatures w14:val="none"/>
        </w:rPr>
        <w:t>i</w:t>
      </w:r>
      <w:r w:rsidRPr="00C949E4">
        <w:rPr>
          <w:rFonts w:ascii="Times New Roman" w:eastAsia="宋体" w:hAnsi="Times New Roman" w:cs="Times New Roman" w:hint="eastAsia"/>
          <w:sz w:val="21"/>
          <w:szCs w:val="21"/>
          <w14:ligatures w14:val="none"/>
        </w:rPr>
        <w:t>表示第</w:t>
      </w:r>
      <w:r w:rsidRPr="00C949E4">
        <w:rPr>
          <w:rFonts w:ascii="Times New Roman" w:eastAsia="宋体" w:hAnsi="Times New Roman" w:cs="Times New Roman" w:hint="eastAsia"/>
          <w:sz w:val="21"/>
          <w:szCs w:val="21"/>
          <w14:ligatures w14:val="none"/>
        </w:rPr>
        <w:t>i</w:t>
      </w:r>
      <w:r w:rsidRPr="00C949E4">
        <w:rPr>
          <w:rFonts w:ascii="Times New Roman" w:eastAsia="宋体" w:hAnsi="Times New Roman" w:cs="Times New Roman" w:hint="eastAsia"/>
          <w:sz w:val="21"/>
          <w:szCs w:val="21"/>
          <w14:ligatures w14:val="none"/>
        </w:rPr>
        <w:t>个股票，下标</w:t>
      </w:r>
      <w:r w:rsidRPr="00C949E4">
        <w:rPr>
          <w:rFonts w:ascii="Times New Roman" w:eastAsia="宋体" w:hAnsi="Times New Roman" w:cs="Times New Roman" w:hint="eastAsia"/>
          <w:sz w:val="21"/>
          <w:szCs w:val="21"/>
          <w14:ligatures w14:val="none"/>
        </w:rPr>
        <w:t>t</w:t>
      </w:r>
      <w:r w:rsidRPr="00C949E4">
        <w:rPr>
          <w:rFonts w:ascii="Times New Roman" w:eastAsia="宋体" w:hAnsi="Times New Roman" w:cs="Times New Roman" w:hint="eastAsia"/>
          <w:sz w:val="21"/>
          <w:szCs w:val="21"/>
          <w14:ligatures w14:val="none"/>
        </w:rPr>
        <w:t>表示第</w:t>
      </w:r>
      <w:r w:rsidRPr="00C949E4">
        <w:rPr>
          <w:rFonts w:ascii="Times New Roman" w:eastAsia="宋体" w:hAnsi="Times New Roman" w:cs="Times New Roman"/>
          <w:sz w:val="21"/>
          <w:szCs w:val="21"/>
          <w14:ligatures w14:val="none"/>
        </w:rPr>
        <w:t>t</w:t>
      </w:r>
      <w:r w:rsidRPr="00C949E4">
        <w:rPr>
          <w:rFonts w:ascii="Times New Roman" w:eastAsia="宋体" w:hAnsi="Times New Roman" w:cs="Times New Roman"/>
          <w:sz w:val="21"/>
          <w:szCs w:val="21"/>
          <w14:ligatures w14:val="none"/>
        </w:rPr>
        <w:t>天，</w:t>
      </w:r>
      <w:r w:rsidRPr="00C949E4">
        <w:rPr>
          <w:rFonts w:ascii="Times New Roman" w:eastAsia="宋体" w:hAnsi="Times New Roman" w:cs="Times New Roman"/>
          <w:sz w:val="21"/>
          <w:szCs w:val="21"/>
          <w14:ligatures w14:val="none"/>
        </w:rPr>
        <w:t>Z</w:t>
      </w:r>
      <w:r w:rsidRPr="00C949E4">
        <w:rPr>
          <w:rFonts w:ascii="Times New Roman" w:eastAsia="宋体" w:hAnsi="Times New Roman" w:cs="Times New Roman"/>
          <w:sz w:val="21"/>
          <w:szCs w:val="21"/>
          <w14:ligatures w14:val="none"/>
        </w:rPr>
        <w:t>代表一系列控制变量，</w:t>
      </w:r>
      <w:r w:rsidRPr="00C949E4">
        <w:rPr>
          <w:rFonts w:ascii="Times New Roman" w:eastAsia="宋体" w:hAnsi="Times New Roman" w:cs="Times New Roman"/>
          <w:sz w:val="21"/>
          <w:szCs w:val="21"/>
          <w14:ligatures w14:val="none"/>
        </w:rPr>
        <w:t>ϵ</w:t>
      </w:r>
      <w:r w:rsidRPr="00C949E4">
        <w:rPr>
          <w:rFonts w:ascii="Times New Roman" w:eastAsia="宋体" w:hAnsi="Times New Roman" w:cs="Times New Roman"/>
          <w:sz w:val="21"/>
          <w:szCs w:val="21"/>
          <w14:ligatures w14:val="none"/>
        </w:rPr>
        <w:t>为随机扰动项，</w:t>
      </w:r>
      <w:r w:rsidRPr="00C949E4">
        <w:rPr>
          <w:rFonts w:ascii="Times New Roman" w:eastAsia="宋体" w:hAnsi="Times New Roman" w:cs="Times New Roman" w:hint="eastAsia"/>
          <w:sz w:val="21"/>
          <w:szCs w:val="21"/>
          <w14:ligatures w14:val="none"/>
        </w:rPr>
        <w:t>被解释变量</w:t>
      </w:r>
      <m:oMath>
        <m:r>
          <w:rPr>
            <w:rFonts w:ascii="Cambria Math" w:eastAsia="宋体" w:hAnsi="Cambria Math" w:cs="Times New Roman"/>
            <w:sz w:val="21"/>
            <w:szCs w:val="21"/>
            <w14:ligatures w14:val="none"/>
          </w:rPr>
          <m:t>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oMath>
      <w:r w:rsidRPr="00C949E4">
        <w:rPr>
          <w:rFonts w:ascii="Times New Roman" w:eastAsia="宋体" w:hAnsi="Times New Roman" w:cs="Times New Roman" w:hint="eastAsia"/>
          <w:sz w:val="21"/>
          <w:szCs w:val="21"/>
          <w14:ligatures w14:val="none"/>
        </w:rPr>
        <w:t>为个股</w:t>
      </w:r>
      <w:r w:rsidRPr="00C949E4">
        <w:rPr>
          <w:rFonts w:ascii="Times New Roman" w:eastAsia="宋体" w:hAnsi="Times New Roman" w:cs="Times New Roman" w:hint="eastAsia"/>
          <w:sz w:val="21"/>
          <w:szCs w:val="21"/>
          <w14:ligatures w14:val="none"/>
        </w:rPr>
        <w:t>i</w:t>
      </w:r>
      <w:r w:rsidRPr="00C949E4">
        <w:rPr>
          <w:rFonts w:ascii="Times New Roman" w:eastAsia="宋体" w:hAnsi="Times New Roman" w:cs="Times New Roman" w:hint="eastAsia"/>
          <w:sz w:val="21"/>
          <w:szCs w:val="21"/>
          <w14:ligatures w14:val="none"/>
        </w:rPr>
        <w:t>在</w:t>
      </w:r>
      <w:r w:rsidRPr="00C949E4">
        <w:rPr>
          <w:rFonts w:ascii="Times New Roman" w:eastAsia="宋体" w:hAnsi="Times New Roman" w:cs="Times New Roman" w:hint="eastAsia"/>
          <w:sz w:val="21"/>
          <w:szCs w:val="21"/>
          <w14:ligatures w14:val="none"/>
        </w:rPr>
        <w:t>t</w:t>
      </w:r>
      <w:r w:rsidRPr="00C949E4">
        <w:rPr>
          <w:rFonts w:ascii="Times New Roman" w:eastAsia="宋体" w:hAnsi="Times New Roman" w:cs="Times New Roman" w:hint="eastAsia"/>
          <w:sz w:val="21"/>
          <w:szCs w:val="21"/>
          <w14:ligatures w14:val="none"/>
        </w:rPr>
        <w:t>是的异常收益率。</w:t>
      </w:r>
      <w:r w:rsidRPr="00C949E4">
        <w:rPr>
          <w:rFonts w:ascii="Times New Roman" w:eastAsia="宋体" w:hAnsi="Times New Roman" w:cs="Times New Roman" w:hint="eastAsia"/>
          <w:sz w:val="21"/>
          <w:szCs w:val="21"/>
          <w14:ligatures w14:val="none"/>
        </w:rPr>
        <w:t>DID</w:t>
      </w:r>
      <w:r w:rsidRPr="00C949E4">
        <w:rPr>
          <w:rFonts w:ascii="Times New Roman" w:eastAsia="宋体" w:hAnsi="Times New Roman" w:cs="Times New Roman" w:hint="eastAsia"/>
          <w:sz w:val="21"/>
          <w:szCs w:val="21"/>
          <w14:ligatures w14:val="none"/>
        </w:rPr>
        <w:t>的各参数如表</w:t>
      </w:r>
      <w:r w:rsidRPr="00C949E4">
        <w:rPr>
          <w:rFonts w:ascii="Times New Roman" w:eastAsia="宋体" w:hAnsi="Times New Roman" w:cs="Times New Roman" w:hint="eastAsia"/>
          <w:sz w:val="21"/>
          <w:szCs w:val="21"/>
          <w14:ligatures w14:val="none"/>
        </w:rPr>
        <w:t>2</w:t>
      </w:r>
      <w:r w:rsidRPr="00C949E4">
        <w:rPr>
          <w:rFonts w:ascii="Times New Roman" w:eastAsia="宋体" w:hAnsi="Times New Roman" w:cs="Times New Roman" w:hint="eastAsia"/>
          <w:sz w:val="21"/>
          <w:szCs w:val="21"/>
          <w14:ligatures w14:val="none"/>
        </w:rPr>
        <w:t>所示。</w:t>
      </w:r>
    </w:p>
    <w:p w14:paraId="5BF714B3" w14:textId="77777777" w:rsidR="00C949E4" w:rsidRPr="00C949E4" w:rsidRDefault="00C949E4" w:rsidP="00C949E4">
      <w:pPr>
        <w:overflowPunct w:val="0"/>
        <w:spacing w:after="0" w:line="240" w:lineRule="auto"/>
        <w:ind w:firstLineChars="200" w:firstLine="420"/>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由回归方程（</w:t>
      </w:r>
      <w:r w:rsidRPr="00C949E4">
        <w:rPr>
          <w:rFonts w:ascii="Times New Roman" w:eastAsia="宋体" w:hAnsi="Times New Roman" w:cs="Times New Roman" w:hint="eastAsia"/>
          <w:sz w:val="21"/>
          <w:szCs w:val="21"/>
          <w14:ligatures w14:val="none"/>
        </w:rPr>
        <w:t>5</w:t>
      </w:r>
      <w:r w:rsidRPr="00C949E4">
        <w:rPr>
          <w:rFonts w:ascii="Times New Roman" w:eastAsia="宋体" w:hAnsi="Times New Roman" w:cs="Times New Roman" w:hint="eastAsia"/>
          <w:sz w:val="21"/>
          <w:szCs w:val="21"/>
          <w14:ligatures w14:val="none"/>
        </w:rPr>
        <w:t>）可得，对于受到虚假财经新闻影响的个股而言，虚假财经新闻发布前后的异常收益率情况分别是</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oMath>
      <w:r w:rsidRPr="00C949E4">
        <w:rPr>
          <w:rFonts w:ascii="Times New Roman" w:eastAsia="宋体" w:hAnsi="Times New Roman" w:cs="Times New Roman" w:hint="eastAsia"/>
          <w:sz w:val="21"/>
          <w:szCs w:val="21"/>
          <w14:ligatures w14:val="none"/>
        </w:rPr>
        <w:t>+</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oMath>
      <w:r w:rsidRPr="00C949E4">
        <w:rPr>
          <w:rFonts w:ascii="Times New Roman" w:eastAsia="宋体" w:hAnsi="Times New Roman" w:cs="Times New Roman" w:hint="eastAsia"/>
          <w:sz w:val="21"/>
          <w:szCs w:val="21"/>
          <w14:ligatures w14:val="none"/>
        </w:rPr>
        <w:t>和</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oMath>
      <w:r w:rsidRPr="00C949E4">
        <w:rPr>
          <w:rFonts w:ascii="Times New Roman" w:eastAsia="宋体" w:hAnsi="Times New Roman" w:cs="Times New Roman" w:hint="eastAsia"/>
          <w:sz w:val="21"/>
          <w:szCs w:val="21"/>
          <w14:ligatures w14:val="none"/>
        </w:rPr>
        <w:t>+</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oMath>
      <w:r w:rsidRPr="00C949E4">
        <w:rPr>
          <w:rFonts w:ascii="Times New Roman" w:eastAsia="宋体" w:hAnsi="Times New Roman" w:cs="Times New Roman" w:hint="eastAsia"/>
          <w:sz w:val="21"/>
          <w:szCs w:val="21"/>
          <w14:ligatures w14:val="none"/>
        </w:rPr>
        <w:t>+</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2</m:t>
            </m:r>
          </m:sub>
        </m:sSub>
      </m:oMath>
      <w:r w:rsidRPr="00C949E4">
        <w:rPr>
          <w:rFonts w:ascii="Times New Roman" w:eastAsia="宋体" w:hAnsi="Times New Roman" w:cs="Times New Roman" w:hint="eastAsia"/>
          <w:sz w:val="21"/>
          <w:szCs w:val="21"/>
          <w14:ligatures w14:val="none"/>
        </w:rPr>
        <w:t>+</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3</m:t>
            </m:r>
          </m:sub>
        </m:sSub>
      </m:oMath>
      <w:r w:rsidRPr="00C949E4">
        <w:rPr>
          <w:rFonts w:ascii="Times New Roman" w:eastAsia="宋体" w:hAnsi="Times New Roman" w:cs="Times New Roman" w:hint="eastAsia"/>
          <w:sz w:val="21"/>
          <w:szCs w:val="21"/>
          <w14:ligatures w14:val="none"/>
        </w:rPr>
        <w:t>，因此异常收益率在发布前后的变化幅度为</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2</m:t>
            </m:r>
          </m:sub>
        </m:sSub>
      </m:oMath>
      <w:r w:rsidRPr="00C949E4">
        <w:rPr>
          <w:rFonts w:ascii="Times New Roman" w:eastAsia="宋体" w:hAnsi="Times New Roman" w:cs="Times New Roman" w:hint="eastAsia"/>
          <w:sz w:val="21"/>
          <w:szCs w:val="21"/>
          <w14:ligatures w14:val="none"/>
        </w:rPr>
        <w:t>+</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3</m:t>
            </m:r>
          </m:sub>
        </m:sSub>
      </m:oMath>
      <w:r w:rsidRPr="00C949E4">
        <w:rPr>
          <w:rFonts w:ascii="Times New Roman" w:eastAsia="宋体" w:hAnsi="Times New Roman" w:cs="Times New Roman" w:hint="eastAsia"/>
          <w:sz w:val="21"/>
          <w:szCs w:val="21"/>
          <w14:ligatures w14:val="none"/>
        </w:rPr>
        <w:t>，其中既受到新闻发布的影响，也受到新闻是虚假的这一因素的影响。（分段插入）同样的，对于其他受到真实财经新闻影响的个股</w:t>
      </w:r>
      <w:r w:rsidRPr="00C949E4">
        <w:rPr>
          <w:rFonts w:ascii="Times New Roman" w:eastAsia="宋体" w:hAnsi="Times New Roman" w:cs="Times New Roman" w:hint="eastAsia"/>
          <w:sz w:val="21"/>
          <w:szCs w:val="21"/>
          <w14:ligatures w14:val="none"/>
        </w:rPr>
        <w:t>(post = 0)</w:t>
      </w:r>
      <w:r w:rsidRPr="00C949E4">
        <w:rPr>
          <w:rFonts w:ascii="Times New Roman" w:eastAsia="宋体" w:hAnsi="Times New Roman" w:cs="Times New Roman" w:hint="eastAsia"/>
          <w:sz w:val="21"/>
          <w:szCs w:val="21"/>
          <w14:ligatures w14:val="none"/>
        </w:rPr>
        <w:t>，新闻发布前后的异常收益率分别是</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oMath>
      <w:r w:rsidRPr="00C949E4">
        <w:rPr>
          <w:rFonts w:ascii="Times New Roman" w:eastAsia="宋体" w:hAnsi="Times New Roman" w:cs="Times New Roman" w:hint="eastAsia"/>
          <w:sz w:val="21"/>
          <w:szCs w:val="21"/>
          <w14:ligatures w14:val="none"/>
        </w:rPr>
        <w:t>和</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oMath>
      <w:r w:rsidRPr="00C949E4">
        <w:rPr>
          <w:rFonts w:ascii="Times New Roman" w:eastAsia="宋体" w:hAnsi="Times New Roman" w:cs="Times New Roman" w:hint="eastAsia"/>
          <w:sz w:val="21"/>
          <w:szCs w:val="21"/>
          <w14:ligatures w14:val="none"/>
        </w:rPr>
        <w:t>+</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2</m:t>
            </m:r>
          </m:sub>
        </m:sSub>
      </m:oMath>
      <w:r w:rsidRPr="00C949E4">
        <w:rPr>
          <w:rFonts w:ascii="Times New Roman" w:eastAsia="宋体" w:hAnsi="Times New Roman" w:cs="Times New Roman" w:hint="eastAsia"/>
          <w:sz w:val="21"/>
          <w:szCs w:val="21"/>
          <w14:ligatures w14:val="none"/>
        </w:rPr>
        <w:t>，因此受到真实财经新闻影响的个股在真实财经新闻发布前后异常收益率的变化为</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2</m:t>
            </m:r>
          </m:sub>
        </m:sSub>
      </m:oMath>
      <w:r w:rsidRPr="00C949E4">
        <w:rPr>
          <w:rFonts w:ascii="Times New Roman" w:eastAsia="宋体" w:hAnsi="Times New Roman" w:cs="Times New Roman" w:hint="eastAsia"/>
          <w:sz w:val="21"/>
          <w:szCs w:val="21"/>
          <w14:ligatures w14:val="none"/>
        </w:rPr>
        <w:t>，这个差异涉及到新闻发布的影响，但没有涉及到新闻的虚假性的影响。用处理组在新闻发布前后异常收益率的差异减去控制组在新闻发布后异常收益率的差异，可以得到新闻是虚假的这一因素对个股异常收益率的净影响</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3</m:t>
            </m:r>
          </m:sub>
        </m:sSub>
      </m:oMath>
      <w:r w:rsidRPr="00C949E4">
        <w:rPr>
          <w:rFonts w:ascii="Times New Roman" w:eastAsia="宋体" w:hAnsi="Times New Roman" w:cs="Times New Roman" w:hint="eastAsia"/>
          <w:sz w:val="21"/>
          <w:szCs w:val="21"/>
          <w14:ligatures w14:val="none"/>
        </w:rPr>
        <w:t>，如果新闻的虚假性的确实对个股的异常收益率有影响，那么这个影响应该显著为负。</w:t>
      </w:r>
    </w:p>
    <w:p w14:paraId="30E2027A" w14:textId="7777777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利用</w:t>
      </w:r>
      <w:r w:rsidRPr="00C949E4">
        <w:rPr>
          <w:rFonts w:ascii="Times New Roman" w:eastAsia="宋体" w:hAnsi="Times New Roman" w:cs="Times New Roman" w:hint="eastAsia"/>
          <w:sz w:val="21"/>
          <w:szCs w:val="21"/>
          <w14:ligatures w14:val="none"/>
        </w:rPr>
        <w:t>DID</w:t>
      </w:r>
      <w:r w:rsidRPr="00C949E4">
        <w:rPr>
          <w:rFonts w:ascii="Times New Roman" w:eastAsia="宋体" w:hAnsi="Times New Roman" w:cs="Times New Roman" w:hint="eastAsia"/>
          <w:sz w:val="21"/>
          <w:szCs w:val="21"/>
          <w14:ligatures w14:val="none"/>
        </w:rPr>
        <w:t>方法，最为重要的是处理组和控制组必须满足平行趋势假设，即如果不存在虚假</w:t>
      </w:r>
    </w:p>
    <w:p w14:paraId="6985C7ED" w14:textId="77777777" w:rsidR="00C949E4" w:rsidRPr="00C949E4" w:rsidRDefault="00C949E4" w:rsidP="00C949E4">
      <w:pPr>
        <w:overflowPunct w:val="0"/>
        <w:spacing w:after="0" w:line="240" w:lineRule="auto"/>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lastRenderedPageBreak/>
        <w:t>财经新闻，换言之，新闻都是真实的，那么受到新闻影响的个股的异常收益率并不存在系统性差异。本文按照新闻真伪性计算异常收益率的平均值，如图</w:t>
      </w:r>
      <w:r w:rsidRPr="00C949E4">
        <w:rPr>
          <w:rFonts w:ascii="Times New Roman" w:eastAsia="宋体" w:hAnsi="Times New Roman" w:cs="Times New Roman" w:hint="eastAsia"/>
          <w:sz w:val="21"/>
          <w:szCs w:val="21"/>
          <w14:ligatures w14:val="none"/>
        </w:rPr>
        <w:t>1</w:t>
      </w:r>
      <w:r w:rsidRPr="00C949E4">
        <w:rPr>
          <w:rFonts w:ascii="Times New Roman" w:eastAsia="宋体" w:hAnsi="Times New Roman" w:cs="Times New Roman" w:hint="eastAsia"/>
          <w:sz w:val="21"/>
          <w:szCs w:val="21"/>
          <w14:ligatures w14:val="none"/>
        </w:rPr>
        <w:t>所示，可得出三点简单的判断：</w:t>
      </w:r>
    </w:p>
    <w:p w14:paraId="0C7535C7" w14:textId="77777777" w:rsidR="00A001D6" w:rsidRDefault="00A001D6" w:rsidP="00A001D6">
      <w:pPr>
        <w:overflowPunct w:val="0"/>
        <w:spacing w:after="0" w:line="240" w:lineRule="auto"/>
        <w:ind w:firstLineChars="200" w:firstLine="420"/>
        <w:rPr>
          <w:rFonts w:ascii="Times New Roman" w:eastAsia="宋体" w:hAnsi="Times New Roman" w:cs="Times New Roman"/>
          <w:sz w:val="21"/>
          <w:szCs w:val="21"/>
          <w14:ligatures w14:val="none"/>
        </w:rPr>
      </w:pPr>
      <w:r>
        <w:rPr>
          <w:rFonts w:ascii="Times New Roman" w:eastAsia="宋体" w:hAnsi="Times New Roman" w:cs="Times New Roman"/>
          <w:noProof/>
          <w:sz w:val="21"/>
          <w:szCs w:val="21"/>
          <w14:ligatures w14:val="none"/>
        </w:rPr>
        <w:drawing>
          <wp:inline distT="0" distB="0" distL="0" distR="0" wp14:anchorId="26BD4EDB" wp14:editId="4786DBEF">
            <wp:extent cx="2467173" cy="1844703"/>
            <wp:effectExtent l="0" t="0" r="9525" b="3175"/>
            <wp:docPr id="849247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70896" cy="1847487"/>
                    </a:xfrm>
                    <a:prstGeom prst="rect">
                      <a:avLst/>
                    </a:prstGeom>
                    <a:noFill/>
                  </pic:spPr>
                </pic:pic>
              </a:graphicData>
            </a:graphic>
          </wp:inline>
        </w:drawing>
      </w:r>
    </w:p>
    <w:p w14:paraId="272E6676" w14:textId="4D56BEB0" w:rsidR="00A001D6" w:rsidRPr="00A001D6" w:rsidRDefault="00A001D6" w:rsidP="00A001D6">
      <w:pPr>
        <w:overflowPunct w:val="0"/>
        <w:spacing w:after="0" w:line="240" w:lineRule="auto"/>
        <w:ind w:firstLineChars="200" w:firstLine="360"/>
        <w:jc w:val="center"/>
        <w:rPr>
          <w:rFonts w:ascii="Times New Roman" w:eastAsia="宋体" w:hAnsi="Times New Roman" w:cs="Times New Roman"/>
          <w:sz w:val="18"/>
          <w:szCs w:val="18"/>
          <w14:ligatures w14:val="none"/>
        </w:rPr>
      </w:pPr>
      <w:r w:rsidRPr="00A001D6">
        <w:rPr>
          <w:rFonts w:ascii="Times New Roman" w:eastAsia="宋体" w:hAnsi="Times New Roman" w:cs="Times New Roman" w:hint="eastAsia"/>
          <w:sz w:val="18"/>
          <w:szCs w:val="18"/>
          <w14:ligatures w14:val="none"/>
        </w:rPr>
        <w:t>图</w:t>
      </w:r>
      <w:r w:rsidRPr="00A001D6">
        <w:rPr>
          <w:rFonts w:ascii="Times New Roman" w:eastAsia="宋体" w:hAnsi="Times New Roman" w:cs="Times New Roman" w:hint="eastAsia"/>
          <w:sz w:val="18"/>
          <w:szCs w:val="18"/>
          <w14:ligatures w14:val="none"/>
        </w:rPr>
        <w:t xml:space="preserve">1 </w:t>
      </w:r>
      <w:r w:rsidRPr="00A001D6">
        <w:rPr>
          <w:rFonts w:ascii="Times New Roman" w:eastAsia="宋体" w:hAnsi="Times New Roman" w:cs="Times New Roman" w:hint="eastAsia"/>
          <w:sz w:val="18"/>
          <w:szCs w:val="18"/>
          <w14:ligatures w14:val="none"/>
        </w:rPr>
        <w:t>事件</w:t>
      </w:r>
      <w:r>
        <w:rPr>
          <w:rFonts w:ascii="Times New Roman" w:eastAsia="宋体" w:hAnsi="Times New Roman" w:cs="Times New Roman" w:hint="eastAsia"/>
          <w:sz w:val="18"/>
          <w:szCs w:val="18"/>
          <w14:ligatures w14:val="none"/>
        </w:rPr>
        <w:t>窗口期</w:t>
      </w:r>
      <w:r w:rsidRPr="00A001D6">
        <w:rPr>
          <w:rFonts w:ascii="Times New Roman" w:eastAsia="宋体" w:hAnsi="Times New Roman" w:cs="Times New Roman" w:hint="eastAsia"/>
          <w:sz w:val="18"/>
          <w:szCs w:val="18"/>
          <w14:ligatures w14:val="none"/>
        </w:rPr>
        <w:t>的平均异常收益率</w:t>
      </w:r>
    </w:p>
    <w:p w14:paraId="7633CAA6" w14:textId="079CD89B" w:rsidR="00C949E4" w:rsidRPr="00C949E4" w:rsidRDefault="00C949E4" w:rsidP="00A001D6">
      <w:pPr>
        <w:overflowPunct w:val="0"/>
        <w:spacing w:after="0" w:line="240" w:lineRule="auto"/>
        <w:ind w:firstLineChars="200" w:firstLine="420"/>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1</w:t>
      </w:r>
      <w:r w:rsidRPr="00C949E4">
        <w:rPr>
          <w:rFonts w:ascii="Times New Roman" w:eastAsia="宋体" w:hAnsi="Times New Roman" w:cs="Times New Roman" w:hint="eastAsia"/>
          <w:sz w:val="21"/>
          <w:szCs w:val="21"/>
          <w14:ligatures w14:val="none"/>
        </w:rPr>
        <w:t>）</w:t>
      </w:r>
      <w:commentRangeStart w:id="73"/>
      <w:r w:rsidRPr="00C949E4">
        <w:rPr>
          <w:rFonts w:ascii="Times New Roman" w:eastAsia="宋体" w:hAnsi="Times New Roman" w:cs="Times New Roman" w:hint="eastAsia"/>
          <w:sz w:val="21"/>
          <w:szCs w:val="21"/>
          <w14:ligatures w14:val="none"/>
        </w:rPr>
        <w:t>在事件窗口期</w:t>
      </w:r>
      <w:commentRangeEnd w:id="73"/>
      <w:r w:rsidR="00BA63F6">
        <w:rPr>
          <w:rStyle w:val="affa"/>
          <w:rFonts w:ascii="Times New Roman" w:eastAsia="宋体" w:hAnsi="Times New Roman" w:cs="Times New Roman"/>
          <w14:ligatures w14:val="none"/>
        </w:rPr>
        <w:commentReference w:id="73"/>
      </w:r>
      <w:r w:rsidRPr="00C949E4">
        <w:rPr>
          <w:rFonts w:ascii="Times New Roman" w:eastAsia="宋体" w:hAnsi="Times New Roman" w:cs="Times New Roman" w:hint="eastAsia"/>
          <w:sz w:val="21"/>
          <w:szCs w:val="21"/>
          <w14:ligatures w14:val="none"/>
        </w:rPr>
        <w:t>，受虚假财经新闻影响的个股呈现出更为剧烈的异常收益率变动，主要表现为异常收益率为负，即股价下跌，这说明虚假财经新闻可能通过捏造事实引起投资者的恐慌以使得股价下跌，或是发布利空消息以扭曲原本的理性投资策略</w:t>
      </w:r>
    </w:p>
    <w:p w14:paraId="3BF23D30" w14:textId="77777777" w:rsidR="00C949E4" w:rsidRPr="00C949E4" w:rsidRDefault="00C949E4" w:rsidP="00C949E4">
      <w:pPr>
        <w:overflowPunct w:val="0"/>
        <w:spacing w:after="0" w:line="240" w:lineRule="auto"/>
        <w:ind w:firstLineChars="200" w:firstLine="420"/>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2</w:t>
      </w:r>
      <w:r w:rsidRPr="00C949E4">
        <w:rPr>
          <w:rFonts w:ascii="Times New Roman" w:eastAsia="宋体" w:hAnsi="Times New Roman" w:cs="Times New Roman" w:hint="eastAsia"/>
          <w:sz w:val="21"/>
          <w:szCs w:val="21"/>
          <w14:ligatures w14:val="none"/>
        </w:rPr>
        <w:t>）在事件发生日前，受虚假财经新闻影响的个股在异常收益率上与受到真实财经新闻影响的个股呈现出较为接近的均值，说明不存在严重的事前行为，为平行趋势假设提供了较为有力的支撑。</w:t>
      </w:r>
    </w:p>
    <w:p w14:paraId="575C279F" w14:textId="77777777" w:rsidR="005F4F6F" w:rsidRDefault="00C949E4" w:rsidP="005F4F6F">
      <w:pPr>
        <w:tabs>
          <w:tab w:val="left" w:pos="360"/>
        </w:tabs>
        <w:overflowPunct w:val="0"/>
        <w:spacing w:after="0" w:line="240" w:lineRule="auto"/>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3</w:t>
      </w:r>
      <w:r w:rsidRPr="00C949E4">
        <w:rPr>
          <w:rFonts w:ascii="Times New Roman" w:eastAsia="宋体" w:hAnsi="Times New Roman" w:cs="Times New Roman" w:hint="eastAsia"/>
          <w:sz w:val="21"/>
          <w:szCs w:val="21"/>
          <w14:ligatures w14:val="none"/>
        </w:rPr>
        <w:t>）在事件窗口期后，也即个股的异常收益率逐渐趋于平稳接近的阶段，处理组与控制组的异常收益率接近，说明新闻冲击不会对股价产生持续不断的影响，从而可以排除样本中股价的异常收益率是受到之前的新闻的影响的可能。</w:t>
      </w:r>
    </w:p>
    <w:p w14:paraId="14A575F0" w14:textId="7C25F406" w:rsidR="005F4F6F" w:rsidRDefault="005F4F6F" w:rsidP="005F4F6F">
      <w:pPr>
        <w:tabs>
          <w:tab w:val="left" w:pos="360"/>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hint="eastAsia"/>
          <w:bCs/>
          <w:sz w:val="21"/>
          <w:szCs w:val="21"/>
          <w14:ligatures w14:val="none"/>
        </w:rPr>
        <w:t xml:space="preserve">3.4.3 </w:t>
      </w:r>
      <w:r>
        <w:rPr>
          <w:rFonts w:ascii="Times New Roman" w:eastAsia="宋体" w:hAnsi="Times New Roman" w:cs="Times New Roman" w:hint="eastAsia"/>
          <w:bCs/>
          <w:sz w:val="21"/>
          <w:szCs w:val="21"/>
          <w14:ligatures w14:val="none"/>
        </w:rPr>
        <w:t>机制分析</w:t>
      </w:r>
    </w:p>
    <w:p w14:paraId="2AAA2A51" w14:textId="0CAC02B7" w:rsidR="005F4F6F" w:rsidRDefault="005F4F6F" w:rsidP="005F4F6F">
      <w:pPr>
        <w:tabs>
          <w:tab w:val="left" w:pos="360"/>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bCs/>
          <w:sz w:val="21"/>
          <w:szCs w:val="21"/>
          <w14:ligatures w14:val="none"/>
        </w:rPr>
        <w:tab/>
      </w:r>
      <w:r>
        <w:rPr>
          <w:rFonts w:ascii="Times New Roman" w:eastAsia="宋体" w:hAnsi="Times New Roman" w:cs="Times New Roman" w:hint="eastAsia"/>
          <w:bCs/>
          <w:sz w:val="21"/>
          <w:szCs w:val="21"/>
          <w14:ligatures w14:val="none"/>
        </w:rPr>
        <w:t>为验证社交媒体情绪是否为虚假财经新闻造成股价波动的机制变量，基于</w:t>
      </w:r>
      <w:r>
        <w:rPr>
          <w:rFonts w:ascii="Times New Roman" w:eastAsia="宋体" w:hAnsi="Times New Roman" w:cs="Times New Roman" w:hint="eastAsia"/>
          <w:sz w:val="21"/>
          <w:szCs w:val="21"/>
          <w14:ligatures w14:val="none"/>
        </w:rPr>
        <w:t>通过两步法回归，</w:t>
      </w:r>
      <w:r>
        <w:rPr>
          <w:rFonts w:ascii="Times New Roman" w:eastAsia="宋体" w:hAnsi="Times New Roman" w:cs="Times New Roman" w:hint="eastAsia"/>
          <w:bCs/>
          <w:sz w:val="21"/>
          <w:szCs w:val="21"/>
          <w14:ligatures w14:val="none"/>
        </w:rPr>
        <w:t>本文构建了机制分析模型：</w:t>
      </w:r>
    </w:p>
    <w:p w14:paraId="5D262CC2" w14:textId="0BA74F41" w:rsidR="005F4F6F" w:rsidRPr="00610391" w:rsidRDefault="0078300E" w:rsidP="005F4F6F">
      <w:pPr>
        <w:tabs>
          <w:tab w:val="left" w:pos="360"/>
        </w:tabs>
        <w:overflowPunct w:val="0"/>
        <w:spacing w:after="0" w:line="240" w:lineRule="auto"/>
        <w:jc w:val="both"/>
        <w:rPr>
          <w:rFonts w:ascii="Times New Roman" w:eastAsia="宋体" w:hAnsi="Times New Roman"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Media=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λ</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λ</m:t>
                  </m:r>
                </m:e>
                <m:sub>
                  <m:r>
                    <w:rPr>
                      <w:rFonts w:ascii="Cambria Math" w:eastAsia="宋体" w:hAnsi="Cambria Math" w:cs="Times New Roman"/>
                      <w:sz w:val="21"/>
                      <w:szCs w:val="21"/>
                      <w14:ligatures w14:val="none"/>
                    </w:rPr>
                    <m:t>1</m:t>
                  </m:r>
                </m:sub>
              </m:sSub>
              <m:r>
                <w:rPr>
                  <w:rFonts w:ascii="Cambria Math" w:eastAsia="宋体" w:hAnsi="Cambria Math" w:cs="Times New Roman"/>
                  <w:sz w:val="21"/>
                  <w:szCs w:val="21"/>
                  <w14:ligatures w14:val="none"/>
                </w:rPr>
                <m:t>false+</m:t>
              </m:r>
              <m:sSub>
                <m:sSubPr>
                  <m:ctrlPr>
                    <w:rPr>
                      <w:rFonts w:ascii="Cambria Math" w:eastAsia="宋体" w:hAnsi="Cambria Math" w:cs="Times New Roman"/>
                      <w:i/>
                      <w:sz w:val="21"/>
                      <w:szCs w:val="21"/>
                      <w14:ligatures w14:val="none"/>
                    </w:rPr>
                  </m:ctrlPr>
                </m:sSubPr>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λ</m:t>
                      </m:r>
                    </m:e>
                    <m:sub>
                      <m:r>
                        <w:rPr>
                          <w:rFonts w:ascii="Cambria Math" w:eastAsia="宋体" w:hAnsi="Cambria Math" w:cs="Times New Roman"/>
                          <w:sz w:val="21"/>
                          <w:szCs w:val="21"/>
                          <w14:ligatures w14:val="none"/>
                        </w:rPr>
                        <m:t>2</m:t>
                      </m:r>
                    </m:sub>
                  </m:sSub>
                  <m:r>
                    <w:rPr>
                      <w:rFonts w:ascii="Cambria Math" w:eastAsia="宋体" w:hAnsi="Cambria Math" w:cs="Times New Roman"/>
                      <w:sz w:val="21"/>
                      <w:szCs w:val="21"/>
                      <w14:ligatures w14:val="none"/>
                    </w:rPr>
                    <m:t>X+ϵ</m:t>
                  </m:r>
                </m:e>
                <m:sub>
                  <m:r>
                    <w:rPr>
                      <w:rFonts w:ascii="Cambria Math" w:eastAsia="宋体" w:hAnsi="Cambria Math" w:cs="Times New Roman"/>
                      <w:sz w:val="21"/>
                      <w:szCs w:val="21"/>
                      <w14:ligatures w14:val="none"/>
                    </w:rPr>
                    <m:t>M</m:t>
                  </m:r>
                </m:sub>
              </m:sSub>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6</m:t>
                  </m:r>
                </m:e>
              </m:d>
            </m:e>
          </m:eqArr>
        </m:oMath>
      </m:oMathPara>
    </w:p>
    <w:p w14:paraId="1C8FE552" w14:textId="3DAA2086" w:rsidR="005F4F6F" w:rsidRDefault="005F4F6F" w:rsidP="005F4F6F">
      <w:pPr>
        <w:tabs>
          <w:tab w:val="left" w:pos="360"/>
        </w:tabs>
        <w:overflowPunct w:val="0"/>
        <w:spacing w:after="0" w:line="240" w:lineRule="auto"/>
        <w:jc w:val="both"/>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第一步回归表示</w:t>
      </w:r>
      <w:r w:rsidRPr="00C949E4">
        <w:rPr>
          <w:rFonts w:ascii="Times New Roman" w:eastAsia="宋体" w:hAnsi="Times New Roman" w:cs="Times New Roman" w:hint="eastAsia"/>
          <w:sz w:val="21"/>
          <w:szCs w:val="21"/>
          <w14:ligatures w14:val="none"/>
        </w:rPr>
        <w:t>处理变量</w:t>
      </w:r>
      <w:r>
        <w:rPr>
          <w:rFonts w:ascii="Times New Roman" w:eastAsia="宋体" w:hAnsi="Times New Roman" w:cs="Times New Roman" w:hint="eastAsia"/>
          <w:sz w:val="21"/>
          <w:szCs w:val="21"/>
          <w14:ligatures w14:val="none"/>
        </w:rPr>
        <w:t>虚假</w:t>
      </w:r>
      <w:r w:rsidRPr="00C949E4">
        <w:rPr>
          <w:rFonts w:ascii="Times New Roman" w:eastAsia="宋体" w:hAnsi="Times New Roman" w:cs="Times New Roman" w:hint="eastAsia"/>
          <w:sz w:val="21"/>
          <w:szCs w:val="21"/>
          <w14:ligatures w14:val="none"/>
        </w:rPr>
        <w:t>财经新闻对社交媒体情绪的影响。</w:t>
      </w:r>
    </w:p>
    <w:p w14:paraId="575D4245" w14:textId="64B5CC21" w:rsidR="005F4F6F" w:rsidRPr="00256CEF" w:rsidRDefault="0078300E" w:rsidP="005F4F6F">
      <w:pPr>
        <w:tabs>
          <w:tab w:val="left" w:pos="360"/>
        </w:tabs>
        <w:overflowPunct w:val="0"/>
        <w:spacing w:after="0" w:line="240" w:lineRule="auto"/>
        <w:jc w:val="both"/>
        <w:rPr>
          <w:rFonts w:ascii="Times New Roman" w:eastAsia="宋体" w:hAnsi="Times New Roman" w:cs="Times New Roman"/>
          <w:bCs/>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CAR=</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r>
                <w:rPr>
                  <w:rFonts w:ascii="Cambria Math" w:eastAsia="宋体" w:hAnsi="Cambria Math" w:cs="Times New Roman"/>
                  <w:sz w:val="21"/>
                  <w:szCs w:val="21"/>
                  <w14:ligatures w14:val="none"/>
                </w:rPr>
                <m:t>media+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3</m:t>
                  </m:r>
                </m:sub>
              </m:sSub>
              <m:r>
                <w:rPr>
                  <w:rFonts w:ascii="Cambria Math" w:eastAsia="宋体" w:hAnsi="Cambria Math" w:cs="Times New Roman"/>
                  <w:sz w:val="21"/>
                  <w:szCs w:val="21"/>
                  <w14:ligatures w14:val="none"/>
                </w:rPr>
                <m:t>X+ϵ#</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7</m:t>
                  </m:r>
                </m:e>
              </m:d>
            </m:e>
          </m:eqArr>
        </m:oMath>
      </m:oMathPara>
    </w:p>
    <w:p w14:paraId="04851889" w14:textId="77777777" w:rsidR="005F4F6F" w:rsidRDefault="005F4F6F" w:rsidP="005F4F6F">
      <w:pPr>
        <w:tabs>
          <w:tab w:val="left" w:pos="360"/>
        </w:tabs>
        <w:overflowPunct w:val="0"/>
        <w:spacing w:after="0" w:line="240" w:lineRule="auto"/>
        <w:jc w:val="both"/>
        <w:rPr>
          <w:rFonts w:ascii="Times New Roman" w:eastAsia="黑体" w:hAnsi="Times New Roman" w:cs="Times New Roman"/>
          <w:kern w:val="0"/>
          <w:sz w:val="28"/>
          <w:szCs w:val="28"/>
          <w14:ligatures w14:val="none"/>
        </w:rPr>
      </w:pPr>
      <w:r>
        <w:rPr>
          <w:rFonts w:ascii="Times New Roman" w:eastAsia="宋体" w:hAnsi="Times New Roman" w:cs="Times New Roman" w:hint="eastAsia"/>
          <w:sz w:val="21"/>
          <w:szCs w:val="21"/>
          <w14:ligatures w14:val="none"/>
        </w:rPr>
        <w:t>第二步回归表明了社交媒体情绪对股价累计异常收益率的影响。如果两步回归的估计系数均显著且同号，则表明虚假财经新闻对股价造成的波动可通过社交媒体情绪传导。</w:t>
      </w:r>
    </w:p>
    <w:p w14:paraId="559B60B5" w14:textId="75DF7D45" w:rsidR="00C949E4" w:rsidRPr="00C949E4" w:rsidRDefault="00C949E4" w:rsidP="005F4F6F">
      <w:pPr>
        <w:tabs>
          <w:tab w:val="left" w:pos="360"/>
        </w:tabs>
        <w:overflowPunct w:val="0"/>
        <w:spacing w:after="0" w:line="240" w:lineRule="auto"/>
        <w:jc w:val="both"/>
        <w:rPr>
          <w:rFonts w:ascii="Times New Roman" w:eastAsia="黑体" w:hAnsi="Times New Roman" w:cs="Times New Roman"/>
          <w:kern w:val="0"/>
          <w:sz w:val="28"/>
          <w:szCs w:val="28"/>
          <w14:ligatures w14:val="none"/>
        </w:rPr>
      </w:pPr>
      <w:r w:rsidRPr="00C949E4">
        <w:rPr>
          <w:rFonts w:ascii="Times New Roman" w:eastAsia="黑体" w:hAnsi="Times New Roman" w:cs="Times New Roman" w:hint="eastAsia"/>
          <w:kern w:val="0"/>
          <w:sz w:val="28"/>
          <w:szCs w:val="28"/>
          <w14:ligatures w14:val="none"/>
        </w:rPr>
        <w:t xml:space="preserve">4 </w:t>
      </w:r>
      <w:commentRangeStart w:id="74"/>
      <w:r w:rsidRPr="00C949E4">
        <w:rPr>
          <w:rFonts w:ascii="Times New Roman" w:eastAsia="黑体" w:hAnsi="Times New Roman" w:cs="Times New Roman" w:hint="eastAsia"/>
          <w:kern w:val="0"/>
          <w:sz w:val="28"/>
          <w:szCs w:val="28"/>
          <w14:ligatures w14:val="none"/>
        </w:rPr>
        <w:t>实证</w:t>
      </w:r>
      <w:del w:id="75" w:author="annie" w:date="2025-08-01T22:39:00Z">
        <w:r w:rsidRPr="00C949E4" w:rsidDel="00BA63F6">
          <w:rPr>
            <w:rFonts w:ascii="Times New Roman" w:eastAsia="黑体" w:hAnsi="Times New Roman" w:cs="Times New Roman" w:hint="eastAsia"/>
            <w:kern w:val="0"/>
            <w:sz w:val="28"/>
            <w:szCs w:val="28"/>
            <w14:ligatures w14:val="none"/>
          </w:rPr>
          <w:delText>结果</w:delText>
        </w:r>
      </w:del>
      <w:ins w:id="76" w:author="annie" w:date="2025-08-01T22:39:00Z">
        <w:r w:rsidR="00BA63F6">
          <w:rPr>
            <w:rFonts w:ascii="Times New Roman" w:eastAsia="黑体" w:hAnsi="Times New Roman" w:cs="Times New Roman" w:hint="eastAsia"/>
            <w:kern w:val="0"/>
            <w:sz w:val="28"/>
            <w:szCs w:val="28"/>
            <w14:ligatures w14:val="none"/>
          </w:rPr>
          <w:t>研究</w:t>
        </w:r>
      </w:ins>
      <w:commentRangeEnd w:id="74"/>
      <w:ins w:id="77" w:author="annie" w:date="2025-08-01T22:40:00Z">
        <w:r w:rsidR="00BA63F6">
          <w:rPr>
            <w:rStyle w:val="affa"/>
            <w:rFonts w:ascii="Times New Roman" w:eastAsia="宋体" w:hAnsi="Times New Roman" w:cs="Times New Roman"/>
            <w14:ligatures w14:val="none"/>
          </w:rPr>
          <w:commentReference w:id="74"/>
        </w:r>
      </w:ins>
    </w:p>
    <w:p w14:paraId="44D9D9BE" w14:textId="77777777" w:rsidR="00C949E4"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4.1</w:t>
      </w:r>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描述性统计</w:t>
      </w:r>
    </w:p>
    <w:p w14:paraId="74832DA1" w14:textId="77777777" w:rsidR="00C949E4" w:rsidRPr="00C949E4" w:rsidRDefault="00C949E4" w:rsidP="00C949E4">
      <w:pPr>
        <w:overflowPunct w:val="0"/>
        <w:spacing w:after="0" w:line="240" w:lineRule="auto"/>
        <w:ind w:firstLineChars="200" w:firstLine="420"/>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表</w:t>
      </w:r>
      <w:r w:rsidRPr="00C949E4">
        <w:rPr>
          <w:rFonts w:ascii="Times New Roman" w:eastAsia="宋体" w:hAnsi="Times New Roman" w:cs="Times New Roman" w:hint="eastAsia"/>
          <w:sz w:val="21"/>
          <w:szCs w:val="21"/>
          <w14:ligatures w14:val="none"/>
        </w:rPr>
        <w:t>3</w:t>
      </w:r>
      <w:r w:rsidRPr="00C949E4">
        <w:rPr>
          <w:rFonts w:ascii="Times New Roman" w:eastAsia="宋体" w:hAnsi="Times New Roman" w:cs="Times New Roman" w:hint="eastAsia"/>
          <w:sz w:val="21"/>
          <w:szCs w:val="21"/>
          <w14:ligatures w14:val="none"/>
        </w:rPr>
        <w:t>报告了主要变量的描述性统计结果。被解释变量</w:t>
      </w:r>
      <w:r w:rsidRPr="00C949E4">
        <w:rPr>
          <w:rFonts w:ascii="Times New Roman" w:eastAsia="宋体" w:hAnsi="Times New Roman" w:cs="Times New Roman" w:hint="eastAsia"/>
          <w:sz w:val="21"/>
          <w:szCs w:val="21"/>
          <w14:ligatures w14:val="none"/>
        </w:rPr>
        <w:t>CAR</w:t>
      </w:r>
      <w:r w:rsidRPr="00C949E4">
        <w:rPr>
          <w:rFonts w:ascii="Times New Roman" w:eastAsia="宋体" w:hAnsi="Times New Roman" w:cs="Times New Roman" w:hint="eastAsia"/>
          <w:sz w:val="21"/>
          <w:szCs w:val="21"/>
          <w14:ligatures w14:val="none"/>
        </w:rPr>
        <w:t>的均值为</w:t>
      </w:r>
      <w:r w:rsidRPr="00C949E4">
        <w:rPr>
          <w:rFonts w:ascii="Times New Roman" w:eastAsia="宋体" w:hAnsi="Times New Roman" w:cs="Times New Roman" w:hint="eastAsia"/>
          <w:sz w:val="21"/>
          <w:szCs w:val="21"/>
          <w14:ligatures w14:val="none"/>
        </w:rPr>
        <w:t>-0.0171</w:t>
      </w:r>
      <w:r w:rsidRPr="00C949E4">
        <w:rPr>
          <w:rFonts w:ascii="Times New Roman" w:eastAsia="宋体" w:hAnsi="Times New Roman" w:cs="Times New Roman" w:hint="eastAsia"/>
          <w:sz w:val="21"/>
          <w:szCs w:val="21"/>
          <w14:ligatures w14:val="none"/>
        </w:rPr>
        <w:t>，中位数为</w:t>
      </w:r>
      <w:r w:rsidRPr="00C949E4">
        <w:rPr>
          <w:rFonts w:ascii="Times New Roman" w:eastAsia="宋体" w:hAnsi="Times New Roman" w:cs="Times New Roman" w:hint="eastAsia"/>
          <w:sz w:val="21"/>
          <w:szCs w:val="21"/>
          <w14:ligatures w14:val="none"/>
        </w:rPr>
        <w:t>-0.0065</w:t>
      </w:r>
      <w:r w:rsidRPr="00C949E4">
        <w:rPr>
          <w:rFonts w:ascii="Times New Roman" w:eastAsia="宋体" w:hAnsi="Times New Roman" w:cs="Times New Roman" w:hint="eastAsia"/>
          <w:sz w:val="21"/>
          <w:szCs w:val="21"/>
          <w14:ligatures w14:val="none"/>
        </w:rPr>
        <w:t>，表明事件窗口期内市场整体反应轻微负面，但接近中性（均值绝对值接近零）。其标准差为</w:t>
      </w:r>
      <w:r w:rsidRPr="00C949E4">
        <w:rPr>
          <w:rFonts w:ascii="Times New Roman" w:eastAsia="宋体" w:hAnsi="Times New Roman" w:cs="Times New Roman" w:hint="eastAsia"/>
          <w:sz w:val="21"/>
          <w:szCs w:val="21"/>
          <w14:ligatures w14:val="none"/>
        </w:rPr>
        <w:t>0.1343</w:t>
      </w:r>
      <w:r w:rsidRPr="00C949E4">
        <w:rPr>
          <w:rFonts w:ascii="Times New Roman" w:eastAsia="宋体" w:hAnsi="Times New Roman" w:cs="Times New Roman" w:hint="eastAsia"/>
          <w:sz w:val="21"/>
          <w:szCs w:val="21"/>
          <w14:ligatures w14:val="none"/>
        </w:rPr>
        <w:t>，极值区间较大（</w:t>
      </w:r>
      <w:r w:rsidRPr="00C949E4">
        <w:rPr>
          <w:rFonts w:ascii="Times New Roman" w:eastAsia="宋体" w:hAnsi="Times New Roman" w:cs="Times New Roman" w:hint="eastAsia"/>
          <w:sz w:val="21"/>
          <w:szCs w:val="21"/>
          <w14:ligatures w14:val="none"/>
        </w:rPr>
        <w:t>-1.0337</w:t>
      </w:r>
      <w:r w:rsidRPr="00C949E4">
        <w:rPr>
          <w:rFonts w:ascii="Times New Roman" w:eastAsia="宋体" w:hAnsi="Times New Roman" w:cs="Times New Roman" w:hint="eastAsia"/>
          <w:sz w:val="21"/>
          <w:szCs w:val="21"/>
          <w14:ligatures w14:val="none"/>
        </w:rPr>
        <w:t>至</w:t>
      </w:r>
      <w:r w:rsidRPr="00C949E4">
        <w:rPr>
          <w:rFonts w:ascii="Times New Roman" w:eastAsia="宋体" w:hAnsi="Times New Roman" w:cs="Times New Roman" w:hint="eastAsia"/>
          <w:sz w:val="21"/>
          <w:szCs w:val="21"/>
          <w14:ligatures w14:val="none"/>
        </w:rPr>
        <w:t>0.8608</w:t>
      </w:r>
      <w:r w:rsidRPr="00C949E4">
        <w:rPr>
          <w:rFonts w:ascii="Times New Roman" w:eastAsia="宋体" w:hAnsi="Times New Roman" w:cs="Times New Roman" w:hint="eastAsia"/>
          <w:sz w:val="21"/>
          <w:szCs w:val="21"/>
          <w14:ligatures w14:val="none"/>
        </w:rPr>
        <w:t>），暗示不同企业的市场反应存在显著异质性。解释变量</w:t>
      </w:r>
      <w:r w:rsidRPr="00C949E4">
        <w:rPr>
          <w:rFonts w:ascii="Times New Roman" w:eastAsia="宋体" w:hAnsi="Times New Roman" w:cs="Times New Roman" w:hint="eastAsia"/>
          <w:sz w:val="21"/>
          <w:szCs w:val="21"/>
          <w14:ligatures w14:val="none"/>
        </w:rPr>
        <w:t>Sentiment</w:t>
      </w:r>
      <w:r w:rsidRPr="00C949E4">
        <w:rPr>
          <w:rFonts w:ascii="Times New Roman" w:eastAsia="宋体" w:hAnsi="Times New Roman" w:cs="Times New Roman" w:hint="eastAsia"/>
          <w:sz w:val="21"/>
          <w:szCs w:val="21"/>
          <w14:ligatures w14:val="none"/>
        </w:rPr>
        <w:t>的均值为</w:t>
      </w:r>
      <w:r w:rsidRPr="00C949E4">
        <w:rPr>
          <w:rFonts w:ascii="Times New Roman" w:eastAsia="宋体" w:hAnsi="Times New Roman" w:cs="Times New Roman" w:hint="eastAsia"/>
          <w:sz w:val="21"/>
          <w:szCs w:val="21"/>
          <w14:ligatures w14:val="none"/>
        </w:rPr>
        <w:t>0.0189</w:t>
      </w:r>
      <w:r w:rsidRPr="00C949E4">
        <w:rPr>
          <w:rFonts w:ascii="Times New Roman" w:eastAsia="宋体" w:hAnsi="Times New Roman" w:cs="Times New Roman" w:hint="eastAsia"/>
          <w:sz w:val="21"/>
          <w:szCs w:val="21"/>
          <w14:ligatures w14:val="none"/>
        </w:rPr>
        <w:t>（中位数</w:t>
      </w:r>
      <w:r w:rsidRPr="00C949E4">
        <w:rPr>
          <w:rFonts w:ascii="Times New Roman" w:eastAsia="宋体" w:hAnsi="Times New Roman" w:cs="Times New Roman" w:hint="eastAsia"/>
          <w:sz w:val="21"/>
          <w:szCs w:val="21"/>
          <w14:ligatures w14:val="none"/>
        </w:rPr>
        <w:t>0.2000</w:t>
      </w:r>
      <w:r w:rsidRPr="00C949E4">
        <w:rPr>
          <w:rFonts w:ascii="Times New Roman" w:eastAsia="宋体" w:hAnsi="Times New Roman" w:cs="Times New Roman" w:hint="eastAsia"/>
          <w:sz w:val="21"/>
          <w:szCs w:val="21"/>
          <w14:ligatures w14:val="none"/>
        </w:rPr>
        <w:t>），分布略右偏，取值范围为</w:t>
      </w:r>
      <w:r w:rsidRPr="00C949E4">
        <w:rPr>
          <w:rFonts w:ascii="Times New Roman" w:eastAsia="宋体" w:hAnsi="Times New Roman" w:cs="Times New Roman" w:hint="eastAsia"/>
          <w:sz w:val="21"/>
          <w:szCs w:val="21"/>
          <w14:ligatures w14:val="none"/>
        </w:rPr>
        <w:t>-0.9</w:t>
      </w:r>
      <w:r w:rsidRPr="00C949E4">
        <w:rPr>
          <w:rFonts w:ascii="Times New Roman" w:eastAsia="宋体" w:hAnsi="Times New Roman" w:cs="Times New Roman" w:hint="eastAsia"/>
          <w:sz w:val="21"/>
          <w:szCs w:val="21"/>
          <w14:ligatures w14:val="none"/>
        </w:rPr>
        <w:t>（极端负面）至</w:t>
      </w:r>
      <w:r w:rsidRPr="00C949E4">
        <w:rPr>
          <w:rFonts w:ascii="Times New Roman" w:eastAsia="宋体" w:hAnsi="Times New Roman" w:cs="Times New Roman" w:hint="eastAsia"/>
          <w:sz w:val="21"/>
          <w:szCs w:val="21"/>
          <w14:ligatures w14:val="none"/>
        </w:rPr>
        <w:t>0.8</w:t>
      </w:r>
      <w:r w:rsidRPr="00C949E4">
        <w:rPr>
          <w:rFonts w:ascii="Times New Roman" w:eastAsia="宋体" w:hAnsi="Times New Roman" w:cs="Times New Roman" w:hint="eastAsia"/>
          <w:sz w:val="21"/>
          <w:szCs w:val="21"/>
          <w14:ligatures w14:val="none"/>
        </w:rPr>
        <w:t>（积极）。情绪值的离散程度较高（标准差</w:t>
      </w:r>
      <w:r w:rsidRPr="00C949E4">
        <w:rPr>
          <w:rFonts w:ascii="Times New Roman" w:eastAsia="宋体" w:hAnsi="Times New Roman" w:cs="Times New Roman" w:hint="eastAsia"/>
          <w:sz w:val="21"/>
          <w:szCs w:val="21"/>
          <w14:ligatures w14:val="none"/>
        </w:rPr>
        <w:t>0.4822</w:t>
      </w:r>
      <w:r w:rsidRPr="00C949E4">
        <w:rPr>
          <w:rFonts w:ascii="Times New Roman" w:eastAsia="宋体" w:hAnsi="Times New Roman" w:cs="Times New Roman" w:hint="eastAsia"/>
          <w:sz w:val="21"/>
          <w:szCs w:val="21"/>
          <w14:ligatures w14:val="none"/>
        </w:rPr>
        <w:t>），为分析其对</w:t>
      </w:r>
      <w:r w:rsidRPr="00C949E4">
        <w:rPr>
          <w:rFonts w:ascii="Times New Roman" w:eastAsia="宋体" w:hAnsi="Times New Roman" w:cs="Times New Roman" w:hint="eastAsia"/>
          <w:sz w:val="21"/>
          <w:szCs w:val="21"/>
          <w14:ligatures w14:val="none"/>
        </w:rPr>
        <w:t>CAR</w:t>
      </w:r>
      <w:r w:rsidRPr="00C949E4">
        <w:rPr>
          <w:rFonts w:ascii="Times New Roman" w:eastAsia="宋体" w:hAnsi="Times New Roman" w:cs="Times New Roman" w:hint="eastAsia"/>
          <w:sz w:val="21"/>
          <w:szCs w:val="21"/>
          <w14:ligatures w14:val="none"/>
        </w:rPr>
        <w:t>的非对称影响提供了可能。</w:t>
      </w:r>
    </w:p>
    <w:tbl>
      <w:tblPr>
        <w:tblpPr w:leftFromText="180" w:rightFromText="180" w:vertAnchor="page" w:horzAnchor="margin" w:tblpY="8941"/>
        <w:tblW w:w="5000" w:type="pct"/>
        <w:tblCellMar>
          <w:left w:w="0" w:type="dxa"/>
          <w:right w:w="0" w:type="dxa"/>
        </w:tblCellMar>
        <w:tblLook w:val="04A0" w:firstRow="1" w:lastRow="0" w:firstColumn="1" w:lastColumn="0" w:noHBand="0" w:noVBand="1"/>
      </w:tblPr>
      <w:tblGrid>
        <w:gridCol w:w="1309"/>
        <w:gridCol w:w="1281"/>
        <w:gridCol w:w="1228"/>
        <w:gridCol w:w="1442"/>
        <w:gridCol w:w="1606"/>
        <w:gridCol w:w="1440"/>
      </w:tblGrid>
      <w:tr w:rsidR="00C90EBD" w:rsidRPr="00C949E4" w14:paraId="0DD810CB" w14:textId="77777777" w:rsidTr="005F4F6F">
        <w:trPr>
          <w:trHeight w:val="23"/>
        </w:trPr>
        <w:tc>
          <w:tcPr>
            <w:tcW w:w="5000" w:type="pct"/>
            <w:gridSpan w:val="6"/>
            <w:tcBorders>
              <w:bottom w:val="single" w:sz="4" w:space="0" w:color="000000"/>
            </w:tcBorders>
          </w:tcPr>
          <w:p w14:paraId="21351E4C" w14:textId="77777777" w:rsidR="00C90EBD" w:rsidRPr="00C949E4" w:rsidRDefault="00C90EBD" w:rsidP="005F4F6F">
            <w:pPr>
              <w:widowControl/>
              <w:spacing w:after="0" w:line="240" w:lineRule="auto"/>
              <w:ind w:right="114"/>
              <w:jc w:val="center"/>
              <w:rPr>
                <w:rFonts w:ascii="宋体" w:eastAsia="宋体" w:hAnsi="Times New Roman" w:cs="Times New Roman"/>
                <w:spacing w:val="-4"/>
                <w:sz w:val="18"/>
                <w:szCs w:val="18"/>
                <w14:ligatures w14:val="none"/>
              </w:rPr>
            </w:pPr>
            <w:r w:rsidRPr="00C949E4">
              <w:rPr>
                <w:rFonts w:ascii="宋体" w:eastAsia="宋体" w:hAnsi="Times New Roman" w:cs="Times New Roman" w:hint="eastAsia"/>
                <w:spacing w:val="-4"/>
                <w:sz w:val="18"/>
                <w:szCs w:val="18"/>
                <w14:ligatures w14:val="none"/>
              </w:rPr>
              <w:lastRenderedPageBreak/>
              <w:t>表</w:t>
            </w:r>
            <w:r>
              <w:rPr>
                <w:rFonts w:ascii="宋体" w:eastAsia="宋体" w:hAnsi="Times New Roman" w:cs="Times New Roman" w:hint="eastAsia"/>
                <w:spacing w:val="-4"/>
                <w:sz w:val="18"/>
                <w:szCs w:val="18"/>
                <w14:ligatures w14:val="none"/>
              </w:rPr>
              <w:t>2</w:t>
            </w:r>
            <w:r w:rsidRPr="00C949E4">
              <w:rPr>
                <w:rFonts w:ascii="宋体" w:eastAsia="宋体" w:hAnsi="Times New Roman" w:cs="Times New Roman" w:hint="eastAsia"/>
                <w:spacing w:val="-4"/>
                <w:sz w:val="18"/>
                <w:szCs w:val="18"/>
                <w14:ligatures w14:val="none"/>
              </w:rPr>
              <w:t xml:space="preserve"> 描述性统计</w:t>
            </w:r>
          </w:p>
        </w:tc>
      </w:tr>
      <w:tr w:rsidR="00C90EBD" w:rsidRPr="00C949E4" w14:paraId="51DC60FC" w14:textId="77777777" w:rsidTr="005F4F6F">
        <w:trPr>
          <w:trHeight w:val="23"/>
        </w:trPr>
        <w:tc>
          <w:tcPr>
            <w:tcW w:w="788" w:type="pct"/>
            <w:tcBorders>
              <w:top w:val="single" w:sz="4" w:space="0" w:color="000000"/>
              <w:bottom w:val="single" w:sz="4" w:space="0" w:color="000000"/>
            </w:tcBorders>
          </w:tcPr>
          <w:p w14:paraId="350904A7" w14:textId="77777777" w:rsidR="00C90EBD" w:rsidRPr="00C949E4" w:rsidRDefault="00C90EBD" w:rsidP="005F4F6F">
            <w:pPr>
              <w:widowControl/>
              <w:spacing w:after="0" w:line="240" w:lineRule="auto"/>
              <w:ind w:left="119"/>
              <w:jc w:val="both"/>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变量名</w:t>
            </w:r>
          </w:p>
        </w:tc>
        <w:tc>
          <w:tcPr>
            <w:tcW w:w="771" w:type="pct"/>
            <w:tcBorders>
              <w:top w:val="single" w:sz="4" w:space="0" w:color="000000"/>
              <w:bottom w:val="single" w:sz="4" w:space="0" w:color="000000"/>
            </w:tcBorders>
          </w:tcPr>
          <w:p w14:paraId="36044A65" w14:textId="77777777" w:rsidR="00C90EBD" w:rsidRPr="00C949E4" w:rsidRDefault="00C90EBD" w:rsidP="005F4F6F">
            <w:pPr>
              <w:widowControl/>
              <w:spacing w:after="0" w:line="240" w:lineRule="auto"/>
              <w:ind w:right="116"/>
              <w:jc w:val="right"/>
              <w:rPr>
                <w:rFonts w:ascii="宋体" w:eastAsia="宋体" w:hAnsi="Times New Roman" w:cs="Times New Roman"/>
                <w:sz w:val="18"/>
                <w:szCs w:val="18"/>
                <w14:ligatures w14:val="none"/>
              </w:rPr>
            </w:pPr>
            <w:r w:rsidRPr="00C949E4">
              <w:rPr>
                <w:rFonts w:ascii="宋体" w:eastAsia="宋体" w:hAnsi="Times New Roman" w:cs="Times New Roman"/>
                <w:spacing w:val="-5"/>
                <w:sz w:val="18"/>
                <w:szCs w:val="18"/>
                <w14:ligatures w14:val="none"/>
              </w:rPr>
              <w:t>均值</w:t>
            </w:r>
          </w:p>
        </w:tc>
        <w:tc>
          <w:tcPr>
            <w:tcW w:w="739" w:type="pct"/>
            <w:tcBorders>
              <w:top w:val="single" w:sz="4" w:space="0" w:color="000000"/>
              <w:bottom w:val="single" w:sz="4" w:space="0" w:color="000000"/>
            </w:tcBorders>
          </w:tcPr>
          <w:p w14:paraId="5DA6C25B" w14:textId="77777777" w:rsidR="00C90EBD" w:rsidRPr="00C949E4" w:rsidRDefault="00C90EBD" w:rsidP="005F4F6F">
            <w:pPr>
              <w:widowControl/>
              <w:spacing w:after="0" w:line="240" w:lineRule="auto"/>
              <w:ind w:left="106" w:right="52"/>
              <w:jc w:val="center"/>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中位数</w:t>
            </w:r>
          </w:p>
        </w:tc>
        <w:tc>
          <w:tcPr>
            <w:tcW w:w="868" w:type="pct"/>
            <w:tcBorders>
              <w:top w:val="single" w:sz="4" w:space="0" w:color="000000"/>
              <w:bottom w:val="single" w:sz="4" w:space="0" w:color="000000"/>
            </w:tcBorders>
          </w:tcPr>
          <w:p w14:paraId="617B09B4" w14:textId="77777777" w:rsidR="00C90EBD" w:rsidRPr="00C949E4" w:rsidRDefault="00C90EBD" w:rsidP="005F4F6F">
            <w:pPr>
              <w:widowControl/>
              <w:spacing w:after="0" w:line="240" w:lineRule="auto"/>
              <w:ind w:right="115"/>
              <w:jc w:val="right"/>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标准差</w:t>
            </w:r>
          </w:p>
        </w:tc>
        <w:tc>
          <w:tcPr>
            <w:tcW w:w="967" w:type="pct"/>
            <w:tcBorders>
              <w:top w:val="single" w:sz="4" w:space="0" w:color="000000"/>
              <w:bottom w:val="single" w:sz="4" w:space="0" w:color="000000"/>
            </w:tcBorders>
          </w:tcPr>
          <w:p w14:paraId="483026C4" w14:textId="77777777" w:rsidR="00C90EBD" w:rsidRPr="00C949E4" w:rsidRDefault="00C90EBD" w:rsidP="005F4F6F">
            <w:pPr>
              <w:widowControl/>
              <w:spacing w:after="0" w:line="240" w:lineRule="auto"/>
              <w:ind w:right="115"/>
              <w:jc w:val="right"/>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最小值</w:t>
            </w:r>
          </w:p>
        </w:tc>
        <w:tc>
          <w:tcPr>
            <w:tcW w:w="867" w:type="pct"/>
            <w:tcBorders>
              <w:top w:val="single" w:sz="4" w:space="0" w:color="000000"/>
              <w:bottom w:val="single" w:sz="4" w:space="0" w:color="000000"/>
            </w:tcBorders>
          </w:tcPr>
          <w:p w14:paraId="7A4C0803" w14:textId="77777777" w:rsidR="00C90EBD" w:rsidRPr="00C949E4" w:rsidRDefault="00C90EBD" w:rsidP="005F4F6F">
            <w:pPr>
              <w:widowControl/>
              <w:spacing w:after="0" w:line="240" w:lineRule="auto"/>
              <w:ind w:right="114"/>
              <w:jc w:val="right"/>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最大值</w:t>
            </w:r>
          </w:p>
        </w:tc>
      </w:tr>
      <w:tr w:rsidR="00C90EBD" w:rsidRPr="00C949E4" w14:paraId="7D6BE5DD" w14:textId="77777777" w:rsidTr="005F4F6F">
        <w:trPr>
          <w:trHeight w:val="196"/>
        </w:trPr>
        <w:tc>
          <w:tcPr>
            <w:tcW w:w="788" w:type="pct"/>
            <w:tcBorders>
              <w:top w:val="single" w:sz="4" w:space="0" w:color="000000"/>
            </w:tcBorders>
          </w:tcPr>
          <w:p w14:paraId="0E81942B"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ARE</w:t>
            </w:r>
          </w:p>
        </w:tc>
        <w:tc>
          <w:tcPr>
            <w:tcW w:w="771" w:type="pct"/>
            <w:tcBorders>
              <w:top w:val="single" w:sz="4" w:space="0" w:color="000000"/>
            </w:tcBorders>
          </w:tcPr>
          <w:p w14:paraId="1C1DE953"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4.7622</w:t>
            </w:r>
          </w:p>
        </w:tc>
        <w:tc>
          <w:tcPr>
            <w:tcW w:w="739" w:type="pct"/>
            <w:tcBorders>
              <w:top w:val="single" w:sz="4" w:space="0" w:color="000000"/>
            </w:tcBorders>
          </w:tcPr>
          <w:p w14:paraId="428CD55E" w14:textId="77777777" w:rsidR="00C90EBD" w:rsidRPr="00C949E4" w:rsidRDefault="00C90EBD" w:rsidP="005F4F6F">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5.4785</w:t>
            </w:r>
          </w:p>
        </w:tc>
        <w:tc>
          <w:tcPr>
            <w:tcW w:w="868" w:type="pct"/>
            <w:tcBorders>
              <w:top w:val="single" w:sz="4" w:space="0" w:color="000000"/>
            </w:tcBorders>
          </w:tcPr>
          <w:p w14:paraId="2FE2442D"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12.9832</w:t>
            </w:r>
          </w:p>
        </w:tc>
        <w:tc>
          <w:tcPr>
            <w:tcW w:w="967" w:type="pct"/>
            <w:tcBorders>
              <w:top w:val="single" w:sz="4" w:space="0" w:color="000000"/>
            </w:tcBorders>
          </w:tcPr>
          <w:p w14:paraId="165E41B3"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131.8140</w:t>
            </w:r>
          </w:p>
        </w:tc>
        <w:tc>
          <w:tcPr>
            <w:tcW w:w="867" w:type="pct"/>
            <w:tcBorders>
              <w:top w:val="single" w:sz="4" w:space="0" w:color="000000"/>
            </w:tcBorders>
          </w:tcPr>
          <w:p w14:paraId="390B3137"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113.0584</w:t>
            </w:r>
          </w:p>
        </w:tc>
      </w:tr>
      <w:tr w:rsidR="00C90EBD" w:rsidRPr="00C949E4" w14:paraId="1542358F" w14:textId="77777777" w:rsidTr="005F4F6F">
        <w:trPr>
          <w:trHeight w:val="202"/>
        </w:trPr>
        <w:tc>
          <w:tcPr>
            <w:tcW w:w="788" w:type="pct"/>
          </w:tcPr>
          <w:p w14:paraId="2F5E5C27"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OPM</w:t>
            </w:r>
          </w:p>
        </w:tc>
        <w:tc>
          <w:tcPr>
            <w:tcW w:w="771" w:type="pct"/>
          </w:tcPr>
          <w:p w14:paraId="52020A3A"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5.6752</w:t>
            </w:r>
          </w:p>
        </w:tc>
        <w:tc>
          <w:tcPr>
            <w:tcW w:w="739" w:type="pct"/>
          </w:tcPr>
          <w:p w14:paraId="334F268B" w14:textId="77777777" w:rsidR="00C90EBD" w:rsidRPr="00C949E4" w:rsidRDefault="00C90EBD" w:rsidP="005F4F6F">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7.8353</w:t>
            </w:r>
          </w:p>
        </w:tc>
        <w:tc>
          <w:tcPr>
            <w:tcW w:w="868" w:type="pct"/>
          </w:tcPr>
          <w:p w14:paraId="7E86634E"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170.4002</w:t>
            </w:r>
          </w:p>
        </w:tc>
        <w:tc>
          <w:tcPr>
            <w:tcW w:w="967" w:type="pct"/>
          </w:tcPr>
          <w:p w14:paraId="049CAC1D"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3547.7926</w:t>
            </w:r>
          </w:p>
        </w:tc>
        <w:tc>
          <w:tcPr>
            <w:tcW w:w="867" w:type="pct"/>
          </w:tcPr>
          <w:p w14:paraId="098382EB"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129.2813</w:t>
            </w:r>
          </w:p>
        </w:tc>
      </w:tr>
      <w:tr w:rsidR="00C90EBD" w:rsidRPr="00C949E4" w14:paraId="11E3CC10" w14:textId="77777777" w:rsidTr="005F4F6F">
        <w:trPr>
          <w:trHeight w:val="202"/>
        </w:trPr>
        <w:tc>
          <w:tcPr>
            <w:tcW w:w="788" w:type="pct"/>
          </w:tcPr>
          <w:p w14:paraId="280D6DAA"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CR</w:t>
            </w:r>
          </w:p>
        </w:tc>
        <w:tc>
          <w:tcPr>
            <w:tcW w:w="771" w:type="pct"/>
          </w:tcPr>
          <w:p w14:paraId="2634EDDF"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2.3182</w:t>
            </w:r>
          </w:p>
        </w:tc>
        <w:tc>
          <w:tcPr>
            <w:tcW w:w="739" w:type="pct"/>
          </w:tcPr>
          <w:p w14:paraId="5796590E" w14:textId="77777777" w:rsidR="00C90EBD" w:rsidRPr="00C949E4" w:rsidRDefault="00C90EBD" w:rsidP="005F4F6F">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1.5383</w:t>
            </w:r>
          </w:p>
        </w:tc>
        <w:tc>
          <w:tcPr>
            <w:tcW w:w="868" w:type="pct"/>
          </w:tcPr>
          <w:p w14:paraId="3DE34E25"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3.6680</w:t>
            </w:r>
          </w:p>
        </w:tc>
        <w:tc>
          <w:tcPr>
            <w:tcW w:w="967" w:type="pct"/>
          </w:tcPr>
          <w:p w14:paraId="5439B609"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0.1086</w:t>
            </w:r>
          </w:p>
        </w:tc>
        <w:tc>
          <w:tcPr>
            <w:tcW w:w="867" w:type="pct"/>
          </w:tcPr>
          <w:p w14:paraId="450953E2"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54.5074</w:t>
            </w:r>
          </w:p>
        </w:tc>
      </w:tr>
      <w:tr w:rsidR="00C90EBD" w:rsidRPr="00C949E4" w14:paraId="5B92ED38" w14:textId="77777777" w:rsidTr="005F4F6F">
        <w:trPr>
          <w:trHeight w:val="202"/>
        </w:trPr>
        <w:tc>
          <w:tcPr>
            <w:tcW w:w="788" w:type="pct"/>
          </w:tcPr>
          <w:p w14:paraId="6B1835CF"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QR</w:t>
            </w:r>
          </w:p>
        </w:tc>
        <w:tc>
          <w:tcPr>
            <w:tcW w:w="771" w:type="pct"/>
          </w:tcPr>
          <w:p w14:paraId="1AD548A7"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1.5404</w:t>
            </w:r>
          </w:p>
        </w:tc>
        <w:tc>
          <w:tcPr>
            <w:tcW w:w="739" w:type="pct"/>
          </w:tcPr>
          <w:p w14:paraId="0350EB4A" w14:textId="77777777" w:rsidR="00C90EBD" w:rsidRPr="00C949E4" w:rsidRDefault="00C90EBD" w:rsidP="005F4F6F">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1.0120</w:t>
            </w:r>
          </w:p>
        </w:tc>
        <w:tc>
          <w:tcPr>
            <w:tcW w:w="868" w:type="pct"/>
          </w:tcPr>
          <w:p w14:paraId="525F2756"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2.0664</w:t>
            </w:r>
          </w:p>
        </w:tc>
        <w:tc>
          <w:tcPr>
            <w:tcW w:w="967" w:type="pct"/>
          </w:tcPr>
          <w:p w14:paraId="2774E397"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0.0119</w:t>
            </w:r>
          </w:p>
        </w:tc>
        <w:tc>
          <w:tcPr>
            <w:tcW w:w="867" w:type="pct"/>
          </w:tcPr>
          <w:p w14:paraId="4A4BDE10"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22.0579</w:t>
            </w:r>
          </w:p>
        </w:tc>
      </w:tr>
      <w:tr w:rsidR="00C90EBD" w:rsidRPr="00C949E4" w14:paraId="618AC656" w14:textId="77777777" w:rsidTr="005F4F6F">
        <w:trPr>
          <w:trHeight w:val="202"/>
        </w:trPr>
        <w:tc>
          <w:tcPr>
            <w:tcW w:w="788" w:type="pct"/>
          </w:tcPr>
          <w:p w14:paraId="2EA35C47"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ND</w:t>
            </w:r>
          </w:p>
        </w:tc>
        <w:tc>
          <w:tcPr>
            <w:tcW w:w="771" w:type="pct"/>
          </w:tcPr>
          <w:p w14:paraId="4C17EEF4"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52.4751</w:t>
            </w:r>
          </w:p>
        </w:tc>
        <w:tc>
          <w:tcPr>
            <w:tcW w:w="739" w:type="pct"/>
          </w:tcPr>
          <w:p w14:paraId="4D36D457" w14:textId="77777777" w:rsidR="00C90EBD" w:rsidRPr="00C949E4" w:rsidRDefault="00C90EBD" w:rsidP="005F4F6F">
            <w:pPr>
              <w:widowControl/>
              <w:spacing w:after="0" w:line="240" w:lineRule="auto"/>
              <w:ind w:left="1"/>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53.6437</w:t>
            </w:r>
          </w:p>
        </w:tc>
        <w:tc>
          <w:tcPr>
            <w:tcW w:w="868" w:type="pct"/>
          </w:tcPr>
          <w:p w14:paraId="4B7CF54E"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24.3072</w:t>
            </w:r>
          </w:p>
        </w:tc>
        <w:tc>
          <w:tcPr>
            <w:tcW w:w="967" w:type="pct"/>
          </w:tcPr>
          <w:p w14:paraId="13DB9A2A"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157.8540</w:t>
            </w:r>
          </w:p>
        </w:tc>
        <w:tc>
          <w:tcPr>
            <w:tcW w:w="867" w:type="pct"/>
          </w:tcPr>
          <w:p w14:paraId="6AB5F527"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97.8369</w:t>
            </w:r>
          </w:p>
        </w:tc>
      </w:tr>
      <w:tr w:rsidR="00C90EBD" w:rsidRPr="00C949E4" w14:paraId="205AC0BC" w14:textId="77777777" w:rsidTr="005F4F6F">
        <w:trPr>
          <w:trHeight w:val="202"/>
        </w:trPr>
        <w:tc>
          <w:tcPr>
            <w:tcW w:w="788" w:type="pct"/>
          </w:tcPr>
          <w:p w14:paraId="23E7C409"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AT</w:t>
            </w:r>
          </w:p>
        </w:tc>
        <w:tc>
          <w:tcPr>
            <w:tcW w:w="771" w:type="pct"/>
          </w:tcPr>
          <w:p w14:paraId="0D584B3D"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0.6376</w:t>
            </w:r>
          </w:p>
        </w:tc>
        <w:tc>
          <w:tcPr>
            <w:tcW w:w="739" w:type="pct"/>
          </w:tcPr>
          <w:p w14:paraId="0F4B1EF5" w14:textId="77777777" w:rsidR="00C90EBD" w:rsidRPr="00C949E4" w:rsidRDefault="00C90EBD" w:rsidP="005F4F6F">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0.5221</w:t>
            </w:r>
          </w:p>
        </w:tc>
        <w:tc>
          <w:tcPr>
            <w:tcW w:w="868" w:type="pct"/>
          </w:tcPr>
          <w:p w14:paraId="4FEF4E88"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0.5188</w:t>
            </w:r>
          </w:p>
        </w:tc>
        <w:tc>
          <w:tcPr>
            <w:tcW w:w="967" w:type="pct"/>
          </w:tcPr>
          <w:p w14:paraId="2AA493B8"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0.0048</w:t>
            </w:r>
          </w:p>
        </w:tc>
        <w:tc>
          <w:tcPr>
            <w:tcW w:w="867" w:type="pct"/>
          </w:tcPr>
          <w:p w14:paraId="06C3CB4B"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4.7532</w:t>
            </w:r>
          </w:p>
        </w:tc>
      </w:tr>
      <w:tr w:rsidR="00C90EBD" w:rsidRPr="00C949E4" w14:paraId="686B4A13" w14:textId="77777777" w:rsidTr="005F4F6F">
        <w:trPr>
          <w:trHeight w:val="413"/>
        </w:trPr>
        <w:tc>
          <w:tcPr>
            <w:tcW w:w="788" w:type="pct"/>
          </w:tcPr>
          <w:p w14:paraId="640823E1" w14:textId="77777777" w:rsidR="00C90EBD" w:rsidRPr="00C949E4" w:rsidRDefault="00C90EBD" w:rsidP="005F4F6F">
            <w:pPr>
              <w:widowControl/>
              <w:tabs>
                <w:tab w:val="center" w:pos="621"/>
              </w:tabs>
              <w:spacing w:after="0" w:line="240" w:lineRule="auto"/>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hint="eastAsia"/>
                <w:sz w:val="18"/>
                <w:szCs w:val="18"/>
                <w14:ligatures w14:val="none"/>
              </w:rPr>
              <w:t xml:space="preserve"> CAR</w:t>
            </w:r>
          </w:p>
        </w:tc>
        <w:tc>
          <w:tcPr>
            <w:tcW w:w="771" w:type="pct"/>
          </w:tcPr>
          <w:p w14:paraId="275549EE"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0.0171</w:t>
            </w:r>
          </w:p>
        </w:tc>
        <w:tc>
          <w:tcPr>
            <w:tcW w:w="739" w:type="pct"/>
          </w:tcPr>
          <w:p w14:paraId="0E01E51D" w14:textId="77777777" w:rsidR="00C90EBD" w:rsidRPr="00C949E4" w:rsidRDefault="00C90EBD" w:rsidP="005F4F6F">
            <w:pPr>
              <w:widowControl/>
              <w:spacing w:after="0" w:line="240" w:lineRule="auto"/>
              <w:ind w:left="106" w:right="70"/>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0.0065</w:t>
            </w:r>
          </w:p>
        </w:tc>
        <w:tc>
          <w:tcPr>
            <w:tcW w:w="868" w:type="pct"/>
          </w:tcPr>
          <w:p w14:paraId="79BF3F1B"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0.1343</w:t>
            </w:r>
          </w:p>
        </w:tc>
        <w:tc>
          <w:tcPr>
            <w:tcW w:w="967" w:type="pct"/>
          </w:tcPr>
          <w:p w14:paraId="38E4EA24"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1.0337</w:t>
            </w:r>
          </w:p>
        </w:tc>
        <w:tc>
          <w:tcPr>
            <w:tcW w:w="867" w:type="pct"/>
          </w:tcPr>
          <w:p w14:paraId="40F74051"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0.8608</w:t>
            </w:r>
          </w:p>
        </w:tc>
      </w:tr>
      <w:tr w:rsidR="00C90EBD" w:rsidRPr="00C949E4" w14:paraId="2C1CB1D6" w14:textId="77777777" w:rsidTr="005F4F6F">
        <w:trPr>
          <w:trHeight w:val="202"/>
        </w:trPr>
        <w:tc>
          <w:tcPr>
            <w:tcW w:w="788" w:type="pct"/>
          </w:tcPr>
          <w:p w14:paraId="7705B542"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TR</w:t>
            </w:r>
          </w:p>
        </w:tc>
        <w:tc>
          <w:tcPr>
            <w:tcW w:w="771" w:type="pct"/>
          </w:tcPr>
          <w:p w14:paraId="31079692"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6.4663</w:t>
            </w:r>
          </w:p>
        </w:tc>
        <w:tc>
          <w:tcPr>
            <w:tcW w:w="739" w:type="pct"/>
          </w:tcPr>
          <w:p w14:paraId="0B28209B" w14:textId="77777777" w:rsidR="00C90EBD" w:rsidRPr="00C949E4" w:rsidRDefault="00C90EBD" w:rsidP="005F4F6F">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4.7619</w:t>
            </w:r>
          </w:p>
        </w:tc>
        <w:tc>
          <w:tcPr>
            <w:tcW w:w="868" w:type="pct"/>
          </w:tcPr>
          <w:p w14:paraId="1D778B50"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5.8502</w:t>
            </w:r>
          </w:p>
        </w:tc>
        <w:tc>
          <w:tcPr>
            <w:tcW w:w="967" w:type="pct"/>
          </w:tcPr>
          <w:p w14:paraId="0E284DF6"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0.3915</w:t>
            </w:r>
          </w:p>
        </w:tc>
        <w:tc>
          <w:tcPr>
            <w:tcW w:w="867" w:type="pct"/>
          </w:tcPr>
          <w:p w14:paraId="3B439E4D"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40.1466</w:t>
            </w:r>
          </w:p>
        </w:tc>
      </w:tr>
      <w:tr w:rsidR="00C90EBD" w:rsidRPr="00C949E4" w14:paraId="3EFBC413" w14:textId="77777777" w:rsidTr="005F4F6F">
        <w:trPr>
          <w:trHeight w:val="202"/>
        </w:trPr>
        <w:tc>
          <w:tcPr>
            <w:tcW w:w="788" w:type="pct"/>
          </w:tcPr>
          <w:p w14:paraId="63DF2B9E"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Ind</w:t>
            </w:r>
          </w:p>
        </w:tc>
        <w:tc>
          <w:tcPr>
            <w:tcW w:w="771" w:type="pct"/>
          </w:tcPr>
          <w:p w14:paraId="0399342E"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32.0086</w:t>
            </w:r>
          </w:p>
        </w:tc>
        <w:tc>
          <w:tcPr>
            <w:tcW w:w="739" w:type="pct"/>
          </w:tcPr>
          <w:p w14:paraId="27736BC7" w14:textId="77777777" w:rsidR="00C90EBD" w:rsidRPr="00C949E4" w:rsidRDefault="00C90EBD" w:rsidP="005F4F6F">
            <w:pPr>
              <w:widowControl/>
              <w:spacing w:after="0" w:line="240" w:lineRule="auto"/>
              <w:ind w:left="1"/>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31.0000</w:t>
            </w:r>
          </w:p>
        </w:tc>
        <w:tc>
          <w:tcPr>
            <w:tcW w:w="868" w:type="pct"/>
          </w:tcPr>
          <w:p w14:paraId="11FA8B6F"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14.5066</w:t>
            </w:r>
          </w:p>
        </w:tc>
        <w:tc>
          <w:tcPr>
            <w:tcW w:w="967" w:type="pct"/>
          </w:tcPr>
          <w:p w14:paraId="53C3E881"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67" w:type="pct"/>
          </w:tcPr>
          <w:p w14:paraId="1DBB8C22"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65.0000</w:t>
            </w:r>
          </w:p>
        </w:tc>
      </w:tr>
      <w:tr w:rsidR="00C90EBD" w:rsidRPr="00C949E4" w14:paraId="157505D0" w14:textId="77777777" w:rsidTr="005F4F6F">
        <w:trPr>
          <w:trHeight w:val="202"/>
        </w:trPr>
        <w:tc>
          <w:tcPr>
            <w:tcW w:w="788" w:type="pct"/>
          </w:tcPr>
          <w:p w14:paraId="5B9DF0EE"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Soe</w:t>
            </w:r>
          </w:p>
        </w:tc>
        <w:tc>
          <w:tcPr>
            <w:tcW w:w="771" w:type="pct"/>
          </w:tcPr>
          <w:p w14:paraId="5530C71B" w14:textId="77777777" w:rsidR="00C90EBD" w:rsidRPr="00264472" w:rsidRDefault="00C90EBD" w:rsidP="005F4F6F">
            <w:pPr>
              <w:widowControl/>
              <w:spacing w:after="0" w:line="240" w:lineRule="auto"/>
              <w:ind w:right="116"/>
              <w:jc w:val="right"/>
              <w:rPr>
                <w:rFonts w:ascii="Times New Roman" w:hAnsi="Times New Roman" w:cs="Times New Roman"/>
                <w:sz w:val="18"/>
                <w:szCs w:val="18"/>
                <w14:ligatures w14:val="none"/>
              </w:rPr>
            </w:pPr>
            <w:r>
              <w:rPr>
                <w:rFonts w:ascii="Times New Roman" w:hAnsi="Times New Roman" w:cs="Times New Roman" w:hint="eastAsia"/>
                <w:spacing w:val="-2"/>
                <w:sz w:val="18"/>
                <w:szCs w:val="18"/>
                <w14:ligatures w14:val="none"/>
              </w:rPr>
              <w:t>-</w:t>
            </w:r>
          </w:p>
        </w:tc>
        <w:tc>
          <w:tcPr>
            <w:tcW w:w="739" w:type="pct"/>
          </w:tcPr>
          <w:p w14:paraId="4B533F2F" w14:textId="77777777" w:rsidR="00C90EBD" w:rsidRPr="00264472" w:rsidRDefault="00C90EBD" w:rsidP="005F4F6F">
            <w:pPr>
              <w:widowControl/>
              <w:spacing w:after="0" w:line="240" w:lineRule="auto"/>
              <w:ind w:left="106"/>
              <w:jc w:val="center"/>
              <w:rPr>
                <w:rFonts w:ascii="Times New Roman" w:hAnsi="Times New Roman" w:cs="Times New Roman"/>
                <w:sz w:val="18"/>
                <w:szCs w:val="18"/>
                <w14:ligatures w14:val="none"/>
              </w:rPr>
            </w:pPr>
            <w:r>
              <w:rPr>
                <w:rFonts w:ascii="Times New Roman" w:hAnsi="Times New Roman" w:cs="Times New Roman" w:hint="eastAsia"/>
                <w:spacing w:val="-2"/>
                <w:sz w:val="18"/>
                <w:szCs w:val="18"/>
                <w14:ligatures w14:val="none"/>
              </w:rPr>
              <w:t>-</w:t>
            </w:r>
          </w:p>
        </w:tc>
        <w:tc>
          <w:tcPr>
            <w:tcW w:w="868" w:type="pct"/>
          </w:tcPr>
          <w:p w14:paraId="53ABC8E3" w14:textId="77777777" w:rsidR="00C90EBD" w:rsidRPr="00264472" w:rsidRDefault="00C90EBD" w:rsidP="005F4F6F">
            <w:pPr>
              <w:widowControl/>
              <w:spacing w:after="0" w:line="240" w:lineRule="auto"/>
              <w:ind w:right="115"/>
              <w:jc w:val="right"/>
              <w:rPr>
                <w:rFonts w:ascii="Times New Roman" w:hAnsi="Times New Roman" w:cs="Times New Roman"/>
                <w:sz w:val="18"/>
                <w:szCs w:val="18"/>
                <w14:ligatures w14:val="none"/>
              </w:rPr>
            </w:pPr>
            <w:r>
              <w:rPr>
                <w:rFonts w:ascii="Times New Roman" w:hAnsi="Times New Roman" w:cs="Times New Roman" w:hint="eastAsia"/>
                <w:spacing w:val="-2"/>
                <w:sz w:val="18"/>
                <w:szCs w:val="18"/>
                <w14:ligatures w14:val="none"/>
              </w:rPr>
              <w:t>-</w:t>
            </w:r>
          </w:p>
        </w:tc>
        <w:tc>
          <w:tcPr>
            <w:tcW w:w="967" w:type="pct"/>
          </w:tcPr>
          <w:p w14:paraId="00468C01" w14:textId="77777777" w:rsidR="00C90EBD" w:rsidRPr="00264472" w:rsidRDefault="00C90EBD" w:rsidP="005F4F6F">
            <w:pPr>
              <w:widowControl/>
              <w:spacing w:after="0" w:line="240" w:lineRule="auto"/>
              <w:ind w:right="115"/>
              <w:jc w:val="right"/>
              <w:rPr>
                <w:rFonts w:ascii="Times New Roman" w:hAnsi="Times New Roman" w:cs="Times New Roman"/>
                <w:sz w:val="18"/>
                <w:szCs w:val="18"/>
                <w14:ligatures w14:val="none"/>
              </w:rPr>
            </w:pPr>
            <w:r>
              <w:rPr>
                <w:rFonts w:ascii="Times New Roman" w:hAnsi="Times New Roman" w:cs="Times New Roman" w:hint="eastAsia"/>
                <w:spacing w:val="-2"/>
                <w:sz w:val="18"/>
                <w:szCs w:val="18"/>
                <w14:ligatures w14:val="none"/>
              </w:rPr>
              <w:t>0</w:t>
            </w:r>
          </w:p>
        </w:tc>
        <w:tc>
          <w:tcPr>
            <w:tcW w:w="867" w:type="pct"/>
          </w:tcPr>
          <w:p w14:paraId="2D75A62E" w14:textId="77777777" w:rsidR="00C90EBD" w:rsidRPr="00264472" w:rsidRDefault="00C90EBD" w:rsidP="005F4F6F">
            <w:pPr>
              <w:widowControl/>
              <w:spacing w:after="0" w:line="240" w:lineRule="auto"/>
              <w:ind w:right="114"/>
              <w:jc w:val="right"/>
              <w:rPr>
                <w:rFonts w:ascii="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w:t>
            </w:r>
            <w:r w:rsidRPr="00C949E4" w:rsidDel="00CC4EBC">
              <w:rPr>
                <w:rFonts w:ascii="Times New Roman" w:eastAsia="Times New Roman" w:hAnsi="Times New Roman" w:cs="Times New Roman"/>
                <w:spacing w:val="-2"/>
                <w:sz w:val="18"/>
                <w:szCs w:val="18"/>
                <w14:ligatures w14:val="none"/>
              </w:rPr>
              <w:t xml:space="preserve"> </w:t>
            </w:r>
          </w:p>
        </w:tc>
      </w:tr>
      <w:tr w:rsidR="00C90EBD" w:rsidRPr="00C949E4" w14:paraId="09956AB3" w14:textId="77777777" w:rsidTr="005F4F6F">
        <w:trPr>
          <w:trHeight w:val="202"/>
        </w:trPr>
        <w:tc>
          <w:tcPr>
            <w:tcW w:w="788" w:type="pct"/>
          </w:tcPr>
          <w:p w14:paraId="456CA8EC"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4"/>
                <w:sz w:val="18"/>
                <w:szCs w:val="18"/>
                <w14:ligatures w14:val="none"/>
              </w:rPr>
              <w:t>Dual</w:t>
            </w:r>
          </w:p>
        </w:tc>
        <w:tc>
          <w:tcPr>
            <w:tcW w:w="771" w:type="pct"/>
          </w:tcPr>
          <w:p w14:paraId="74992D96"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0.3145</w:t>
            </w:r>
          </w:p>
        </w:tc>
        <w:tc>
          <w:tcPr>
            <w:tcW w:w="739" w:type="pct"/>
          </w:tcPr>
          <w:p w14:paraId="3376DB1D" w14:textId="77777777" w:rsidR="00C90EBD" w:rsidRPr="00C949E4" w:rsidRDefault="00C90EBD" w:rsidP="005F4F6F">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68" w:type="pct"/>
          </w:tcPr>
          <w:p w14:paraId="71C0B8AE"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0.4646</w:t>
            </w:r>
          </w:p>
        </w:tc>
        <w:tc>
          <w:tcPr>
            <w:tcW w:w="967" w:type="pct"/>
          </w:tcPr>
          <w:p w14:paraId="0979E08D"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67" w:type="pct"/>
          </w:tcPr>
          <w:p w14:paraId="23A84615"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1.0000</w:t>
            </w:r>
          </w:p>
        </w:tc>
      </w:tr>
      <w:tr w:rsidR="00C90EBD" w:rsidRPr="00C949E4" w14:paraId="5AB63218" w14:textId="77777777" w:rsidTr="005F4F6F">
        <w:trPr>
          <w:trHeight w:val="202"/>
        </w:trPr>
        <w:tc>
          <w:tcPr>
            <w:tcW w:w="788" w:type="pct"/>
          </w:tcPr>
          <w:p w14:paraId="442B0B0D"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Indep</w:t>
            </w:r>
          </w:p>
        </w:tc>
        <w:tc>
          <w:tcPr>
            <w:tcW w:w="771" w:type="pct"/>
          </w:tcPr>
          <w:p w14:paraId="4253CA23"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0.3820</w:t>
            </w:r>
          </w:p>
        </w:tc>
        <w:tc>
          <w:tcPr>
            <w:tcW w:w="739" w:type="pct"/>
          </w:tcPr>
          <w:p w14:paraId="237E8772" w14:textId="77777777" w:rsidR="00C90EBD" w:rsidRPr="00C949E4" w:rsidRDefault="00C90EBD" w:rsidP="005F4F6F">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0.3636</w:t>
            </w:r>
          </w:p>
        </w:tc>
        <w:tc>
          <w:tcPr>
            <w:tcW w:w="868" w:type="pct"/>
          </w:tcPr>
          <w:p w14:paraId="481ED503"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0.0582</w:t>
            </w:r>
          </w:p>
        </w:tc>
        <w:tc>
          <w:tcPr>
            <w:tcW w:w="967" w:type="pct"/>
          </w:tcPr>
          <w:p w14:paraId="61DEC18F"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0.2222</w:t>
            </w:r>
          </w:p>
        </w:tc>
        <w:tc>
          <w:tcPr>
            <w:tcW w:w="867" w:type="pct"/>
          </w:tcPr>
          <w:p w14:paraId="39B47340"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0.6667</w:t>
            </w:r>
          </w:p>
        </w:tc>
      </w:tr>
      <w:tr w:rsidR="00C90EBD" w:rsidRPr="00C949E4" w14:paraId="4BCBD685" w14:textId="77777777" w:rsidTr="005F4F6F">
        <w:trPr>
          <w:trHeight w:val="202"/>
        </w:trPr>
        <w:tc>
          <w:tcPr>
            <w:tcW w:w="788" w:type="pct"/>
          </w:tcPr>
          <w:p w14:paraId="1AACA660"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Lev</w:t>
            </w:r>
          </w:p>
        </w:tc>
        <w:tc>
          <w:tcPr>
            <w:tcW w:w="771" w:type="pct"/>
          </w:tcPr>
          <w:p w14:paraId="6C777AAD"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0.4745</w:t>
            </w:r>
          </w:p>
        </w:tc>
        <w:tc>
          <w:tcPr>
            <w:tcW w:w="739" w:type="pct"/>
          </w:tcPr>
          <w:p w14:paraId="3EAA3BD4" w14:textId="77777777" w:rsidR="00C90EBD" w:rsidRPr="00C949E4" w:rsidRDefault="00C90EBD" w:rsidP="005F4F6F">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0.4636</w:t>
            </w:r>
          </w:p>
        </w:tc>
        <w:tc>
          <w:tcPr>
            <w:tcW w:w="868" w:type="pct"/>
          </w:tcPr>
          <w:p w14:paraId="23C60CF5"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0.2422</w:t>
            </w:r>
          </w:p>
        </w:tc>
        <w:tc>
          <w:tcPr>
            <w:tcW w:w="967" w:type="pct"/>
          </w:tcPr>
          <w:p w14:paraId="7FEBDDC7"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0.0216</w:t>
            </w:r>
          </w:p>
        </w:tc>
        <w:tc>
          <w:tcPr>
            <w:tcW w:w="867" w:type="pct"/>
          </w:tcPr>
          <w:p w14:paraId="16A82623"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2.5785</w:t>
            </w:r>
          </w:p>
        </w:tc>
      </w:tr>
      <w:tr w:rsidR="00C90EBD" w:rsidRPr="00C949E4" w14:paraId="4A4DFBEA" w14:textId="77777777" w:rsidTr="005F4F6F">
        <w:trPr>
          <w:trHeight w:val="202"/>
        </w:trPr>
        <w:tc>
          <w:tcPr>
            <w:tcW w:w="788" w:type="pct"/>
          </w:tcPr>
          <w:p w14:paraId="65F182EE"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4"/>
                <w:sz w:val="18"/>
                <w:szCs w:val="18"/>
                <w14:ligatures w14:val="none"/>
              </w:rPr>
              <w:t>Size</w:t>
            </w:r>
          </w:p>
        </w:tc>
        <w:tc>
          <w:tcPr>
            <w:tcW w:w="771" w:type="pct"/>
          </w:tcPr>
          <w:p w14:paraId="7D38E3C3"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9.8079</w:t>
            </w:r>
          </w:p>
        </w:tc>
        <w:tc>
          <w:tcPr>
            <w:tcW w:w="739" w:type="pct"/>
          </w:tcPr>
          <w:p w14:paraId="0A86A0FC" w14:textId="77777777" w:rsidR="00C90EBD" w:rsidRPr="00C949E4" w:rsidRDefault="00C90EBD" w:rsidP="005F4F6F">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9.7201</w:t>
            </w:r>
          </w:p>
        </w:tc>
        <w:tc>
          <w:tcPr>
            <w:tcW w:w="868" w:type="pct"/>
          </w:tcPr>
          <w:p w14:paraId="69DAA1CF"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0.6482</w:t>
            </w:r>
          </w:p>
        </w:tc>
        <w:tc>
          <w:tcPr>
            <w:tcW w:w="967" w:type="pct"/>
          </w:tcPr>
          <w:p w14:paraId="037E803C"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8.2894</w:t>
            </w:r>
          </w:p>
        </w:tc>
        <w:tc>
          <w:tcPr>
            <w:tcW w:w="867" w:type="pct"/>
          </w:tcPr>
          <w:p w14:paraId="270A1ED8"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12.1593</w:t>
            </w:r>
          </w:p>
        </w:tc>
      </w:tr>
      <w:tr w:rsidR="00C90EBD" w:rsidRPr="00C949E4" w14:paraId="4717FF2F" w14:textId="77777777" w:rsidTr="005F4F6F">
        <w:trPr>
          <w:trHeight w:val="207"/>
        </w:trPr>
        <w:tc>
          <w:tcPr>
            <w:tcW w:w="788" w:type="pct"/>
            <w:tcBorders>
              <w:bottom w:val="single" w:sz="4" w:space="0" w:color="000000"/>
            </w:tcBorders>
          </w:tcPr>
          <w:p w14:paraId="2CC629BC" w14:textId="77777777" w:rsidR="00C90EBD" w:rsidRPr="00C949E4" w:rsidRDefault="00C90EBD" w:rsidP="005F4F6F">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4"/>
                <w:sz w:val="18"/>
                <w:szCs w:val="18"/>
                <w14:ligatures w14:val="none"/>
              </w:rPr>
              <w:t>Big4</w:t>
            </w:r>
          </w:p>
        </w:tc>
        <w:tc>
          <w:tcPr>
            <w:tcW w:w="771" w:type="pct"/>
            <w:tcBorders>
              <w:bottom w:val="single" w:sz="4" w:space="0" w:color="000000"/>
            </w:tcBorders>
          </w:tcPr>
          <w:p w14:paraId="493BD016" w14:textId="77777777" w:rsidR="00C90EBD" w:rsidRPr="00C949E4" w:rsidRDefault="00C90EBD" w:rsidP="005F4F6F">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0.9246</w:t>
            </w:r>
          </w:p>
        </w:tc>
        <w:tc>
          <w:tcPr>
            <w:tcW w:w="739" w:type="pct"/>
            <w:tcBorders>
              <w:bottom w:val="single" w:sz="4" w:space="0" w:color="000000"/>
            </w:tcBorders>
          </w:tcPr>
          <w:p w14:paraId="16AABE13" w14:textId="77777777" w:rsidR="00C90EBD" w:rsidRPr="00C949E4" w:rsidRDefault="00C90EBD" w:rsidP="005F4F6F">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1.0000</w:t>
            </w:r>
          </w:p>
        </w:tc>
        <w:tc>
          <w:tcPr>
            <w:tcW w:w="868" w:type="pct"/>
            <w:tcBorders>
              <w:bottom w:val="single" w:sz="4" w:space="0" w:color="000000"/>
            </w:tcBorders>
          </w:tcPr>
          <w:p w14:paraId="2F4AAFD4"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0.2642</w:t>
            </w:r>
          </w:p>
        </w:tc>
        <w:tc>
          <w:tcPr>
            <w:tcW w:w="967" w:type="pct"/>
            <w:tcBorders>
              <w:bottom w:val="single" w:sz="4" w:space="0" w:color="000000"/>
            </w:tcBorders>
          </w:tcPr>
          <w:p w14:paraId="5F481215" w14:textId="77777777" w:rsidR="00C90EBD" w:rsidRPr="00C949E4" w:rsidRDefault="00C90EBD" w:rsidP="005F4F6F">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67" w:type="pct"/>
            <w:tcBorders>
              <w:bottom w:val="single" w:sz="4" w:space="0" w:color="000000"/>
            </w:tcBorders>
          </w:tcPr>
          <w:p w14:paraId="6AEAA710" w14:textId="77777777" w:rsidR="00C90EBD" w:rsidRPr="00C949E4" w:rsidRDefault="00C90EBD" w:rsidP="005F4F6F">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1.0000</w:t>
            </w:r>
          </w:p>
        </w:tc>
      </w:tr>
    </w:tbl>
    <w:p w14:paraId="6B754988" w14:textId="2B7E7BF5" w:rsidR="00C949E4"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4.2</w:t>
      </w:r>
      <w:r w:rsidRPr="00A001D6">
        <w:rPr>
          <w:rFonts w:ascii="Times New Roman" w:eastAsia="黑体" w:hAnsi="Times New Roman" w:cs="Times New Roman"/>
          <w:b/>
          <w:kern w:val="0"/>
          <w:sz w:val="21"/>
          <w:szCs w:val="21"/>
          <w14:ligatures w14:val="none"/>
        </w:rPr>
        <w:t xml:space="preserve">  </w:t>
      </w:r>
      <w:r w:rsidR="005F4F6F">
        <w:rPr>
          <w:rFonts w:ascii="Times New Roman" w:eastAsia="黑体" w:hAnsi="Times New Roman" w:cs="Times New Roman" w:hint="eastAsia"/>
          <w:b/>
          <w:kern w:val="0"/>
          <w:sz w:val="21"/>
          <w:szCs w:val="21"/>
          <w14:ligatures w14:val="none"/>
        </w:rPr>
        <w:t>虚假财经</w:t>
      </w:r>
      <w:ins w:id="78" w:author="annie" w:date="2025-08-01T22:41:00Z">
        <w:r w:rsidR="00BA63F6">
          <w:rPr>
            <w:rFonts w:ascii="Times New Roman" w:eastAsia="黑体" w:hAnsi="Times New Roman" w:cs="Times New Roman" w:hint="eastAsia"/>
            <w:b/>
            <w:kern w:val="0"/>
            <w:sz w:val="21"/>
            <w:szCs w:val="21"/>
            <w14:ligatures w14:val="none"/>
          </w:rPr>
          <w:t>新闻</w:t>
        </w:r>
      </w:ins>
      <w:r w:rsidRPr="00A001D6">
        <w:rPr>
          <w:rFonts w:ascii="Times New Roman" w:eastAsia="黑体" w:hAnsi="Times New Roman" w:cs="Times New Roman" w:hint="eastAsia"/>
          <w:b/>
          <w:kern w:val="0"/>
          <w:sz w:val="21"/>
          <w:szCs w:val="21"/>
          <w14:ligatures w14:val="none"/>
        </w:rPr>
        <w:t>对</w:t>
      </w:r>
      <w:r w:rsidR="005F4F6F">
        <w:rPr>
          <w:rFonts w:ascii="Times New Roman" w:eastAsia="黑体" w:hAnsi="Times New Roman" w:cs="Times New Roman" w:hint="eastAsia"/>
          <w:b/>
          <w:kern w:val="0"/>
          <w:sz w:val="21"/>
          <w:szCs w:val="21"/>
          <w14:ligatures w14:val="none"/>
        </w:rPr>
        <w:t>股价</w:t>
      </w:r>
      <w:commentRangeStart w:id="79"/>
      <w:r w:rsidR="005F4F6F">
        <w:rPr>
          <w:rFonts w:ascii="Times New Roman" w:eastAsia="黑体" w:hAnsi="Times New Roman" w:cs="Times New Roman" w:hint="eastAsia"/>
          <w:b/>
          <w:kern w:val="0"/>
          <w:sz w:val="21"/>
          <w:szCs w:val="21"/>
          <w14:ligatures w14:val="none"/>
        </w:rPr>
        <w:t>波动</w:t>
      </w:r>
      <w:commentRangeEnd w:id="79"/>
      <w:r w:rsidR="00BA63F6">
        <w:rPr>
          <w:rStyle w:val="affa"/>
          <w:rFonts w:ascii="Times New Roman" w:eastAsia="宋体" w:hAnsi="Times New Roman" w:cs="Times New Roman"/>
          <w14:ligatures w14:val="none"/>
        </w:rPr>
        <w:commentReference w:id="79"/>
      </w:r>
      <w:r w:rsidRPr="00A001D6">
        <w:rPr>
          <w:rFonts w:ascii="Times New Roman" w:eastAsia="黑体" w:hAnsi="Times New Roman" w:cs="Times New Roman" w:hint="eastAsia"/>
          <w:b/>
          <w:kern w:val="0"/>
          <w:sz w:val="21"/>
          <w:szCs w:val="21"/>
          <w14:ligatures w14:val="none"/>
        </w:rPr>
        <w:t>的影响</w:t>
      </w:r>
    </w:p>
    <w:p w14:paraId="74FCC820" w14:textId="3596C6E7" w:rsidR="00775298" w:rsidRDefault="00EC0AB1" w:rsidP="005F4F6F">
      <w:pPr>
        <w:overflowPunct w:val="0"/>
        <w:spacing w:after="0" w:line="240" w:lineRule="auto"/>
        <w:ind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基准回归的结果如</w:t>
      </w:r>
      <w:r w:rsidR="00C949E4" w:rsidRPr="00C949E4">
        <w:rPr>
          <w:rFonts w:ascii="Times New Roman" w:eastAsia="宋体" w:hAnsi="Times New Roman" w:cs="Times New Roman" w:hint="eastAsia"/>
          <w:sz w:val="21"/>
          <w:szCs w:val="21"/>
          <w14:ligatures w14:val="none"/>
        </w:rPr>
        <w:t>表</w:t>
      </w:r>
      <w:r w:rsidR="00054153">
        <w:rPr>
          <w:rFonts w:ascii="Times New Roman" w:eastAsia="宋体" w:hAnsi="Times New Roman" w:cs="Times New Roman" w:hint="eastAsia"/>
          <w:sz w:val="21"/>
          <w:szCs w:val="21"/>
          <w14:ligatures w14:val="none"/>
        </w:rPr>
        <w:t>5</w:t>
      </w:r>
      <w:r w:rsidR="00C949E4" w:rsidRPr="00C949E4">
        <w:rPr>
          <w:rFonts w:ascii="Times New Roman" w:eastAsia="宋体" w:hAnsi="Times New Roman" w:cs="Times New Roman" w:hint="eastAsia"/>
          <w:sz w:val="21"/>
          <w:szCs w:val="21"/>
          <w14:ligatures w14:val="none"/>
        </w:rPr>
        <w:t>所示。可以看出，无论是否控制公司治理、财务特征等变量，</w:t>
      </w:r>
      <m:oMath>
        <m:r>
          <w:rPr>
            <w:rFonts w:ascii="Cambria Math" w:eastAsia="宋体" w:hAnsi="Cambria Math" w:cs="Times New Roman"/>
            <w:sz w:val="21"/>
            <w:szCs w:val="21"/>
            <w14:ligatures w14:val="none"/>
          </w:rPr>
          <m:t>false</m:t>
        </m:r>
      </m:oMath>
      <w:r w:rsidR="00C949E4" w:rsidRPr="00C949E4">
        <w:rPr>
          <w:rFonts w:ascii="Times New Roman" w:eastAsia="宋体" w:hAnsi="Times New Roman" w:cs="Times New Roman" w:hint="eastAsia"/>
          <w:sz w:val="21"/>
          <w:szCs w:val="21"/>
          <w14:ligatures w14:val="none"/>
        </w:rPr>
        <w:t>与累计异常收益率均呈显著正相关关系，且在</w:t>
      </w:r>
      <w:r w:rsidR="005F4F6F">
        <w:rPr>
          <w:rFonts w:ascii="Times New Roman" w:eastAsia="宋体" w:hAnsi="Times New Roman" w:cs="Times New Roman" w:hint="eastAsia"/>
          <w:sz w:val="21"/>
          <w:szCs w:val="21"/>
          <w14:ligatures w14:val="none"/>
        </w:rPr>
        <w:t>10</w:t>
      </w:r>
      <w:r w:rsidR="00C949E4" w:rsidRPr="00C949E4">
        <w:rPr>
          <w:rFonts w:ascii="Times New Roman" w:eastAsia="宋体" w:hAnsi="Times New Roman" w:cs="Times New Roman" w:hint="eastAsia"/>
          <w:sz w:val="21"/>
          <w:szCs w:val="21"/>
          <w14:ligatures w14:val="none"/>
        </w:rPr>
        <w:t>%</w:t>
      </w:r>
      <w:r w:rsidR="00C949E4" w:rsidRPr="00C949E4">
        <w:rPr>
          <w:rFonts w:ascii="Times New Roman" w:eastAsia="宋体" w:hAnsi="Times New Roman" w:cs="Times New Roman" w:hint="eastAsia"/>
          <w:sz w:val="21"/>
          <w:szCs w:val="21"/>
          <w14:ligatures w14:val="none"/>
        </w:rPr>
        <w:t>显著性水平下显著。研究结果表明</w:t>
      </w:r>
      <w:r w:rsidR="005F4F6F">
        <w:rPr>
          <w:rFonts w:ascii="Times New Roman" w:eastAsia="宋体" w:hAnsi="Times New Roman" w:cs="Times New Roman" w:hint="eastAsia"/>
          <w:sz w:val="21"/>
          <w:szCs w:val="21"/>
          <w14:ligatures w14:val="none"/>
        </w:rPr>
        <w:t>虚假财经新闻较之于真实财经新闻对股价波动的影响更为显著，证实了研究假设</w:t>
      </w:r>
      <w:r w:rsidR="005F4F6F">
        <w:rPr>
          <w:rFonts w:ascii="Times New Roman" w:eastAsia="宋体" w:hAnsi="Times New Roman" w:cs="Times New Roman" w:hint="eastAsia"/>
          <w:sz w:val="21"/>
          <w:szCs w:val="21"/>
          <w14:ligatures w14:val="none"/>
        </w:rPr>
        <w:t>H1a</w:t>
      </w:r>
      <w:r w:rsidR="005F4F6F">
        <w:rPr>
          <w:rFonts w:ascii="Times New Roman" w:eastAsia="宋体" w:hAnsi="Times New Roman" w:cs="Times New Roman" w:hint="eastAsia"/>
          <w:sz w:val="21"/>
          <w:szCs w:val="21"/>
          <w14:ligatures w14:val="none"/>
        </w:rPr>
        <w:t>。</w:t>
      </w:r>
    </w:p>
    <w:p w14:paraId="749CE721" w14:textId="77777777" w:rsidR="005F4F6F" w:rsidRPr="00C949E4" w:rsidRDefault="005F4F6F" w:rsidP="005F4F6F">
      <w:pPr>
        <w:overflowPunct w:val="0"/>
        <w:spacing w:after="0" w:line="240" w:lineRule="auto"/>
        <w:ind w:firstLine="420"/>
        <w:jc w:val="both"/>
        <w:rPr>
          <w:rFonts w:ascii="Times New Roman" w:eastAsia="宋体" w:hAnsi="Times New Roman" w:cs="Times New Roman"/>
          <w:sz w:val="21"/>
          <w:szCs w:val="21"/>
          <w14:ligatures w14:val="none"/>
        </w:rPr>
      </w:pPr>
    </w:p>
    <w:tbl>
      <w:tblPr>
        <w:tblStyle w:val="aff4"/>
        <w:tblW w:w="449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7"/>
        <w:gridCol w:w="1404"/>
        <w:gridCol w:w="1249"/>
      </w:tblGrid>
      <w:tr w:rsidR="00C949E4" w:rsidRPr="00C949E4" w14:paraId="3DBD42A2" w14:textId="77777777" w:rsidTr="00B25B88">
        <w:trPr>
          <w:trHeight w:val="310"/>
        </w:trPr>
        <w:tc>
          <w:tcPr>
            <w:tcW w:w="4490" w:type="dxa"/>
            <w:gridSpan w:val="3"/>
            <w:tcBorders>
              <w:top w:val="nil"/>
              <w:bottom w:val="single" w:sz="4" w:space="0" w:color="auto"/>
            </w:tcBorders>
          </w:tcPr>
          <w:p w14:paraId="1B6CF344" w14:textId="6A324EFD" w:rsidR="00C949E4" w:rsidRPr="00C949E4" w:rsidRDefault="00C949E4" w:rsidP="00C949E4">
            <w:pPr>
              <w:overflowPunct w:val="0"/>
              <w:rPr>
                <w:sz w:val="21"/>
                <w:szCs w:val="21"/>
              </w:rPr>
            </w:pPr>
            <w:r w:rsidRPr="00C949E4">
              <w:rPr>
                <w:rFonts w:hint="eastAsia"/>
                <w:sz w:val="21"/>
                <w:szCs w:val="21"/>
              </w:rPr>
              <w:t>表</w:t>
            </w:r>
            <w:r w:rsidRPr="00C949E4">
              <w:rPr>
                <w:rFonts w:hint="eastAsia"/>
                <w:sz w:val="21"/>
                <w:szCs w:val="21"/>
              </w:rPr>
              <w:t>4</w:t>
            </w:r>
            <w:r w:rsidR="00BB41A6">
              <w:rPr>
                <w:rFonts w:hint="eastAsia"/>
                <w:sz w:val="21"/>
                <w:szCs w:val="21"/>
              </w:rPr>
              <w:t>虚假财经新闻</w:t>
            </w:r>
            <w:r w:rsidRPr="00C949E4">
              <w:rPr>
                <w:rFonts w:hint="eastAsia"/>
                <w:sz w:val="21"/>
                <w:szCs w:val="21"/>
              </w:rPr>
              <w:t>对股票</w:t>
            </w:r>
            <w:r w:rsidR="00BB41A6">
              <w:rPr>
                <w:rFonts w:hint="eastAsia"/>
                <w:sz w:val="21"/>
                <w:szCs w:val="21"/>
              </w:rPr>
              <w:t>累计</w:t>
            </w:r>
            <w:r w:rsidRPr="00C949E4">
              <w:rPr>
                <w:rFonts w:hint="eastAsia"/>
                <w:sz w:val="21"/>
                <w:szCs w:val="21"/>
              </w:rPr>
              <w:t>异常收益率的影响</w:t>
            </w:r>
          </w:p>
        </w:tc>
      </w:tr>
      <w:tr w:rsidR="00C949E4" w:rsidRPr="00C949E4" w14:paraId="0B8B63C0" w14:textId="77777777" w:rsidTr="00B25B88">
        <w:trPr>
          <w:trHeight w:val="304"/>
        </w:trPr>
        <w:tc>
          <w:tcPr>
            <w:tcW w:w="1837" w:type="dxa"/>
            <w:tcBorders>
              <w:top w:val="single" w:sz="4" w:space="0" w:color="auto"/>
              <w:bottom w:val="single" w:sz="4" w:space="0" w:color="auto"/>
            </w:tcBorders>
          </w:tcPr>
          <w:p w14:paraId="20B20CE8" w14:textId="77777777" w:rsidR="00C949E4" w:rsidRPr="00C949E4" w:rsidRDefault="00C949E4" w:rsidP="00C949E4">
            <w:pPr>
              <w:overflowPunct w:val="0"/>
              <w:rPr>
                <w:sz w:val="21"/>
                <w:szCs w:val="21"/>
              </w:rPr>
            </w:pPr>
            <w:r w:rsidRPr="00C949E4">
              <w:rPr>
                <w:rFonts w:hint="eastAsia"/>
                <w:sz w:val="21"/>
                <w:szCs w:val="21"/>
              </w:rPr>
              <w:t>变量名</w:t>
            </w:r>
          </w:p>
        </w:tc>
        <w:tc>
          <w:tcPr>
            <w:tcW w:w="1404" w:type="dxa"/>
            <w:tcBorders>
              <w:top w:val="single" w:sz="4" w:space="0" w:color="auto"/>
              <w:bottom w:val="single" w:sz="4" w:space="0" w:color="auto"/>
            </w:tcBorders>
          </w:tcPr>
          <w:p w14:paraId="69A5E1C4" w14:textId="592152B9" w:rsidR="00C949E4" w:rsidRPr="00C949E4" w:rsidRDefault="00B25B88" w:rsidP="00C949E4">
            <w:pPr>
              <w:overflowPunct w:val="0"/>
              <w:rPr>
                <w:sz w:val="21"/>
                <w:szCs w:val="21"/>
              </w:rPr>
            </w:pPr>
            <w:r>
              <w:rPr>
                <w:rFonts w:hint="eastAsia"/>
                <w:sz w:val="21"/>
                <w:szCs w:val="21"/>
              </w:rPr>
              <w:t>(1)</w:t>
            </w:r>
          </w:p>
        </w:tc>
        <w:tc>
          <w:tcPr>
            <w:tcW w:w="1249" w:type="dxa"/>
            <w:tcBorders>
              <w:top w:val="single" w:sz="4" w:space="0" w:color="auto"/>
              <w:bottom w:val="single" w:sz="4" w:space="0" w:color="auto"/>
            </w:tcBorders>
          </w:tcPr>
          <w:p w14:paraId="1BD312F8" w14:textId="7860C3E1" w:rsidR="00C949E4" w:rsidRPr="00C949E4" w:rsidRDefault="00B25B88" w:rsidP="00C949E4">
            <w:pPr>
              <w:overflowPunct w:val="0"/>
              <w:rPr>
                <w:sz w:val="21"/>
                <w:szCs w:val="21"/>
              </w:rPr>
            </w:pPr>
            <w:r>
              <w:rPr>
                <w:rFonts w:hint="eastAsia"/>
                <w:sz w:val="21"/>
                <w:szCs w:val="21"/>
              </w:rPr>
              <w:t>(2)</w:t>
            </w:r>
          </w:p>
        </w:tc>
      </w:tr>
      <w:tr w:rsidR="00C949E4" w:rsidRPr="00C949E4" w14:paraId="3D0A72E4" w14:textId="77777777" w:rsidTr="00B25B88">
        <w:trPr>
          <w:trHeight w:val="620"/>
        </w:trPr>
        <w:tc>
          <w:tcPr>
            <w:tcW w:w="1837" w:type="dxa"/>
          </w:tcPr>
          <w:p w14:paraId="7D7E844E" w14:textId="4BC60548" w:rsidR="00C949E4" w:rsidRPr="005F4F6F" w:rsidRDefault="005F4F6F" w:rsidP="00C949E4">
            <w:pPr>
              <w:overflowPunct w:val="0"/>
              <w:rPr>
                <w:rFonts w:eastAsiaTheme="minorEastAsia"/>
                <w:sz w:val="21"/>
                <w:szCs w:val="21"/>
              </w:rPr>
            </w:pPr>
            <w:r>
              <w:rPr>
                <w:rFonts w:eastAsiaTheme="minorEastAsia" w:hint="eastAsia"/>
                <w:spacing w:val="-2"/>
                <w:sz w:val="21"/>
                <w:szCs w:val="21"/>
              </w:rPr>
              <w:t>false</w:t>
            </w:r>
          </w:p>
        </w:tc>
        <w:tc>
          <w:tcPr>
            <w:tcW w:w="1404" w:type="dxa"/>
          </w:tcPr>
          <w:p w14:paraId="618040D4" w14:textId="3B5F47F4" w:rsidR="00C949E4" w:rsidRDefault="005F4F6F" w:rsidP="00C949E4">
            <w:pPr>
              <w:overflowPunct w:val="0"/>
              <w:rPr>
                <w:sz w:val="21"/>
                <w:szCs w:val="21"/>
              </w:rPr>
            </w:pPr>
            <w:r w:rsidRPr="005F4F6F">
              <w:rPr>
                <w:rFonts w:hint="eastAsia"/>
                <w:sz w:val="21"/>
                <w:szCs w:val="21"/>
              </w:rPr>
              <w:t>0.0222</w:t>
            </w:r>
            <w:r w:rsidR="00F72E83">
              <w:rPr>
                <w:rFonts w:hint="eastAsia"/>
                <w:sz w:val="21"/>
                <w:szCs w:val="21"/>
              </w:rPr>
              <w:t>*</w:t>
            </w:r>
          </w:p>
          <w:p w14:paraId="79A69014" w14:textId="7C611400" w:rsidR="00B25B88" w:rsidRPr="00C949E4" w:rsidRDefault="00B25B88" w:rsidP="00C949E4">
            <w:pPr>
              <w:overflowPunct w:val="0"/>
              <w:rPr>
                <w:sz w:val="21"/>
                <w:szCs w:val="21"/>
              </w:rPr>
            </w:pPr>
            <w:r>
              <w:rPr>
                <w:rFonts w:hint="eastAsia"/>
                <w:sz w:val="21"/>
                <w:szCs w:val="21"/>
              </w:rPr>
              <w:t>(</w:t>
            </w:r>
            <w:r w:rsidR="005F4F6F" w:rsidRPr="005F4F6F">
              <w:rPr>
                <w:rFonts w:hint="eastAsia"/>
                <w:sz w:val="21"/>
                <w:szCs w:val="21"/>
              </w:rPr>
              <w:t>0.010</w:t>
            </w:r>
            <w:r>
              <w:rPr>
                <w:rFonts w:hint="eastAsia"/>
                <w:sz w:val="21"/>
                <w:szCs w:val="21"/>
              </w:rPr>
              <w:t>)</w:t>
            </w:r>
          </w:p>
        </w:tc>
        <w:tc>
          <w:tcPr>
            <w:tcW w:w="1249" w:type="dxa"/>
          </w:tcPr>
          <w:p w14:paraId="72D05965" w14:textId="40FFB63C" w:rsidR="00C949E4" w:rsidRDefault="00B25B88" w:rsidP="00C949E4">
            <w:pPr>
              <w:overflowPunct w:val="0"/>
              <w:rPr>
                <w:sz w:val="21"/>
                <w:szCs w:val="21"/>
              </w:rPr>
            </w:pPr>
            <w:r w:rsidRPr="00B25B88">
              <w:rPr>
                <w:rFonts w:hint="eastAsia"/>
                <w:sz w:val="21"/>
                <w:szCs w:val="21"/>
              </w:rPr>
              <w:t>0.04568</w:t>
            </w:r>
            <w:r>
              <w:rPr>
                <w:rFonts w:hint="eastAsia"/>
                <w:sz w:val="21"/>
                <w:szCs w:val="21"/>
              </w:rPr>
              <w:t>*</w:t>
            </w:r>
          </w:p>
          <w:p w14:paraId="05F25744" w14:textId="346870D2" w:rsidR="00B25B88" w:rsidRPr="00C949E4" w:rsidRDefault="00B25B88" w:rsidP="00C949E4">
            <w:pPr>
              <w:overflowPunct w:val="0"/>
              <w:rPr>
                <w:sz w:val="21"/>
                <w:szCs w:val="21"/>
              </w:rPr>
            </w:pPr>
            <w:r>
              <w:rPr>
                <w:rFonts w:hint="eastAsia"/>
                <w:sz w:val="21"/>
                <w:szCs w:val="21"/>
              </w:rPr>
              <w:t>(</w:t>
            </w:r>
            <w:r w:rsidR="005F4F6F" w:rsidRPr="005F4F6F">
              <w:rPr>
                <w:rFonts w:hint="eastAsia"/>
                <w:sz w:val="21"/>
                <w:szCs w:val="21"/>
              </w:rPr>
              <w:t>0.010</w:t>
            </w:r>
            <w:r>
              <w:rPr>
                <w:rFonts w:hint="eastAsia"/>
                <w:sz w:val="21"/>
                <w:szCs w:val="21"/>
              </w:rPr>
              <w:t>)</w:t>
            </w:r>
          </w:p>
        </w:tc>
      </w:tr>
      <w:tr w:rsidR="00B25B88" w:rsidRPr="00C949E4" w14:paraId="57DB298B" w14:textId="77777777" w:rsidTr="00B25B88">
        <w:trPr>
          <w:trHeight w:val="304"/>
        </w:trPr>
        <w:tc>
          <w:tcPr>
            <w:tcW w:w="1837" w:type="dxa"/>
          </w:tcPr>
          <w:p w14:paraId="65E2EE4B" w14:textId="52A9AC75" w:rsidR="00B25B88" w:rsidRPr="00C949E4" w:rsidRDefault="00B25B88" w:rsidP="00C949E4">
            <w:pPr>
              <w:overflowPunct w:val="0"/>
              <w:rPr>
                <w:rFonts w:ascii="宋体" w:hAnsi="宋体" w:cs="宋体"/>
                <w:spacing w:val="-4"/>
                <w:sz w:val="21"/>
                <w:szCs w:val="21"/>
              </w:rPr>
            </w:pPr>
            <w:r>
              <w:rPr>
                <w:rFonts w:ascii="宋体" w:hAnsi="宋体" w:cs="宋体" w:hint="eastAsia"/>
                <w:spacing w:val="-4"/>
                <w:sz w:val="21"/>
                <w:szCs w:val="21"/>
              </w:rPr>
              <w:t>控制变量</w:t>
            </w:r>
          </w:p>
        </w:tc>
        <w:tc>
          <w:tcPr>
            <w:tcW w:w="1404" w:type="dxa"/>
          </w:tcPr>
          <w:p w14:paraId="4DDC9926" w14:textId="3AFA7FFF" w:rsidR="00B25B88" w:rsidRPr="00C949E4" w:rsidRDefault="00B25B88" w:rsidP="00C949E4">
            <w:pPr>
              <w:overflowPunct w:val="0"/>
              <w:rPr>
                <w:sz w:val="21"/>
                <w:szCs w:val="21"/>
              </w:rPr>
            </w:pPr>
            <w:r>
              <w:rPr>
                <w:rFonts w:hint="eastAsia"/>
                <w:sz w:val="21"/>
                <w:szCs w:val="21"/>
              </w:rPr>
              <w:t>是</w:t>
            </w:r>
          </w:p>
        </w:tc>
        <w:tc>
          <w:tcPr>
            <w:tcW w:w="1249" w:type="dxa"/>
          </w:tcPr>
          <w:p w14:paraId="22EC21D8" w14:textId="4F9A224D" w:rsidR="00B25B88" w:rsidRPr="00C949E4" w:rsidRDefault="00B25B88" w:rsidP="00C949E4">
            <w:pPr>
              <w:overflowPunct w:val="0"/>
              <w:rPr>
                <w:sz w:val="21"/>
                <w:szCs w:val="21"/>
              </w:rPr>
            </w:pPr>
            <w:r>
              <w:rPr>
                <w:rFonts w:hint="eastAsia"/>
                <w:sz w:val="21"/>
                <w:szCs w:val="21"/>
              </w:rPr>
              <w:t>否</w:t>
            </w:r>
          </w:p>
        </w:tc>
      </w:tr>
      <w:tr w:rsidR="00C949E4" w:rsidRPr="00C949E4" w14:paraId="0B5FA756" w14:textId="77777777" w:rsidTr="00B25B88">
        <w:trPr>
          <w:trHeight w:val="310"/>
        </w:trPr>
        <w:tc>
          <w:tcPr>
            <w:tcW w:w="1837" w:type="dxa"/>
          </w:tcPr>
          <w:p w14:paraId="1B02E18D" w14:textId="77777777" w:rsidR="00C949E4" w:rsidRPr="00C949E4" w:rsidRDefault="00C949E4" w:rsidP="00C949E4">
            <w:pPr>
              <w:overflowPunct w:val="0"/>
              <w:rPr>
                <w:rFonts w:eastAsia="Times New Roman"/>
                <w:spacing w:val="-4"/>
                <w:sz w:val="21"/>
                <w:szCs w:val="21"/>
              </w:rPr>
            </w:pPr>
            <w:r w:rsidRPr="00C949E4">
              <w:rPr>
                <w:rFonts w:ascii="宋体" w:hAnsi="宋体" w:cs="宋体" w:hint="eastAsia"/>
                <w:spacing w:val="-4"/>
                <w:sz w:val="21"/>
                <w:szCs w:val="21"/>
              </w:rPr>
              <w:t>时间固定效应</w:t>
            </w:r>
          </w:p>
        </w:tc>
        <w:tc>
          <w:tcPr>
            <w:tcW w:w="1404" w:type="dxa"/>
          </w:tcPr>
          <w:p w14:paraId="5893A0D5" w14:textId="77777777" w:rsidR="00C949E4" w:rsidRPr="00C949E4" w:rsidRDefault="00C949E4" w:rsidP="00C949E4">
            <w:pPr>
              <w:overflowPunct w:val="0"/>
              <w:rPr>
                <w:sz w:val="21"/>
                <w:szCs w:val="21"/>
              </w:rPr>
            </w:pPr>
            <w:r w:rsidRPr="00C949E4">
              <w:rPr>
                <w:rFonts w:hint="eastAsia"/>
                <w:sz w:val="21"/>
                <w:szCs w:val="21"/>
              </w:rPr>
              <w:t>是</w:t>
            </w:r>
          </w:p>
        </w:tc>
        <w:tc>
          <w:tcPr>
            <w:tcW w:w="1249" w:type="dxa"/>
          </w:tcPr>
          <w:p w14:paraId="328DF794" w14:textId="77777777" w:rsidR="00C949E4" w:rsidRPr="00C949E4" w:rsidRDefault="00C949E4" w:rsidP="00C949E4">
            <w:pPr>
              <w:overflowPunct w:val="0"/>
              <w:rPr>
                <w:sz w:val="21"/>
                <w:szCs w:val="21"/>
              </w:rPr>
            </w:pPr>
            <w:r w:rsidRPr="00C949E4">
              <w:rPr>
                <w:rFonts w:hint="eastAsia"/>
                <w:sz w:val="21"/>
                <w:szCs w:val="21"/>
              </w:rPr>
              <w:t>是</w:t>
            </w:r>
          </w:p>
        </w:tc>
      </w:tr>
      <w:tr w:rsidR="00C949E4" w:rsidRPr="00C949E4" w14:paraId="2CFF31CC" w14:textId="77777777" w:rsidTr="00B25B88">
        <w:trPr>
          <w:trHeight w:val="310"/>
        </w:trPr>
        <w:tc>
          <w:tcPr>
            <w:tcW w:w="1837" w:type="dxa"/>
          </w:tcPr>
          <w:p w14:paraId="6FA3350D" w14:textId="77777777" w:rsidR="00C949E4" w:rsidRPr="00C949E4" w:rsidRDefault="00C949E4" w:rsidP="00C949E4">
            <w:pPr>
              <w:overflowPunct w:val="0"/>
              <w:rPr>
                <w:rFonts w:ascii="宋体" w:hAnsi="宋体" w:cs="宋体"/>
                <w:spacing w:val="-4"/>
                <w:sz w:val="21"/>
                <w:szCs w:val="21"/>
              </w:rPr>
            </w:pPr>
            <w:r w:rsidRPr="00C949E4">
              <w:rPr>
                <w:rFonts w:ascii="宋体" w:hAnsi="宋体" w:cs="宋体" w:hint="eastAsia"/>
                <w:spacing w:val="-4"/>
                <w:sz w:val="21"/>
                <w:szCs w:val="21"/>
              </w:rPr>
              <w:t>行业固定效应</w:t>
            </w:r>
          </w:p>
        </w:tc>
        <w:tc>
          <w:tcPr>
            <w:tcW w:w="1404" w:type="dxa"/>
          </w:tcPr>
          <w:p w14:paraId="6337375F" w14:textId="77777777" w:rsidR="00C949E4" w:rsidRPr="00C949E4" w:rsidRDefault="00C949E4" w:rsidP="00C949E4">
            <w:pPr>
              <w:overflowPunct w:val="0"/>
              <w:rPr>
                <w:sz w:val="21"/>
                <w:szCs w:val="21"/>
              </w:rPr>
            </w:pPr>
            <w:r w:rsidRPr="00C949E4">
              <w:rPr>
                <w:rFonts w:hint="eastAsia"/>
                <w:sz w:val="21"/>
                <w:szCs w:val="21"/>
              </w:rPr>
              <w:t>是</w:t>
            </w:r>
          </w:p>
        </w:tc>
        <w:tc>
          <w:tcPr>
            <w:tcW w:w="1249" w:type="dxa"/>
          </w:tcPr>
          <w:p w14:paraId="585416E5" w14:textId="77777777" w:rsidR="00C949E4" w:rsidRPr="00C949E4" w:rsidRDefault="00C949E4" w:rsidP="00C949E4">
            <w:pPr>
              <w:overflowPunct w:val="0"/>
              <w:rPr>
                <w:sz w:val="21"/>
                <w:szCs w:val="21"/>
              </w:rPr>
            </w:pPr>
            <w:r w:rsidRPr="00C949E4">
              <w:rPr>
                <w:rFonts w:hint="eastAsia"/>
                <w:sz w:val="21"/>
                <w:szCs w:val="21"/>
              </w:rPr>
              <w:t>是</w:t>
            </w:r>
          </w:p>
        </w:tc>
      </w:tr>
    </w:tbl>
    <w:p w14:paraId="55263A72" w14:textId="77777777" w:rsidR="00C949E4" w:rsidRPr="001D0093"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1D0093">
        <w:rPr>
          <w:rFonts w:ascii="Times New Roman" w:eastAsia="黑体" w:hAnsi="Times New Roman" w:cs="Times New Roman" w:hint="eastAsia"/>
          <w:b/>
          <w:kern w:val="0"/>
          <w:sz w:val="21"/>
          <w:szCs w:val="21"/>
          <w14:ligatures w14:val="none"/>
        </w:rPr>
        <w:t>4.4</w:t>
      </w:r>
      <w:r w:rsidRPr="001D0093">
        <w:rPr>
          <w:rFonts w:ascii="Times New Roman" w:eastAsia="黑体" w:hAnsi="Times New Roman" w:cs="Times New Roman"/>
          <w:b/>
          <w:kern w:val="0"/>
          <w:sz w:val="21"/>
          <w:szCs w:val="21"/>
          <w14:ligatures w14:val="none"/>
        </w:rPr>
        <w:t xml:space="preserve">  </w:t>
      </w:r>
      <w:r w:rsidRPr="001D0093">
        <w:rPr>
          <w:rFonts w:ascii="Times New Roman" w:eastAsia="黑体" w:hAnsi="Times New Roman" w:cs="Times New Roman" w:hint="eastAsia"/>
          <w:b/>
          <w:kern w:val="0"/>
          <w:sz w:val="21"/>
          <w:szCs w:val="21"/>
          <w14:ligatures w14:val="none"/>
        </w:rPr>
        <w:t>虚假财经新闻对</w:t>
      </w:r>
      <w:commentRangeStart w:id="80"/>
      <w:r w:rsidRPr="001D0093">
        <w:rPr>
          <w:rFonts w:ascii="Times New Roman" w:eastAsia="黑体" w:hAnsi="Times New Roman" w:cs="Times New Roman" w:hint="eastAsia"/>
          <w:b/>
          <w:kern w:val="0"/>
          <w:sz w:val="21"/>
          <w:szCs w:val="21"/>
          <w14:ligatures w14:val="none"/>
        </w:rPr>
        <w:t>金融市场</w:t>
      </w:r>
      <w:commentRangeEnd w:id="80"/>
      <w:r w:rsidR="00BA63F6">
        <w:rPr>
          <w:rStyle w:val="affa"/>
          <w:rFonts w:ascii="Times New Roman" w:eastAsia="宋体" w:hAnsi="Times New Roman" w:cs="Times New Roman"/>
          <w14:ligatures w14:val="none"/>
        </w:rPr>
        <w:commentReference w:id="80"/>
      </w:r>
      <w:r w:rsidRPr="001D0093">
        <w:rPr>
          <w:rFonts w:ascii="Times New Roman" w:eastAsia="黑体" w:hAnsi="Times New Roman" w:cs="Times New Roman" w:hint="eastAsia"/>
          <w:b/>
          <w:kern w:val="0"/>
          <w:sz w:val="21"/>
          <w:szCs w:val="21"/>
          <w14:ligatures w14:val="none"/>
        </w:rPr>
        <w:t>的影响的初步检验</w:t>
      </w:r>
    </w:p>
    <w:p w14:paraId="369D115D" w14:textId="77777777" w:rsidR="00C949E4" w:rsidRPr="00C949E4" w:rsidRDefault="00C949E4" w:rsidP="00C949E4">
      <w:pPr>
        <w:tabs>
          <w:tab w:val="left" w:pos="357"/>
        </w:tabs>
        <w:overflowPunct w:val="0"/>
        <w:spacing w:after="0" w:line="240" w:lineRule="auto"/>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ab/>
      </w:r>
      <w:commentRangeStart w:id="81"/>
      <w:r w:rsidRPr="00C949E4">
        <w:rPr>
          <w:rFonts w:ascii="Times New Roman" w:eastAsia="宋体" w:hAnsi="Times New Roman" w:cs="Times New Roman" w:hint="eastAsia"/>
          <w:sz w:val="21"/>
          <w:szCs w:val="21"/>
          <w14:ligatures w14:val="none"/>
        </w:rPr>
        <w:t>基于澄清公告的内容，虚假财经新闻提供了一</w:t>
      </w:r>
    </w:p>
    <w:p w14:paraId="42AFF07B" w14:textId="7418BCE0" w:rsidR="00C949E4" w:rsidRDefault="00C949E4" w:rsidP="00C949E4">
      <w:pPr>
        <w:tabs>
          <w:tab w:val="left" w:pos="357"/>
        </w:tabs>
        <w:overflowPunct w:val="0"/>
        <w:spacing w:after="0" w:line="240" w:lineRule="auto"/>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个准自然</w:t>
      </w:r>
      <w:r w:rsidR="002968FA">
        <w:rPr>
          <w:rFonts w:ascii="Times New Roman" w:eastAsia="宋体" w:hAnsi="Times New Roman" w:cs="Times New Roman" w:hint="eastAsia"/>
          <w:sz w:val="21"/>
          <w:szCs w:val="21"/>
          <w14:ligatures w14:val="none"/>
        </w:rPr>
        <w:t>实验</w:t>
      </w:r>
      <w:commentRangeEnd w:id="81"/>
      <w:r w:rsidR="00BA63F6">
        <w:rPr>
          <w:rStyle w:val="affa"/>
          <w:rFonts w:ascii="Times New Roman" w:eastAsia="宋体" w:hAnsi="Times New Roman" w:cs="Times New Roman"/>
          <w14:ligatures w14:val="none"/>
        </w:rPr>
        <w:commentReference w:id="81"/>
      </w:r>
      <w:r w:rsidRPr="00C949E4">
        <w:rPr>
          <w:rFonts w:ascii="Times New Roman" w:eastAsia="宋体" w:hAnsi="Times New Roman" w:cs="Times New Roman" w:hint="eastAsia"/>
          <w:sz w:val="21"/>
          <w:szCs w:val="21"/>
          <w14:ligatures w14:val="none"/>
        </w:rPr>
        <w:t>，因此本文运用</w:t>
      </w:r>
      <w:r w:rsidRPr="00C949E4">
        <w:rPr>
          <w:rFonts w:ascii="Times New Roman" w:eastAsia="宋体" w:hAnsi="Times New Roman" w:cs="Times New Roman" w:hint="eastAsia"/>
          <w:sz w:val="21"/>
          <w:szCs w:val="21"/>
          <w14:ligatures w14:val="none"/>
        </w:rPr>
        <w:t>DID</w:t>
      </w:r>
      <w:r w:rsidRPr="00C949E4">
        <w:rPr>
          <w:rFonts w:ascii="Times New Roman" w:eastAsia="宋体" w:hAnsi="Times New Roman" w:cs="Times New Roman" w:hint="eastAsia"/>
          <w:sz w:val="21"/>
          <w:szCs w:val="21"/>
          <w14:ligatures w14:val="none"/>
        </w:rPr>
        <w:t>方法来评估虚假财经新闻对金融市场影响中虚假这一属性的净效应。回归结果如表</w:t>
      </w:r>
      <w:r w:rsidRPr="00C949E4">
        <w:rPr>
          <w:rFonts w:ascii="Times New Roman" w:eastAsia="宋体" w:hAnsi="Times New Roman" w:cs="Times New Roman" w:hint="eastAsia"/>
          <w:sz w:val="21"/>
          <w:szCs w:val="21"/>
          <w14:ligatures w14:val="none"/>
        </w:rPr>
        <w:t>5</w:t>
      </w:r>
      <w:r w:rsidRPr="00C949E4">
        <w:rPr>
          <w:rFonts w:ascii="Times New Roman" w:eastAsia="宋体" w:hAnsi="Times New Roman" w:cs="Times New Roman" w:hint="eastAsia"/>
          <w:sz w:val="21"/>
          <w:szCs w:val="21"/>
          <w14:ligatures w14:val="none"/>
        </w:rPr>
        <w:t>所示。表中呈现了双重差分的估计结果，其中交互项</w:t>
      </w:r>
      <w:r w:rsidRPr="00C949E4">
        <w:rPr>
          <w:rFonts w:ascii="Times New Roman" w:eastAsia="宋体" w:hAnsi="Times New Roman" w:cs="Times New Roman"/>
          <w:sz w:val="21"/>
          <w:szCs w:val="21"/>
          <w14:ligatures w14:val="none"/>
        </w:rPr>
        <w:t>did</w:t>
      </w:r>
      <w:r w:rsidRPr="00C949E4">
        <w:rPr>
          <w:rFonts w:ascii="Times New Roman" w:eastAsia="宋体" w:hAnsi="Times New Roman" w:cs="Times New Roman"/>
          <w:sz w:val="21"/>
          <w:szCs w:val="21"/>
          <w14:ligatures w14:val="none"/>
        </w:rPr>
        <w:t>估计系数为</w:t>
      </w:r>
      <w:r w:rsidRPr="00C949E4">
        <w:rPr>
          <w:rFonts w:ascii="Times New Roman" w:eastAsia="宋体" w:hAnsi="Times New Roman" w:cs="Times New Roman"/>
          <w:sz w:val="21"/>
          <w:szCs w:val="21"/>
          <w14:ligatures w14:val="none"/>
        </w:rPr>
        <w:t>−0.0032</w:t>
      </w:r>
      <w:r w:rsidRPr="00C949E4">
        <w:rPr>
          <w:rFonts w:ascii="Times New Roman" w:eastAsia="宋体" w:hAnsi="Times New Roman" w:cs="Times New Roman"/>
          <w:sz w:val="21"/>
          <w:szCs w:val="21"/>
          <w14:ligatures w14:val="none"/>
        </w:rPr>
        <w:t>，</w:t>
      </w:r>
      <w:r w:rsidRPr="00C949E4">
        <w:rPr>
          <w:rFonts w:ascii="Times New Roman" w:eastAsia="宋体" w:hAnsi="Times New Roman" w:cs="Times New Roman"/>
          <w:sz w:val="21"/>
          <w:szCs w:val="21"/>
          <w14:ligatures w14:val="none"/>
        </w:rPr>
        <w:t>P</w:t>
      </w:r>
      <w:r w:rsidRPr="00C949E4">
        <w:rPr>
          <w:rFonts w:ascii="Times New Roman" w:eastAsia="宋体" w:hAnsi="Times New Roman" w:cs="Times New Roman"/>
          <w:sz w:val="21"/>
          <w:szCs w:val="21"/>
          <w14:ligatures w14:val="none"/>
        </w:rPr>
        <w:t>值为</w:t>
      </w:r>
      <w:r w:rsidRPr="00C949E4">
        <w:rPr>
          <w:rFonts w:ascii="Times New Roman" w:eastAsia="宋体" w:hAnsi="Times New Roman" w:cs="Times New Roman"/>
          <w:sz w:val="21"/>
          <w:szCs w:val="21"/>
          <w14:ligatures w14:val="none"/>
        </w:rPr>
        <w:t>0.002</w:t>
      </w:r>
      <w:r w:rsidRPr="00C949E4">
        <w:rPr>
          <w:rFonts w:ascii="Times New Roman" w:eastAsia="宋体" w:hAnsi="Times New Roman" w:cs="Times New Roman"/>
          <w:sz w:val="21"/>
          <w:szCs w:val="21"/>
          <w14:ligatures w14:val="none"/>
        </w:rPr>
        <w:t>。</w:t>
      </w:r>
    </w:p>
    <w:tbl>
      <w:tblPr>
        <w:tblStyle w:val="aff4"/>
        <w:tblW w:w="460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5"/>
        <w:gridCol w:w="1909"/>
        <w:gridCol w:w="1162"/>
      </w:tblGrid>
      <w:tr w:rsidR="001D0093" w:rsidRPr="00C949E4" w14:paraId="6E7FE942" w14:textId="77777777" w:rsidTr="00B628D1">
        <w:tc>
          <w:tcPr>
            <w:tcW w:w="4606" w:type="dxa"/>
            <w:gridSpan w:val="3"/>
            <w:tcBorders>
              <w:top w:val="nil"/>
              <w:bottom w:val="single" w:sz="4" w:space="0" w:color="auto"/>
            </w:tcBorders>
          </w:tcPr>
          <w:p w14:paraId="7A7ED35F" w14:textId="77777777" w:rsidR="001D0093" w:rsidRPr="00C949E4" w:rsidRDefault="001D0093" w:rsidP="00B628D1">
            <w:pPr>
              <w:overflowPunct w:val="0"/>
              <w:jc w:val="center"/>
              <w:rPr>
                <w:sz w:val="21"/>
                <w:szCs w:val="21"/>
              </w:rPr>
            </w:pPr>
            <w:r w:rsidRPr="00C949E4">
              <w:rPr>
                <w:rFonts w:hint="eastAsia"/>
                <w:sz w:val="21"/>
                <w:szCs w:val="21"/>
              </w:rPr>
              <w:t>表</w:t>
            </w:r>
            <w:r w:rsidRPr="00C949E4">
              <w:rPr>
                <w:rFonts w:hint="eastAsia"/>
                <w:sz w:val="21"/>
                <w:szCs w:val="21"/>
              </w:rPr>
              <w:t xml:space="preserve">5 </w:t>
            </w:r>
            <w:r w:rsidRPr="00C949E4">
              <w:rPr>
                <w:rFonts w:hint="eastAsia"/>
                <w:sz w:val="21"/>
                <w:szCs w:val="21"/>
              </w:rPr>
              <w:t>双重差分</w:t>
            </w:r>
          </w:p>
        </w:tc>
      </w:tr>
      <w:tr w:rsidR="001D0093" w:rsidRPr="00C949E4" w14:paraId="21CCD380" w14:textId="77777777" w:rsidTr="00B628D1">
        <w:tc>
          <w:tcPr>
            <w:tcW w:w="1535" w:type="dxa"/>
            <w:tcBorders>
              <w:top w:val="single" w:sz="4" w:space="0" w:color="auto"/>
              <w:bottom w:val="single" w:sz="4" w:space="0" w:color="auto"/>
            </w:tcBorders>
          </w:tcPr>
          <w:p w14:paraId="3C246BA8" w14:textId="77777777" w:rsidR="001D0093" w:rsidRPr="00C949E4" w:rsidRDefault="001D0093" w:rsidP="00B628D1">
            <w:pPr>
              <w:overflowPunct w:val="0"/>
              <w:rPr>
                <w:sz w:val="21"/>
                <w:szCs w:val="21"/>
              </w:rPr>
            </w:pPr>
            <w:r w:rsidRPr="00C949E4">
              <w:rPr>
                <w:rFonts w:hint="eastAsia"/>
                <w:sz w:val="21"/>
                <w:szCs w:val="21"/>
              </w:rPr>
              <w:t>变量</w:t>
            </w:r>
          </w:p>
        </w:tc>
        <w:tc>
          <w:tcPr>
            <w:tcW w:w="1909" w:type="dxa"/>
            <w:tcBorders>
              <w:top w:val="single" w:sz="4" w:space="0" w:color="auto"/>
              <w:bottom w:val="single" w:sz="4" w:space="0" w:color="auto"/>
            </w:tcBorders>
          </w:tcPr>
          <w:p w14:paraId="5C42EE69" w14:textId="77777777" w:rsidR="001D0093" w:rsidRPr="00C949E4" w:rsidRDefault="001D0093" w:rsidP="00B628D1">
            <w:pPr>
              <w:overflowPunct w:val="0"/>
              <w:rPr>
                <w:sz w:val="21"/>
                <w:szCs w:val="21"/>
              </w:rPr>
            </w:pPr>
            <w:r>
              <w:rPr>
                <w:rFonts w:hint="eastAsia"/>
                <w:sz w:val="21"/>
                <w:szCs w:val="21"/>
              </w:rPr>
              <w:t>(1)</w:t>
            </w:r>
          </w:p>
        </w:tc>
        <w:tc>
          <w:tcPr>
            <w:tcW w:w="1162" w:type="dxa"/>
            <w:tcBorders>
              <w:top w:val="single" w:sz="4" w:space="0" w:color="auto"/>
              <w:bottom w:val="single" w:sz="4" w:space="0" w:color="auto"/>
            </w:tcBorders>
          </w:tcPr>
          <w:p w14:paraId="0EC11EF2" w14:textId="77777777" w:rsidR="001D0093" w:rsidRPr="00C949E4" w:rsidRDefault="001D0093" w:rsidP="00B628D1">
            <w:pPr>
              <w:overflowPunct w:val="0"/>
              <w:rPr>
                <w:sz w:val="21"/>
                <w:szCs w:val="21"/>
              </w:rPr>
            </w:pPr>
            <w:r>
              <w:rPr>
                <w:rFonts w:hint="eastAsia"/>
                <w:sz w:val="21"/>
                <w:szCs w:val="21"/>
              </w:rPr>
              <w:t>(2)</w:t>
            </w:r>
          </w:p>
        </w:tc>
      </w:tr>
      <w:tr w:rsidR="001D0093" w:rsidRPr="00C949E4" w14:paraId="2AF6E9B4" w14:textId="77777777" w:rsidTr="00B628D1">
        <w:tc>
          <w:tcPr>
            <w:tcW w:w="1535" w:type="dxa"/>
            <w:tcBorders>
              <w:top w:val="nil"/>
              <w:bottom w:val="nil"/>
            </w:tcBorders>
          </w:tcPr>
          <w:p w14:paraId="49DAA812" w14:textId="77777777" w:rsidR="001D0093" w:rsidRPr="0001138B" w:rsidRDefault="001D0093" w:rsidP="00B628D1">
            <w:pPr>
              <w:overflowPunct w:val="0"/>
              <w:rPr>
                <w:rFonts w:asciiTheme="minorHAnsi" w:eastAsiaTheme="minorEastAsia" w:hAnsiTheme="minorHAnsi" w:cstheme="minorBidi"/>
                <w:sz w:val="21"/>
                <w:szCs w:val="21"/>
              </w:rPr>
            </w:pPr>
            <m:oMathPara>
              <m:oMath>
                <m:r>
                  <w:rPr>
                    <w:rFonts w:ascii="Cambria Math" w:eastAsiaTheme="minorEastAsia" w:hAnsi="Cambria Math" w:cstheme="minorBidi"/>
                    <w:sz w:val="21"/>
                    <w:szCs w:val="21"/>
                  </w:rPr>
                  <m:t>pos</m:t>
                </m:r>
                <m:r>
                  <w:rPr>
                    <w:rFonts w:ascii="Cambria Math" w:hAnsi="Cambria Math"/>
                    <w:sz w:val="21"/>
                    <w:szCs w:val="21"/>
                  </w:rPr>
                  <m:t>t×false</m:t>
                </m:r>
              </m:oMath>
            </m:oMathPara>
          </w:p>
        </w:tc>
        <w:tc>
          <w:tcPr>
            <w:tcW w:w="1909" w:type="dxa"/>
            <w:tcBorders>
              <w:top w:val="nil"/>
              <w:bottom w:val="nil"/>
            </w:tcBorders>
          </w:tcPr>
          <w:p w14:paraId="646E9AD2" w14:textId="77777777" w:rsidR="001D0093" w:rsidRDefault="001D0093" w:rsidP="00B628D1">
            <w:pPr>
              <w:overflowPunct w:val="0"/>
              <w:rPr>
                <w:sz w:val="21"/>
                <w:szCs w:val="21"/>
              </w:rPr>
            </w:pPr>
            <w:r>
              <w:rPr>
                <w:rFonts w:hint="eastAsia"/>
                <w:sz w:val="21"/>
                <w:szCs w:val="21"/>
              </w:rPr>
              <w:t>-0.034***</w:t>
            </w:r>
            <w:r w:rsidRPr="00C949E4">
              <w:rPr>
                <w:sz w:val="21"/>
                <w:szCs w:val="21"/>
              </w:rPr>
              <w:t xml:space="preserve"> </w:t>
            </w:r>
          </w:p>
          <w:p w14:paraId="023653CB" w14:textId="77777777" w:rsidR="001D0093" w:rsidRPr="00C949E4" w:rsidRDefault="001D0093" w:rsidP="00B628D1">
            <w:pPr>
              <w:overflowPunct w:val="0"/>
              <w:rPr>
                <w:sz w:val="21"/>
                <w:szCs w:val="21"/>
              </w:rPr>
            </w:pPr>
            <w:r w:rsidRPr="00C949E4">
              <w:rPr>
                <w:sz w:val="21"/>
                <w:szCs w:val="21"/>
              </w:rPr>
              <w:lastRenderedPageBreak/>
              <w:t>(0.00</w:t>
            </w:r>
            <w:r>
              <w:rPr>
                <w:rFonts w:hint="eastAsia"/>
                <w:sz w:val="21"/>
                <w:szCs w:val="21"/>
              </w:rPr>
              <w:t>1</w:t>
            </w:r>
            <w:r w:rsidRPr="00C949E4">
              <w:rPr>
                <w:sz w:val="21"/>
                <w:szCs w:val="21"/>
              </w:rPr>
              <w:t>)</w:t>
            </w:r>
          </w:p>
        </w:tc>
        <w:tc>
          <w:tcPr>
            <w:tcW w:w="1162" w:type="dxa"/>
            <w:tcBorders>
              <w:top w:val="nil"/>
              <w:bottom w:val="nil"/>
            </w:tcBorders>
          </w:tcPr>
          <w:p w14:paraId="79393CA1" w14:textId="77777777" w:rsidR="001D0093" w:rsidRDefault="001D0093" w:rsidP="00B628D1">
            <w:pPr>
              <w:overflowPunct w:val="0"/>
              <w:rPr>
                <w:sz w:val="21"/>
                <w:szCs w:val="21"/>
              </w:rPr>
            </w:pPr>
            <w:r>
              <w:rPr>
                <w:rFonts w:hint="eastAsia"/>
                <w:sz w:val="21"/>
                <w:szCs w:val="21"/>
              </w:rPr>
              <w:lastRenderedPageBreak/>
              <w:t>-</w:t>
            </w:r>
            <w:r w:rsidRPr="00C949E4">
              <w:rPr>
                <w:sz w:val="21"/>
                <w:szCs w:val="21"/>
              </w:rPr>
              <w:t>0.0</w:t>
            </w:r>
            <w:r>
              <w:rPr>
                <w:rFonts w:hint="eastAsia"/>
                <w:sz w:val="21"/>
                <w:szCs w:val="21"/>
              </w:rPr>
              <w:t>33</w:t>
            </w:r>
            <w:r w:rsidRPr="00C949E4">
              <w:rPr>
                <w:sz w:val="21"/>
                <w:szCs w:val="21"/>
              </w:rPr>
              <w:t>***</w:t>
            </w:r>
          </w:p>
          <w:p w14:paraId="23D7DAF0" w14:textId="77777777" w:rsidR="001D0093" w:rsidRPr="00C949E4" w:rsidRDefault="001D0093" w:rsidP="00B628D1">
            <w:pPr>
              <w:overflowPunct w:val="0"/>
              <w:rPr>
                <w:sz w:val="21"/>
                <w:szCs w:val="21"/>
              </w:rPr>
            </w:pPr>
            <w:r>
              <w:rPr>
                <w:rFonts w:hint="eastAsia"/>
                <w:sz w:val="21"/>
                <w:szCs w:val="21"/>
              </w:rPr>
              <w:lastRenderedPageBreak/>
              <w:t>(0.001)</w:t>
            </w:r>
          </w:p>
        </w:tc>
      </w:tr>
      <w:tr w:rsidR="001D0093" w:rsidRPr="00C949E4" w14:paraId="35A54FB9" w14:textId="77777777" w:rsidTr="00B628D1">
        <w:tc>
          <w:tcPr>
            <w:tcW w:w="1535" w:type="dxa"/>
            <w:tcBorders>
              <w:top w:val="nil"/>
              <w:bottom w:val="nil"/>
            </w:tcBorders>
          </w:tcPr>
          <w:p w14:paraId="5D7060ED" w14:textId="77777777" w:rsidR="001D0093" w:rsidRPr="00C949E4" w:rsidRDefault="001D0093" w:rsidP="00B628D1">
            <w:pPr>
              <w:overflowPunct w:val="0"/>
              <w:rPr>
                <w:sz w:val="21"/>
                <w:szCs w:val="21"/>
              </w:rPr>
            </w:pPr>
            <m:oMathPara>
              <m:oMath>
                <m:r>
                  <w:rPr>
                    <w:rFonts w:ascii="Cambria Math" w:hAnsi="Cambria Math"/>
                    <w:sz w:val="21"/>
                    <w:szCs w:val="21"/>
                  </w:rPr>
                  <w:lastRenderedPageBreak/>
                  <m:t>cons</m:t>
                </m:r>
              </m:oMath>
            </m:oMathPara>
          </w:p>
        </w:tc>
        <w:tc>
          <w:tcPr>
            <w:tcW w:w="1909" w:type="dxa"/>
            <w:tcBorders>
              <w:top w:val="nil"/>
              <w:bottom w:val="nil"/>
            </w:tcBorders>
          </w:tcPr>
          <w:p w14:paraId="3B434954" w14:textId="77777777" w:rsidR="001D0093" w:rsidRDefault="001D0093" w:rsidP="00B628D1">
            <w:pPr>
              <w:overflowPunct w:val="0"/>
              <w:rPr>
                <w:sz w:val="21"/>
                <w:szCs w:val="21"/>
              </w:rPr>
            </w:pPr>
            <w:r w:rsidRPr="0001138B">
              <w:rPr>
                <w:rFonts w:hint="eastAsia"/>
                <w:sz w:val="21"/>
                <w:szCs w:val="21"/>
              </w:rPr>
              <w:t>-0.0038</w:t>
            </w:r>
          </w:p>
          <w:p w14:paraId="1F60DE34" w14:textId="77777777" w:rsidR="001D0093" w:rsidRPr="00C949E4" w:rsidRDefault="001D0093" w:rsidP="00B628D1">
            <w:pPr>
              <w:overflowPunct w:val="0"/>
              <w:rPr>
                <w:sz w:val="21"/>
                <w:szCs w:val="21"/>
              </w:rPr>
            </w:pPr>
            <w:r>
              <w:rPr>
                <w:rFonts w:hint="eastAsia"/>
                <w:sz w:val="21"/>
                <w:szCs w:val="21"/>
              </w:rPr>
              <w:t>(</w:t>
            </w:r>
            <w:r w:rsidRPr="0001138B">
              <w:rPr>
                <w:rFonts w:hint="eastAsia"/>
                <w:sz w:val="21"/>
                <w:szCs w:val="21"/>
              </w:rPr>
              <w:t>0.014</w:t>
            </w:r>
            <w:r>
              <w:rPr>
                <w:rFonts w:hint="eastAsia"/>
                <w:sz w:val="21"/>
                <w:szCs w:val="21"/>
              </w:rPr>
              <w:t>)</w:t>
            </w:r>
          </w:p>
        </w:tc>
        <w:tc>
          <w:tcPr>
            <w:tcW w:w="1162" w:type="dxa"/>
            <w:tcBorders>
              <w:top w:val="nil"/>
              <w:bottom w:val="nil"/>
            </w:tcBorders>
          </w:tcPr>
          <w:p w14:paraId="62393DB1" w14:textId="77777777" w:rsidR="001D0093" w:rsidRDefault="001D0093" w:rsidP="00B628D1">
            <w:pPr>
              <w:overflowPunct w:val="0"/>
              <w:rPr>
                <w:sz w:val="21"/>
                <w:szCs w:val="21"/>
              </w:rPr>
            </w:pPr>
            <w:r>
              <w:rPr>
                <w:rFonts w:hint="eastAsia"/>
                <w:sz w:val="21"/>
                <w:szCs w:val="21"/>
              </w:rPr>
              <w:t>-0.0026</w:t>
            </w:r>
          </w:p>
          <w:p w14:paraId="4900901C" w14:textId="77777777" w:rsidR="001D0093" w:rsidRPr="00C949E4" w:rsidRDefault="001D0093" w:rsidP="00B628D1">
            <w:pPr>
              <w:overflowPunct w:val="0"/>
              <w:rPr>
                <w:sz w:val="21"/>
                <w:szCs w:val="21"/>
              </w:rPr>
            </w:pPr>
            <w:r>
              <w:rPr>
                <w:rFonts w:hint="eastAsia"/>
                <w:sz w:val="21"/>
                <w:szCs w:val="21"/>
              </w:rPr>
              <w:t>(0.01)</w:t>
            </w:r>
          </w:p>
        </w:tc>
      </w:tr>
      <w:tr w:rsidR="001D0093" w:rsidRPr="00C949E4" w14:paraId="7F2FA9A1" w14:textId="77777777" w:rsidTr="00B628D1">
        <w:tc>
          <w:tcPr>
            <w:tcW w:w="1535" w:type="dxa"/>
            <w:tcBorders>
              <w:top w:val="nil"/>
              <w:bottom w:val="nil"/>
            </w:tcBorders>
          </w:tcPr>
          <w:p w14:paraId="21F045F9" w14:textId="77777777" w:rsidR="001D0093" w:rsidRDefault="001D0093" w:rsidP="00B628D1">
            <w:pPr>
              <w:overflowPunct w:val="0"/>
              <w:rPr>
                <w:rFonts w:ascii="等线" w:eastAsia="等线" w:hAnsi="等线"/>
                <w:sz w:val="21"/>
                <w:szCs w:val="21"/>
              </w:rPr>
            </w:pPr>
            <w:r>
              <w:rPr>
                <w:rFonts w:ascii="宋体" w:hAnsi="宋体" w:cs="宋体" w:hint="eastAsia"/>
                <w:spacing w:val="-4"/>
                <w:sz w:val="21"/>
                <w:szCs w:val="21"/>
              </w:rPr>
              <w:t>控制变量</w:t>
            </w:r>
          </w:p>
        </w:tc>
        <w:tc>
          <w:tcPr>
            <w:tcW w:w="1909" w:type="dxa"/>
            <w:tcBorders>
              <w:top w:val="nil"/>
              <w:bottom w:val="nil"/>
            </w:tcBorders>
          </w:tcPr>
          <w:p w14:paraId="19B92C2A" w14:textId="77777777" w:rsidR="001D0093" w:rsidRPr="0001138B" w:rsidRDefault="001D0093" w:rsidP="00B628D1">
            <w:pPr>
              <w:overflowPunct w:val="0"/>
              <w:rPr>
                <w:sz w:val="21"/>
                <w:szCs w:val="21"/>
              </w:rPr>
            </w:pPr>
            <w:r>
              <w:rPr>
                <w:rFonts w:ascii="宋体" w:hAnsi="宋体" w:cs="宋体" w:hint="eastAsia"/>
                <w:spacing w:val="-4"/>
                <w:sz w:val="21"/>
                <w:szCs w:val="21"/>
              </w:rPr>
              <w:t>是</w:t>
            </w:r>
          </w:p>
        </w:tc>
        <w:tc>
          <w:tcPr>
            <w:tcW w:w="1162" w:type="dxa"/>
            <w:tcBorders>
              <w:top w:val="nil"/>
              <w:bottom w:val="nil"/>
            </w:tcBorders>
          </w:tcPr>
          <w:p w14:paraId="6FDFFE67" w14:textId="77777777" w:rsidR="001D0093" w:rsidRDefault="001D0093" w:rsidP="00B628D1">
            <w:pPr>
              <w:overflowPunct w:val="0"/>
              <w:rPr>
                <w:sz w:val="21"/>
                <w:szCs w:val="21"/>
              </w:rPr>
            </w:pPr>
            <w:r>
              <w:rPr>
                <w:rFonts w:hint="eastAsia"/>
                <w:sz w:val="21"/>
                <w:szCs w:val="21"/>
              </w:rPr>
              <w:t>否</w:t>
            </w:r>
          </w:p>
        </w:tc>
      </w:tr>
      <w:tr w:rsidR="001D0093" w:rsidRPr="00C949E4" w14:paraId="60C6AD8F" w14:textId="77777777" w:rsidTr="00B628D1">
        <w:tc>
          <w:tcPr>
            <w:tcW w:w="1535" w:type="dxa"/>
            <w:tcBorders>
              <w:top w:val="nil"/>
              <w:bottom w:val="nil"/>
            </w:tcBorders>
          </w:tcPr>
          <w:p w14:paraId="628B7B33" w14:textId="77777777" w:rsidR="001D0093" w:rsidRDefault="001D0093" w:rsidP="00B628D1">
            <w:pPr>
              <w:overflowPunct w:val="0"/>
              <w:rPr>
                <w:rFonts w:ascii="宋体" w:hAnsi="宋体" w:cs="宋体"/>
                <w:spacing w:val="-4"/>
                <w:sz w:val="21"/>
                <w:szCs w:val="21"/>
              </w:rPr>
            </w:pPr>
            <w:r>
              <w:rPr>
                <w:rFonts w:ascii="宋体" w:hAnsi="宋体" w:cs="宋体" w:hint="eastAsia"/>
                <w:spacing w:val="-4"/>
                <w:sz w:val="21"/>
                <w:szCs w:val="21"/>
              </w:rPr>
              <w:t>时间固定效应</w:t>
            </w:r>
          </w:p>
        </w:tc>
        <w:tc>
          <w:tcPr>
            <w:tcW w:w="1909" w:type="dxa"/>
            <w:tcBorders>
              <w:top w:val="nil"/>
              <w:bottom w:val="nil"/>
            </w:tcBorders>
          </w:tcPr>
          <w:p w14:paraId="1C023B28" w14:textId="77777777" w:rsidR="001D0093" w:rsidRDefault="001D0093" w:rsidP="00B628D1">
            <w:pPr>
              <w:overflowPunct w:val="0"/>
              <w:rPr>
                <w:rFonts w:ascii="宋体" w:hAnsi="宋体" w:cs="宋体"/>
                <w:spacing w:val="-4"/>
                <w:sz w:val="21"/>
                <w:szCs w:val="21"/>
              </w:rPr>
            </w:pPr>
            <w:r>
              <w:rPr>
                <w:rFonts w:ascii="宋体" w:hAnsi="宋体" w:cs="宋体" w:hint="eastAsia"/>
                <w:spacing w:val="-4"/>
                <w:sz w:val="21"/>
                <w:szCs w:val="21"/>
              </w:rPr>
              <w:t>是</w:t>
            </w:r>
          </w:p>
        </w:tc>
        <w:tc>
          <w:tcPr>
            <w:tcW w:w="1162" w:type="dxa"/>
            <w:tcBorders>
              <w:top w:val="nil"/>
              <w:bottom w:val="nil"/>
            </w:tcBorders>
          </w:tcPr>
          <w:p w14:paraId="1CA42907" w14:textId="77777777" w:rsidR="001D0093" w:rsidRDefault="001D0093" w:rsidP="00B628D1">
            <w:pPr>
              <w:overflowPunct w:val="0"/>
              <w:rPr>
                <w:sz w:val="21"/>
                <w:szCs w:val="21"/>
              </w:rPr>
            </w:pPr>
            <w:r>
              <w:rPr>
                <w:rFonts w:hint="eastAsia"/>
                <w:sz w:val="21"/>
                <w:szCs w:val="21"/>
              </w:rPr>
              <w:t>是</w:t>
            </w:r>
          </w:p>
        </w:tc>
      </w:tr>
      <w:tr w:rsidR="001D0093" w:rsidRPr="00C949E4" w14:paraId="1DA5F2D9" w14:textId="77777777" w:rsidTr="00B628D1">
        <w:tc>
          <w:tcPr>
            <w:tcW w:w="1535" w:type="dxa"/>
            <w:tcBorders>
              <w:top w:val="nil"/>
            </w:tcBorders>
          </w:tcPr>
          <w:p w14:paraId="40FD33BF" w14:textId="77777777" w:rsidR="001D0093" w:rsidRDefault="001D0093" w:rsidP="00B628D1">
            <w:pPr>
              <w:overflowPunct w:val="0"/>
              <w:rPr>
                <w:rFonts w:ascii="宋体" w:hAnsi="宋体" w:cs="宋体"/>
                <w:spacing w:val="-4"/>
                <w:sz w:val="21"/>
                <w:szCs w:val="21"/>
              </w:rPr>
            </w:pPr>
            <w:r>
              <w:rPr>
                <w:rFonts w:ascii="宋体" w:hAnsi="宋体" w:cs="宋体" w:hint="eastAsia"/>
                <w:spacing w:val="-4"/>
                <w:sz w:val="21"/>
                <w:szCs w:val="21"/>
              </w:rPr>
              <w:t>行业固定效应</w:t>
            </w:r>
          </w:p>
        </w:tc>
        <w:tc>
          <w:tcPr>
            <w:tcW w:w="1909" w:type="dxa"/>
            <w:tcBorders>
              <w:top w:val="nil"/>
            </w:tcBorders>
          </w:tcPr>
          <w:p w14:paraId="4CB6F656" w14:textId="77777777" w:rsidR="001D0093" w:rsidRDefault="001D0093" w:rsidP="00B628D1">
            <w:pPr>
              <w:overflowPunct w:val="0"/>
              <w:rPr>
                <w:rFonts w:ascii="宋体" w:hAnsi="宋体" w:cs="宋体"/>
                <w:spacing w:val="-4"/>
                <w:sz w:val="21"/>
                <w:szCs w:val="21"/>
              </w:rPr>
            </w:pPr>
            <w:r>
              <w:rPr>
                <w:rFonts w:ascii="宋体" w:hAnsi="宋体" w:cs="宋体" w:hint="eastAsia"/>
                <w:spacing w:val="-4"/>
                <w:sz w:val="21"/>
                <w:szCs w:val="21"/>
              </w:rPr>
              <w:t>是</w:t>
            </w:r>
          </w:p>
        </w:tc>
        <w:tc>
          <w:tcPr>
            <w:tcW w:w="1162" w:type="dxa"/>
            <w:tcBorders>
              <w:top w:val="nil"/>
            </w:tcBorders>
          </w:tcPr>
          <w:p w14:paraId="221513D1" w14:textId="77777777" w:rsidR="001D0093" w:rsidRDefault="001D0093" w:rsidP="00B628D1">
            <w:pPr>
              <w:overflowPunct w:val="0"/>
              <w:rPr>
                <w:sz w:val="21"/>
                <w:szCs w:val="21"/>
              </w:rPr>
            </w:pPr>
            <w:r>
              <w:rPr>
                <w:rFonts w:hint="eastAsia"/>
                <w:sz w:val="21"/>
                <w:szCs w:val="21"/>
              </w:rPr>
              <w:t>是</w:t>
            </w:r>
          </w:p>
        </w:tc>
      </w:tr>
    </w:tbl>
    <w:p w14:paraId="36AC0CDA" w14:textId="77777777" w:rsidR="001D0093" w:rsidRPr="00C949E4" w:rsidRDefault="001D0093" w:rsidP="00C949E4">
      <w:pPr>
        <w:tabs>
          <w:tab w:val="left" w:pos="357"/>
        </w:tabs>
        <w:overflowPunct w:val="0"/>
        <w:spacing w:after="0" w:line="240" w:lineRule="auto"/>
        <w:jc w:val="both"/>
        <w:rPr>
          <w:rFonts w:ascii="Times New Roman" w:eastAsia="宋体" w:hAnsi="Times New Roman" w:cs="Times New Roman"/>
          <w:sz w:val="21"/>
          <w:szCs w:val="21"/>
          <w14:ligatures w14:val="none"/>
        </w:rPr>
      </w:pPr>
    </w:p>
    <w:p w14:paraId="72A97466" w14:textId="727AB162"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表</w:t>
      </w:r>
      <w:r w:rsidRPr="00C949E4">
        <w:rPr>
          <w:rFonts w:ascii="Times New Roman" w:eastAsia="宋体" w:hAnsi="Times New Roman" w:cs="Times New Roman" w:hint="eastAsia"/>
          <w:sz w:val="21"/>
          <w:szCs w:val="21"/>
          <w14:ligatures w14:val="none"/>
        </w:rPr>
        <w:t>5</w:t>
      </w:r>
      <w:r w:rsidRPr="00C949E4">
        <w:rPr>
          <w:rFonts w:ascii="Times New Roman" w:eastAsia="宋体" w:hAnsi="Times New Roman" w:cs="Times New Roman"/>
          <w:sz w:val="21"/>
          <w:szCs w:val="21"/>
          <w14:ligatures w14:val="none"/>
        </w:rPr>
        <w:t>结果</w:t>
      </w:r>
      <w:r w:rsidRPr="00C949E4">
        <w:rPr>
          <w:rFonts w:ascii="Times New Roman" w:eastAsia="宋体" w:hAnsi="Times New Roman" w:cs="Times New Roman" w:hint="eastAsia"/>
          <w:sz w:val="21"/>
          <w:szCs w:val="21"/>
          <w14:ligatures w14:val="none"/>
        </w:rPr>
        <w:t>表明，新闻的虚假性显著降低了股票的异常收益率。一方面，从虚假财经新闻自身而言，虚假财经新闻较之于真实财经新闻可能更偏向于提供负面信息，可能在短期内给企业带来一定的不良舆论影响，进而造成投资者错误判断，从而产生抛售股票等行为。另一方面，从投资者关注而言，投资者往往对较为夸张、与预期差异较大的信息更为敏感，而虚假财经新闻较之于真实财经新闻在这方面往往更容易滋生违背市场预期的错误信息。再者，虚假财经新闻的发布者可能就是交易者，其通过发布不实虚假财经新闻以操作股票市场以攫取利益。研究表明，新闻发布前存在知情交易者，因此虚假财经新闻较之于真实财经新闻可能存在更为严重的股价操纵与知情交易行为，支持了</w:t>
      </w:r>
      <w:r w:rsidRPr="00C949E4">
        <w:rPr>
          <w:rFonts w:ascii="Times New Roman" w:eastAsia="宋体" w:hAnsi="Times New Roman" w:cs="Times New Roman" w:hint="eastAsia"/>
          <w:sz w:val="21"/>
          <w:szCs w:val="21"/>
          <w14:ligatures w14:val="none"/>
        </w:rPr>
        <w:t>H</w:t>
      </w:r>
      <w:r w:rsidR="00D902BD">
        <w:rPr>
          <w:rFonts w:ascii="Times New Roman" w:eastAsia="宋体" w:hAnsi="Times New Roman" w:cs="Times New Roman" w:hint="eastAsia"/>
          <w:sz w:val="21"/>
          <w:szCs w:val="21"/>
          <w14:ligatures w14:val="none"/>
        </w:rPr>
        <w:t>1b</w:t>
      </w:r>
      <w:r w:rsidRPr="00C949E4">
        <w:rPr>
          <w:rFonts w:ascii="Times New Roman" w:eastAsia="宋体" w:hAnsi="Times New Roman" w:cs="Times New Roman" w:hint="eastAsia"/>
          <w:sz w:val="21"/>
          <w:szCs w:val="21"/>
          <w14:ligatures w14:val="none"/>
        </w:rPr>
        <w:t>，即虚假财经</w:t>
      </w:r>
      <w:r w:rsidR="00D902BD">
        <w:rPr>
          <w:rFonts w:ascii="Times New Roman" w:eastAsia="宋体" w:hAnsi="Times New Roman" w:cs="Times New Roman" w:hint="eastAsia"/>
          <w:sz w:val="21"/>
          <w:szCs w:val="21"/>
          <w14:ligatures w14:val="none"/>
        </w:rPr>
        <w:t>新闻对股价的异常收益率造成负向影响</w:t>
      </w:r>
      <w:r w:rsidRPr="00C949E4">
        <w:rPr>
          <w:rFonts w:ascii="Times New Roman" w:eastAsia="宋体" w:hAnsi="Times New Roman" w:cs="Times New Roman" w:hint="eastAsia"/>
          <w:sz w:val="21"/>
          <w:szCs w:val="21"/>
          <w14:ligatures w14:val="none"/>
        </w:rPr>
        <w:t>。</w:t>
      </w:r>
    </w:p>
    <w:p w14:paraId="24C7D45B" w14:textId="77777777" w:rsidR="00C949E4" w:rsidRPr="001D0093"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1D0093">
        <w:rPr>
          <w:rFonts w:ascii="Times New Roman" w:eastAsia="黑体" w:hAnsi="Times New Roman" w:cs="Times New Roman" w:hint="eastAsia"/>
          <w:b/>
          <w:kern w:val="0"/>
          <w:sz w:val="21"/>
          <w:szCs w:val="21"/>
          <w14:ligatures w14:val="none"/>
        </w:rPr>
        <w:t>4.5</w:t>
      </w:r>
      <w:r w:rsidRPr="001D0093">
        <w:rPr>
          <w:rFonts w:ascii="Times New Roman" w:eastAsia="黑体" w:hAnsi="Times New Roman" w:cs="Times New Roman"/>
          <w:b/>
          <w:kern w:val="0"/>
          <w:sz w:val="21"/>
          <w:szCs w:val="21"/>
          <w14:ligatures w14:val="none"/>
        </w:rPr>
        <w:t xml:space="preserve">  </w:t>
      </w:r>
      <w:r w:rsidRPr="001D0093">
        <w:rPr>
          <w:rFonts w:ascii="Times New Roman" w:eastAsia="黑体" w:hAnsi="Times New Roman" w:cs="Times New Roman" w:hint="eastAsia"/>
          <w:b/>
          <w:kern w:val="0"/>
          <w:sz w:val="21"/>
          <w:szCs w:val="21"/>
          <w14:ligatures w14:val="none"/>
        </w:rPr>
        <w:t>动态效应分析</w:t>
      </w:r>
    </w:p>
    <w:p w14:paraId="212A72BD" w14:textId="77777777" w:rsidR="00C949E4" w:rsidRPr="00C949E4" w:rsidRDefault="00C949E4" w:rsidP="00C949E4">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处理组和对照组满足平行趋势假设是双重差分估计结果符合一致性的条件，即在未受到政策处理时，被解释变量在处理组和对照组的发展趋势一致。尽管折线图初步显示处理组与对照组在新闻发布前的趋势大致平行，但仍需通过严谨的动态效应实证检验加以验证。为此本文参考</w:t>
      </w:r>
      <w:r w:rsidRPr="00C949E4">
        <w:rPr>
          <w:rFonts w:ascii="Times New Roman" w:eastAsia="宋体" w:hAnsi="Times New Roman" w:cs="Times New Roman" w:hint="eastAsia"/>
          <w:sz w:val="21"/>
          <w:szCs w:val="21"/>
          <w14:ligatures w14:val="none"/>
        </w:rPr>
        <w:t>Jacobson</w:t>
      </w:r>
      <w:r w:rsidRPr="00C949E4">
        <w:rPr>
          <w:rFonts w:ascii="Times New Roman" w:eastAsia="宋体" w:hAnsi="Times New Roman" w:cs="Times New Roman" w:hint="eastAsia"/>
          <w:sz w:val="21"/>
          <w:szCs w:val="21"/>
          <w14:ligatures w14:val="none"/>
        </w:rPr>
        <w:t>提出的事件研究法对新闻发布的动态效应进行实证研究，构建出如下模型：</w:t>
      </w:r>
    </w:p>
    <w:p w14:paraId="748081AB" w14:textId="16B1D719" w:rsidR="00C949E4" w:rsidRPr="00C949E4" w:rsidRDefault="0078300E" w:rsidP="00C949E4">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nary>
                <m:naryPr>
                  <m:chr m:val="∑"/>
                  <m:limLoc m:val="undOvr"/>
                  <m:supHide m:val="1"/>
                  <m:ctrlPr>
                    <w:rPr>
                      <w:rFonts w:ascii="Cambria Math" w:eastAsia="宋体" w:hAnsi="Cambria Math" w:cs="Times New Roman"/>
                      <w:i/>
                      <w:sz w:val="21"/>
                      <w:szCs w:val="21"/>
                      <w14:ligatures w14:val="none"/>
                    </w:rPr>
                  </m:ctrlPr>
                </m:naryPr>
                <m:sub>
                  <m:r>
                    <w:rPr>
                      <w:rFonts w:ascii="Cambria Math" w:eastAsia="宋体" w:hAnsi="Cambria Math" w:cs="Times New Roman"/>
                      <w:sz w:val="21"/>
                      <w:szCs w:val="21"/>
                      <w14:ligatures w14:val="none"/>
                    </w:rPr>
                    <m:t>k≠-1</m:t>
                  </m:r>
                </m:sub>
                <m:sup/>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k</m:t>
                      </m:r>
                    </m:sub>
                  </m:sSub>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false</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δ</m:t>
                      </m:r>
                    </m:e>
                    <m:sub>
                      <m:r>
                        <w:rPr>
                          <w:rFonts w:ascii="Cambria Math" w:eastAsia="宋体" w:hAnsi="Cambria Math" w:cs="Times New Roman"/>
                          <w:sz w:val="21"/>
                          <w:szCs w:val="21"/>
                          <w14:ligatures w14:val="none"/>
                        </w:rPr>
                        <m:t>k</m:t>
                      </m:r>
                    </m:sub>
                  </m:sSub>
                </m:e>
              </m:nary>
              <m:r>
                <w:rPr>
                  <w:rFonts w:ascii="Cambria Math" w:eastAsia="宋体" w:hAnsi="Cambria Math" w:cs="Times New Roman"/>
                  <w:sz w:val="21"/>
                  <w:szCs w:val="21"/>
                  <w14:ligatures w14:val="none"/>
                </w:rPr>
                <m:t>+</m:t>
              </m:r>
              <m:sSup>
                <m:sSupPr>
                  <m:ctrlPr>
                    <w:rPr>
                      <w:rFonts w:ascii="Cambria Math" w:eastAsia="宋体" w:hAnsi="Cambria Math" w:cs="Times New Roman"/>
                      <w:i/>
                      <w:sz w:val="21"/>
                      <w:szCs w:val="21"/>
                      <w14:ligatures w14:val="none"/>
                    </w:rPr>
                  </m:ctrlPr>
                </m:sSupPr>
                <m:e>
                  <m:r>
                    <w:rPr>
                      <w:rFonts w:ascii="Cambria Math" w:eastAsia="宋体" w:hAnsi="Cambria Math" w:cs="Times New Roman"/>
                      <w:sz w:val="21"/>
                      <w:szCs w:val="21"/>
                      <w14:ligatures w14:val="none"/>
                    </w:rPr>
                    <m:t>λ</m:t>
                  </m:r>
                </m:e>
                <m:sup>
                  <m:r>
                    <w:rPr>
                      <w:rFonts w:ascii="Cambria Math" w:eastAsia="宋体" w:hAnsi="Cambria Math" w:cs="Times New Roman"/>
                      <w:sz w:val="21"/>
                      <w:szCs w:val="21"/>
                      <w14:ligatures w14:val="none"/>
                    </w:rPr>
                    <m:t>T</m:t>
                  </m:r>
                </m:sup>
              </m:sSup>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X</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ϵ</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8</m:t>
                  </m:r>
                </m:e>
              </m:d>
            </m:e>
          </m:eqArr>
        </m:oMath>
      </m:oMathPara>
    </w:p>
    <w:p w14:paraId="00FB6221" w14:textId="77777777" w:rsidR="00C949E4" w:rsidRPr="00C949E4" w:rsidRDefault="00C949E4" w:rsidP="00C949E4">
      <w:pPr>
        <w:tabs>
          <w:tab w:val="left" w:pos="357"/>
        </w:tabs>
        <w:overflowPunct w:val="0"/>
        <w:spacing w:after="0" w:line="240" w:lineRule="auto"/>
        <w:jc w:val="both"/>
        <w:rPr>
          <w:rFonts w:ascii="Times New Roman" w:eastAsia="宋体" w:hAnsi="Times New Roman" w:cs="Times New Roman"/>
          <w:sz w:val="21"/>
          <w:szCs w:val="21"/>
          <w14:ligatures w14:val="none"/>
        </w:rPr>
      </w:pPr>
    </w:p>
    <w:p w14:paraId="08E513BC" w14:textId="5E501C66" w:rsidR="00C949E4" w:rsidRDefault="00C949E4" w:rsidP="00775298">
      <w:pPr>
        <w:overflowPunct w:val="0"/>
        <w:spacing w:after="0" w:line="240" w:lineRule="auto"/>
        <w:ind w:firstLineChars="200" w:firstLine="420"/>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其中，以新闻发布前</w:t>
      </w:r>
      <w:r w:rsidRPr="00C949E4">
        <w:rPr>
          <w:rFonts w:ascii="Times New Roman" w:eastAsia="宋体" w:hAnsi="Times New Roman" w:cs="Times New Roman" w:hint="eastAsia"/>
          <w:sz w:val="21"/>
          <w:szCs w:val="21"/>
          <w14:ligatures w14:val="none"/>
        </w:rPr>
        <w:t>1</w:t>
      </w:r>
      <w:r w:rsidRPr="00C949E4">
        <w:rPr>
          <w:rFonts w:ascii="Times New Roman" w:eastAsia="宋体" w:hAnsi="Times New Roman" w:cs="Times New Roman" w:hint="eastAsia"/>
          <w:sz w:val="21"/>
          <w:szCs w:val="21"/>
          <w14:ligatures w14:val="none"/>
        </w:rPr>
        <w:t>天为基准日，</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k</m:t>
            </m:r>
          </m:sub>
        </m:sSub>
      </m:oMath>
      <w:r w:rsidRPr="00C949E4">
        <w:rPr>
          <w:rFonts w:ascii="Times New Roman" w:eastAsia="宋体" w:hAnsi="Times New Roman" w:cs="Times New Roman" w:hint="eastAsia"/>
          <w:sz w:val="21"/>
          <w:szCs w:val="21"/>
          <w14:ligatures w14:val="none"/>
        </w:rPr>
        <w:t>表示时间窗的一系列估计值，其他变量定义与上文相同。图</w:t>
      </w:r>
      <w:r w:rsidRPr="00C949E4">
        <w:rPr>
          <w:rFonts w:ascii="Times New Roman" w:eastAsia="宋体" w:hAnsi="Times New Roman" w:cs="Times New Roman" w:hint="eastAsia"/>
          <w:sz w:val="21"/>
          <w:szCs w:val="21"/>
          <w14:ligatures w14:val="none"/>
        </w:rPr>
        <w:t>2</w:t>
      </w:r>
      <w:r w:rsidRPr="00C949E4">
        <w:rPr>
          <w:rFonts w:ascii="Times New Roman" w:eastAsia="宋体" w:hAnsi="Times New Roman" w:cs="Times New Roman" w:hint="eastAsia"/>
          <w:sz w:val="21"/>
          <w:szCs w:val="21"/>
          <w14:ligatures w14:val="none"/>
        </w:rPr>
        <w:t>绘制了</w:t>
      </w:r>
      <w:r w:rsidRPr="00C949E4">
        <w:rPr>
          <w:rFonts w:ascii="Times New Roman" w:eastAsia="宋体" w:hAnsi="Times New Roman" w:cs="Times New Roman" w:hint="eastAsia"/>
          <w:sz w:val="21"/>
          <w:szCs w:val="21"/>
          <w14:ligatures w14:val="none"/>
        </w:rPr>
        <w:t>95%</w:t>
      </w:r>
      <w:r w:rsidRPr="00C949E4">
        <w:rPr>
          <w:rFonts w:ascii="Times New Roman" w:eastAsia="宋体" w:hAnsi="Times New Roman" w:cs="Times New Roman" w:hint="eastAsia"/>
          <w:sz w:val="21"/>
          <w:szCs w:val="21"/>
          <w14:ligatures w14:val="none"/>
        </w:rPr>
        <w:t>置信区间下的</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k</m:t>
            </m:r>
          </m:sub>
        </m:sSub>
      </m:oMath>
      <w:r w:rsidRPr="00C949E4">
        <w:rPr>
          <w:rFonts w:ascii="Times New Roman" w:eastAsia="宋体" w:hAnsi="Times New Roman" w:cs="Times New Roman" w:hint="eastAsia"/>
          <w:sz w:val="21"/>
          <w:szCs w:val="21"/>
          <w14:ligatures w14:val="none"/>
        </w:rPr>
        <w:t>估计结构，可以发现在时间窗内均不显著，说明处理组和对照组在新闻发布前并不存在明显的差异，满足平行趋势假设。此外，估计系数从新闻发布后开始逐渐下降，说明虚假财经新闻对股票的异常收益率的波动呈现出负的影响，而且影响没有滞后，说明投资者对新闻的反映迅速，这与之前进行的关于新闻发布日不为交易日时，选择发布日后的最近交易日作为受到冲击日对累计异常收益率的影响的检验中得出的不显著这一结论相符，也证实了这种估计方法是恰当的。随着时间推移，估计系数由负向效应逐步回升，表明虚假财经新闻的市场影响具有一定的时效性，呈现逐渐衰减的特征，从而证实了当前的异常收益率主要是受到当前新闻的影响，而非之前的新闻的残留影响。</w:t>
      </w:r>
    </w:p>
    <w:p w14:paraId="2C6D7B50" w14:textId="3555C2A7" w:rsidR="001D0093" w:rsidRDefault="001D0093" w:rsidP="00775298">
      <w:pPr>
        <w:overflowPunct w:val="0"/>
        <w:spacing w:after="0" w:line="240" w:lineRule="auto"/>
        <w:ind w:firstLineChars="200" w:firstLine="440"/>
        <w:rPr>
          <w:rFonts w:ascii="Times New Roman" w:eastAsia="宋体" w:hAnsi="Times New Roman" w:cs="Times New Roman"/>
          <w:sz w:val="21"/>
          <w:szCs w:val="21"/>
          <w14:ligatures w14:val="none"/>
        </w:rPr>
      </w:pPr>
      <w:r>
        <w:rPr>
          <w:noProof/>
        </w:rPr>
        <w:drawing>
          <wp:inline distT="0" distB="0" distL="0" distR="0" wp14:anchorId="0E5A02A2" wp14:editId="74E57C02">
            <wp:extent cx="2243322" cy="1478942"/>
            <wp:effectExtent l="0" t="0" r="5080" b="6985"/>
            <wp:docPr id="1183626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53225" cy="1485471"/>
                    </a:xfrm>
                    <a:prstGeom prst="rect">
                      <a:avLst/>
                    </a:prstGeom>
                    <a:noFill/>
                    <a:ln>
                      <a:noFill/>
                    </a:ln>
                  </pic:spPr>
                </pic:pic>
              </a:graphicData>
            </a:graphic>
          </wp:inline>
        </w:drawing>
      </w:r>
    </w:p>
    <w:p w14:paraId="1B157B1B" w14:textId="275DDEAB" w:rsidR="001D0093" w:rsidRPr="001D0093" w:rsidRDefault="001D0093" w:rsidP="001D0093">
      <w:pPr>
        <w:overflowPunct w:val="0"/>
        <w:spacing w:after="0" w:line="240" w:lineRule="auto"/>
        <w:ind w:firstLineChars="200" w:firstLine="360"/>
        <w:jc w:val="center"/>
        <w:rPr>
          <w:rFonts w:ascii="Times New Roman" w:eastAsia="宋体" w:hAnsi="Times New Roman" w:cs="Times New Roman"/>
          <w:sz w:val="18"/>
          <w:szCs w:val="18"/>
          <w14:ligatures w14:val="none"/>
        </w:rPr>
      </w:pPr>
      <w:r w:rsidRPr="001D0093">
        <w:rPr>
          <w:rFonts w:ascii="Times New Roman" w:eastAsia="宋体" w:hAnsi="Times New Roman" w:cs="Times New Roman" w:hint="eastAsia"/>
          <w:sz w:val="18"/>
          <w:szCs w:val="18"/>
          <w14:ligatures w14:val="none"/>
        </w:rPr>
        <w:lastRenderedPageBreak/>
        <w:t>图</w:t>
      </w:r>
      <w:r w:rsidRPr="001D0093">
        <w:rPr>
          <w:rFonts w:ascii="Times New Roman" w:eastAsia="宋体" w:hAnsi="Times New Roman" w:cs="Times New Roman" w:hint="eastAsia"/>
          <w:sz w:val="18"/>
          <w:szCs w:val="18"/>
          <w14:ligatures w14:val="none"/>
        </w:rPr>
        <w:t xml:space="preserve">2 </w:t>
      </w:r>
      <w:r w:rsidRPr="001D0093">
        <w:rPr>
          <w:rFonts w:ascii="Times New Roman" w:eastAsia="宋体" w:hAnsi="Times New Roman" w:cs="Times New Roman" w:hint="eastAsia"/>
          <w:sz w:val="18"/>
          <w:szCs w:val="18"/>
          <w14:ligatures w14:val="none"/>
        </w:rPr>
        <w:t>双重差分动态效应</w:t>
      </w:r>
    </w:p>
    <w:p w14:paraId="4E7CD8FB" w14:textId="77777777" w:rsidR="00D902BD" w:rsidRDefault="00C949E4" w:rsidP="00D902BD">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1D0093">
        <w:rPr>
          <w:rFonts w:ascii="Times New Roman" w:eastAsia="黑体" w:hAnsi="Times New Roman" w:cs="Times New Roman" w:hint="eastAsia"/>
          <w:b/>
          <w:kern w:val="0"/>
          <w:sz w:val="21"/>
          <w:szCs w:val="21"/>
          <w14:ligatures w14:val="none"/>
        </w:rPr>
        <w:t>4.6</w:t>
      </w:r>
      <w:r w:rsidRPr="001D0093">
        <w:rPr>
          <w:rFonts w:ascii="Times New Roman" w:eastAsia="黑体" w:hAnsi="Times New Roman" w:cs="Times New Roman"/>
          <w:b/>
          <w:kern w:val="0"/>
          <w:sz w:val="21"/>
          <w:szCs w:val="21"/>
          <w14:ligatures w14:val="none"/>
        </w:rPr>
        <w:t xml:space="preserve">  </w:t>
      </w:r>
      <w:r w:rsidR="00D902BD">
        <w:rPr>
          <w:rFonts w:ascii="Times New Roman" w:eastAsia="黑体" w:hAnsi="Times New Roman" w:cs="Times New Roman" w:hint="eastAsia"/>
          <w:b/>
          <w:kern w:val="0"/>
          <w:sz w:val="21"/>
          <w:szCs w:val="21"/>
          <w14:ligatures w14:val="none"/>
        </w:rPr>
        <w:t>机制分析：</w:t>
      </w:r>
      <w:r w:rsidRPr="001D0093">
        <w:rPr>
          <w:rFonts w:ascii="Times New Roman" w:eastAsia="黑体" w:hAnsi="Times New Roman" w:cs="Times New Roman" w:hint="eastAsia"/>
          <w:b/>
          <w:kern w:val="0"/>
          <w:sz w:val="21"/>
          <w:szCs w:val="21"/>
          <w14:ligatures w14:val="none"/>
        </w:rPr>
        <w:t>社交媒体情绪</w:t>
      </w:r>
    </w:p>
    <w:p w14:paraId="29815ECF" w14:textId="22950E42" w:rsidR="00D902BD" w:rsidRPr="00C949E4" w:rsidRDefault="00D902BD" w:rsidP="00D902BD">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上文的研究结果显示，</w:t>
      </w:r>
      <w:r w:rsidR="001761FD">
        <w:rPr>
          <w:rFonts w:ascii="Times New Roman" w:eastAsia="宋体" w:hAnsi="Times New Roman" w:cs="Times New Roman" w:hint="eastAsia"/>
          <w:sz w:val="21"/>
          <w:szCs w:val="21"/>
          <w14:ligatures w14:val="none"/>
        </w:rPr>
        <w:t>虚假财经新闻对股价波动造成负面影响</w:t>
      </w:r>
      <w:r w:rsidRPr="00C949E4">
        <w:rPr>
          <w:rFonts w:ascii="Times New Roman" w:eastAsia="宋体" w:hAnsi="Times New Roman" w:cs="Times New Roman" w:hint="eastAsia"/>
          <w:sz w:val="21"/>
          <w:szCs w:val="21"/>
          <w14:ligatures w14:val="none"/>
        </w:rPr>
        <w:t>，接下来本文探讨</w:t>
      </w:r>
      <w:r w:rsidR="001761FD">
        <w:rPr>
          <w:rFonts w:ascii="Times New Roman" w:eastAsia="宋体" w:hAnsi="Times New Roman" w:cs="Times New Roman" w:hint="eastAsia"/>
          <w:sz w:val="21"/>
          <w:szCs w:val="21"/>
          <w14:ligatures w14:val="none"/>
        </w:rPr>
        <w:t>虚假财经新闻</w:t>
      </w:r>
      <w:r w:rsidRPr="00C949E4">
        <w:rPr>
          <w:rFonts w:ascii="Times New Roman" w:eastAsia="宋体" w:hAnsi="Times New Roman" w:cs="Times New Roman" w:hint="eastAsia"/>
          <w:sz w:val="21"/>
          <w:szCs w:val="21"/>
          <w14:ligatures w14:val="none"/>
        </w:rPr>
        <w:t>影响股价的</w:t>
      </w:r>
      <w:r>
        <w:rPr>
          <w:rFonts w:ascii="Times New Roman" w:eastAsia="宋体" w:hAnsi="Times New Roman" w:cs="Times New Roman" w:hint="eastAsia"/>
          <w:sz w:val="21"/>
          <w:szCs w:val="21"/>
          <w14:ligatures w14:val="none"/>
        </w:rPr>
        <w:t>机制</w:t>
      </w:r>
      <w:r w:rsidRPr="00C949E4">
        <w:rPr>
          <w:rFonts w:ascii="Times New Roman" w:eastAsia="宋体" w:hAnsi="Times New Roman" w:cs="Times New Roman" w:hint="eastAsia"/>
          <w:sz w:val="21"/>
          <w:szCs w:val="21"/>
          <w14:ligatures w14:val="none"/>
        </w:rPr>
        <w:t>。而现有的研究结果表明，社交媒体情绪对股票价格造成直接影响。根据江艇（</w:t>
      </w:r>
      <w:r w:rsidRPr="00C949E4">
        <w:rPr>
          <w:rFonts w:ascii="Times New Roman" w:eastAsia="宋体" w:hAnsi="Times New Roman" w:cs="Times New Roman" w:hint="eastAsia"/>
          <w:sz w:val="21"/>
          <w:szCs w:val="21"/>
          <w14:ligatures w14:val="none"/>
        </w:rPr>
        <w:t>2022</w:t>
      </w:r>
      <w:r w:rsidRPr="00C949E4">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vertAlign w:val="superscript"/>
          <w14:ligatures w14:val="none"/>
        </w:rPr>
        <w:endnoteReference w:id="24"/>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，经济学文献在分析</w:t>
      </w:r>
      <w:r>
        <w:rPr>
          <w:rFonts w:ascii="Times New Roman" w:eastAsia="宋体" w:hAnsi="Times New Roman" w:cs="Times New Roman" w:hint="eastAsia"/>
          <w:sz w:val="21"/>
          <w:szCs w:val="21"/>
          <w14:ligatures w14:val="none"/>
        </w:rPr>
        <w:t>机制</w:t>
      </w:r>
      <w:r w:rsidRPr="00C949E4">
        <w:rPr>
          <w:rFonts w:ascii="Times New Roman" w:eastAsia="宋体" w:hAnsi="Times New Roman" w:cs="Times New Roman" w:hint="eastAsia"/>
          <w:sz w:val="21"/>
          <w:szCs w:val="21"/>
          <w14:ligatures w14:val="none"/>
        </w:rPr>
        <w:t>时，关键是验证解释变量对</w:t>
      </w:r>
      <w:r>
        <w:rPr>
          <w:rFonts w:ascii="Times New Roman" w:eastAsia="宋体" w:hAnsi="Times New Roman" w:cs="Times New Roman" w:hint="eastAsia"/>
          <w:sz w:val="21"/>
          <w:szCs w:val="21"/>
          <w14:ligatures w14:val="none"/>
        </w:rPr>
        <w:t>机制</w:t>
      </w:r>
      <w:r w:rsidRPr="00C949E4">
        <w:rPr>
          <w:rFonts w:ascii="Times New Roman" w:eastAsia="宋体" w:hAnsi="Times New Roman" w:cs="Times New Roman" w:hint="eastAsia"/>
          <w:sz w:val="21"/>
          <w:szCs w:val="21"/>
          <w14:ligatures w14:val="none"/>
        </w:rPr>
        <w:t>（中介变量）的影响。</w:t>
      </w:r>
      <w:r>
        <w:rPr>
          <w:rFonts w:ascii="Times New Roman" w:eastAsia="宋体" w:hAnsi="Times New Roman" w:cs="Times New Roman" w:hint="eastAsia"/>
          <w:sz w:val="21"/>
          <w:szCs w:val="21"/>
          <w14:ligatures w14:val="none"/>
        </w:rPr>
        <w:t>本文通过两步回归进行了机制分析。</w:t>
      </w:r>
    </w:p>
    <w:p w14:paraId="631EF022" w14:textId="77777777" w:rsidR="00D902BD" w:rsidRDefault="00D902BD" w:rsidP="00D902BD">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本文的社交媒体情绪主要来自于东方财富股吧评论。东方财富股吧是东方财富网旗下的股票投资交流社区，类似于一个股票论坛，其形式类似于贴吧。投资者可以在其中发表帖子，表达对股市的见解与观点。由于其活跃的用户群体，股吧的言论对市场情绪有一定的影响。就投资者活跃程度而言，越活跃的股吧，往往被认为有更多投资者，当虚假财经新闻发布以后，活跃的投资者对此作出反应，并在股吧评论中得以体现。本文首先测度了</w:t>
      </w:r>
      <w:r>
        <w:rPr>
          <w:rFonts w:ascii="Times New Roman" w:eastAsia="宋体" w:hAnsi="Times New Roman" w:cs="Times New Roman" w:hint="eastAsia"/>
          <w:sz w:val="21"/>
          <w:szCs w:val="21"/>
          <w14:ligatures w14:val="none"/>
        </w:rPr>
        <w:t>新闻</w:t>
      </w:r>
      <w:r w:rsidRPr="00C949E4">
        <w:rPr>
          <w:rFonts w:ascii="Times New Roman" w:eastAsia="宋体" w:hAnsi="Times New Roman" w:cs="Times New Roman" w:hint="eastAsia"/>
          <w:sz w:val="21"/>
          <w:szCs w:val="21"/>
          <w14:ligatures w14:val="none"/>
        </w:rPr>
        <w:t>事件窗口期内的每条评论的情绪分数，</w:t>
      </w:r>
      <w:commentRangeStart w:id="82"/>
      <w:r>
        <w:rPr>
          <w:rFonts w:ascii="Times New Roman" w:eastAsia="宋体" w:hAnsi="Times New Roman" w:cs="Times New Roman" w:hint="eastAsia"/>
          <w:sz w:val="21"/>
          <w:szCs w:val="21"/>
          <w14:ligatures w14:val="none"/>
        </w:rPr>
        <w:t>然后得出每个新闻对应的社交媒体情感分数</w:t>
      </w:r>
      <w:commentRangeEnd w:id="82"/>
      <w:r w:rsidR="00BA63F6">
        <w:rPr>
          <w:rStyle w:val="affa"/>
          <w:rFonts w:ascii="Times New Roman" w:eastAsia="宋体" w:hAnsi="Times New Roman" w:cs="Times New Roman"/>
          <w14:ligatures w14:val="none"/>
        </w:rPr>
        <w:commentReference w:id="82"/>
      </w:r>
      <w:r>
        <w:rPr>
          <w:rFonts w:ascii="Times New Roman" w:eastAsia="宋体" w:hAnsi="Times New Roman" w:cs="Times New Roman" w:hint="eastAsia"/>
          <w:sz w:val="21"/>
          <w:szCs w:val="21"/>
          <w14:ligatures w14:val="none"/>
        </w:rPr>
        <w:t>。回归</w:t>
      </w:r>
      <w:r w:rsidRPr="00C949E4">
        <w:rPr>
          <w:rFonts w:ascii="Times New Roman" w:eastAsia="宋体" w:hAnsi="Times New Roman" w:cs="Times New Roman" w:hint="eastAsia"/>
          <w:sz w:val="21"/>
          <w:szCs w:val="21"/>
          <w14:ligatures w14:val="none"/>
        </w:rPr>
        <w:t>得出的估计系数如表</w:t>
      </w:r>
      <w:r>
        <w:rPr>
          <w:rFonts w:ascii="Times New Roman" w:eastAsia="宋体" w:hAnsi="Times New Roman" w:cs="Times New Roman" w:hint="eastAsia"/>
          <w:sz w:val="21"/>
          <w:szCs w:val="21"/>
          <w14:ligatures w14:val="none"/>
        </w:rPr>
        <w:t>7</w:t>
      </w:r>
      <w:r w:rsidRPr="00C949E4">
        <w:rPr>
          <w:rFonts w:ascii="Times New Roman" w:eastAsia="宋体" w:hAnsi="Times New Roman" w:cs="Times New Roman" w:hint="eastAsia"/>
          <w:sz w:val="21"/>
          <w:szCs w:val="21"/>
          <w14:ligatures w14:val="none"/>
        </w:rPr>
        <w:t>所示。</w:t>
      </w:r>
    </w:p>
    <w:p w14:paraId="34EF2663" w14:textId="77777777" w:rsidR="00D902BD" w:rsidRPr="00C949E4" w:rsidRDefault="00D902BD" w:rsidP="00D902BD">
      <w:pPr>
        <w:tabs>
          <w:tab w:val="left" w:pos="861"/>
        </w:tabs>
        <w:overflowPunct w:val="0"/>
        <w:autoSpaceDE w:val="0"/>
        <w:autoSpaceDN w:val="0"/>
        <w:spacing w:before="1" w:after="0" w:line="240" w:lineRule="auto"/>
        <w:ind w:left="-1" w:right="65" w:firstLineChars="200" w:firstLine="360"/>
        <w:jc w:val="center"/>
        <w:rPr>
          <w:rFonts w:ascii="Times New Roman" w:eastAsia="宋体" w:hAnsi="Times New Roman" w:cs="Times New Roman"/>
          <w:sz w:val="21"/>
          <w:szCs w:val="21"/>
          <w14:ligatures w14:val="none"/>
        </w:rPr>
      </w:pPr>
      <w:r>
        <w:rPr>
          <w:rFonts w:hint="eastAsia"/>
          <w:sz w:val="18"/>
          <w:szCs w:val="18"/>
        </w:rPr>
        <w:t>表7 机制分析</w:t>
      </w:r>
    </w:p>
    <w:tbl>
      <w:tblPr>
        <w:tblStyle w:val="aff4"/>
        <w:tblW w:w="4468" w:type="dxa"/>
        <w:tblInd w:w="-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89"/>
        <w:gridCol w:w="205"/>
        <w:gridCol w:w="1284"/>
        <w:gridCol w:w="103"/>
        <w:gridCol w:w="1387"/>
      </w:tblGrid>
      <w:tr w:rsidR="00D902BD" w:rsidRPr="00C949E4" w14:paraId="78200C5D" w14:textId="77777777" w:rsidTr="00991D99">
        <w:trPr>
          <w:trHeight w:val="315"/>
        </w:trPr>
        <w:tc>
          <w:tcPr>
            <w:tcW w:w="1489" w:type="dxa"/>
            <w:vMerge w:val="restart"/>
            <w:tcBorders>
              <w:top w:val="single" w:sz="4" w:space="0" w:color="auto"/>
            </w:tcBorders>
          </w:tcPr>
          <w:p w14:paraId="55A07C3B" w14:textId="77777777" w:rsidR="00D902BD" w:rsidRPr="00C949E4" w:rsidRDefault="00D902BD" w:rsidP="00991D99">
            <w:pPr>
              <w:tabs>
                <w:tab w:val="left" w:pos="861"/>
              </w:tabs>
              <w:overflowPunct w:val="0"/>
              <w:autoSpaceDE w:val="0"/>
              <w:autoSpaceDN w:val="0"/>
              <w:spacing w:before="1"/>
              <w:ind w:right="65"/>
              <w:jc w:val="center"/>
              <w:rPr>
                <w:sz w:val="18"/>
                <w:szCs w:val="18"/>
              </w:rPr>
            </w:pPr>
            <w:r>
              <w:rPr>
                <w:rFonts w:hint="eastAsia"/>
                <w:sz w:val="18"/>
                <w:szCs w:val="18"/>
              </w:rPr>
              <w:t>变量</w:t>
            </w:r>
          </w:p>
        </w:tc>
        <w:tc>
          <w:tcPr>
            <w:tcW w:w="1489" w:type="dxa"/>
            <w:gridSpan w:val="2"/>
            <w:tcBorders>
              <w:top w:val="single" w:sz="4" w:space="0" w:color="auto"/>
            </w:tcBorders>
          </w:tcPr>
          <w:p w14:paraId="08CABC3A" w14:textId="77777777" w:rsidR="00D902BD" w:rsidRPr="00C949E4" w:rsidRDefault="00D902BD" w:rsidP="00991D99">
            <w:pPr>
              <w:tabs>
                <w:tab w:val="left" w:pos="861"/>
              </w:tabs>
              <w:overflowPunct w:val="0"/>
              <w:autoSpaceDE w:val="0"/>
              <w:autoSpaceDN w:val="0"/>
              <w:spacing w:before="1"/>
              <w:ind w:right="65"/>
              <w:jc w:val="center"/>
              <w:rPr>
                <w:sz w:val="18"/>
                <w:szCs w:val="18"/>
              </w:rPr>
            </w:pPr>
            <m:oMathPara>
              <m:oMath>
                <m:r>
                  <w:rPr>
                    <w:rFonts w:ascii="Cambria Math" w:hAnsi="Cambria Math" w:hint="eastAsia"/>
                    <w:sz w:val="18"/>
                    <w:szCs w:val="18"/>
                  </w:rPr>
                  <m:t>Media</m:t>
                </m:r>
              </m:oMath>
            </m:oMathPara>
          </w:p>
        </w:tc>
        <w:tc>
          <w:tcPr>
            <w:tcW w:w="1490" w:type="dxa"/>
            <w:gridSpan w:val="2"/>
            <w:tcBorders>
              <w:top w:val="single" w:sz="4" w:space="0" w:color="auto"/>
            </w:tcBorders>
          </w:tcPr>
          <w:p w14:paraId="64A3B9E9" w14:textId="77777777" w:rsidR="00D902BD" w:rsidRPr="00C949E4" w:rsidRDefault="00D902BD" w:rsidP="00991D99">
            <w:pPr>
              <w:tabs>
                <w:tab w:val="left" w:pos="861"/>
              </w:tabs>
              <w:overflowPunct w:val="0"/>
              <w:autoSpaceDE w:val="0"/>
              <w:autoSpaceDN w:val="0"/>
              <w:spacing w:before="1"/>
              <w:ind w:right="65"/>
              <w:jc w:val="center"/>
              <w:rPr>
                <w:sz w:val="18"/>
                <w:szCs w:val="18"/>
              </w:rPr>
            </w:pPr>
            <m:oMathPara>
              <m:oMath>
                <m:r>
                  <w:rPr>
                    <w:rFonts w:ascii="Cambria Math" w:hAnsi="Cambria Math"/>
                    <w:sz w:val="18"/>
                    <w:szCs w:val="18"/>
                  </w:rPr>
                  <m:t>CAR</m:t>
                </m:r>
              </m:oMath>
            </m:oMathPara>
          </w:p>
        </w:tc>
      </w:tr>
      <w:tr w:rsidR="00D902BD" w:rsidRPr="00C949E4" w14:paraId="0030C12B" w14:textId="77777777" w:rsidTr="00991D99">
        <w:trPr>
          <w:trHeight w:val="315"/>
        </w:trPr>
        <w:tc>
          <w:tcPr>
            <w:tcW w:w="1489" w:type="dxa"/>
            <w:vMerge/>
          </w:tcPr>
          <w:p w14:paraId="00873B22" w14:textId="77777777" w:rsidR="00D902BD" w:rsidRDefault="00D902BD" w:rsidP="00991D99">
            <w:pPr>
              <w:tabs>
                <w:tab w:val="left" w:pos="861"/>
              </w:tabs>
              <w:overflowPunct w:val="0"/>
              <w:autoSpaceDE w:val="0"/>
              <w:autoSpaceDN w:val="0"/>
              <w:spacing w:before="1"/>
              <w:ind w:right="65"/>
              <w:jc w:val="center"/>
              <w:rPr>
                <w:sz w:val="18"/>
                <w:szCs w:val="18"/>
              </w:rPr>
            </w:pPr>
          </w:p>
        </w:tc>
        <w:tc>
          <w:tcPr>
            <w:tcW w:w="1489" w:type="dxa"/>
            <w:gridSpan w:val="2"/>
            <w:tcBorders>
              <w:top w:val="single" w:sz="4" w:space="0" w:color="auto"/>
            </w:tcBorders>
          </w:tcPr>
          <w:p w14:paraId="5EF437D4" w14:textId="77777777" w:rsidR="00D902BD" w:rsidRDefault="00D902BD" w:rsidP="00991D99">
            <w:pPr>
              <w:tabs>
                <w:tab w:val="left" w:pos="861"/>
              </w:tabs>
              <w:overflowPunct w:val="0"/>
              <w:autoSpaceDE w:val="0"/>
              <w:autoSpaceDN w:val="0"/>
              <w:spacing w:before="1"/>
              <w:ind w:right="65"/>
              <w:jc w:val="center"/>
              <w:rPr>
                <w:sz w:val="18"/>
                <w:szCs w:val="18"/>
              </w:rPr>
            </w:pPr>
            <w:r>
              <w:rPr>
                <w:rFonts w:hint="eastAsia"/>
                <w:sz w:val="18"/>
                <w:szCs w:val="18"/>
              </w:rPr>
              <w:t>（</w:t>
            </w:r>
            <w:r>
              <w:rPr>
                <w:rFonts w:hint="eastAsia"/>
                <w:sz w:val="18"/>
                <w:szCs w:val="18"/>
              </w:rPr>
              <w:t>1</w:t>
            </w:r>
            <w:r>
              <w:rPr>
                <w:rFonts w:hint="eastAsia"/>
                <w:sz w:val="18"/>
                <w:szCs w:val="18"/>
              </w:rPr>
              <w:t>）</w:t>
            </w:r>
          </w:p>
        </w:tc>
        <w:tc>
          <w:tcPr>
            <w:tcW w:w="1490" w:type="dxa"/>
            <w:gridSpan w:val="2"/>
            <w:tcBorders>
              <w:top w:val="single" w:sz="4" w:space="0" w:color="auto"/>
            </w:tcBorders>
          </w:tcPr>
          <w:p w14:paraId="5A0EADDC" w14:textId="77777777" w:rsidR="00D902BD" w:rsidRDefault="00D902BD" w:rsidP="00991D99">
            <w:pPr>
              <w:tabs>
                <w:tab w:val="left" w:pos="861"/>
              </w:tabs>
              <w:overflowPunct w:val="0"/>
              <w:autoSpaceDE w:val="0"/>
              <w:autoSpaceDN w:val="0"/>
              <w:spacing w:before="1"/>
              <w:ind w:right="65"/>
              <w:jc w:val="center"/>
              <w:rPr>
                <w:sz w:val="18"/>
                <w:szCs w:val="18"/>
              </w:rPr>
            </w:pPr>
            <w:r>
              <w:rPr>
                <w:rFonts w:hint="eastAsia"/>
                <w:sz w:val="18"/>
                <w:szCs w:val="18"/>
              </w:rPr>
              <w:t>（</w:t>
            </w:r>
            <w:r>
              <w:rPr>
                <w:rFonts w:hint="eastAsia"/>
                <w:sz w:val="18"/>
                <w:szCs w:val="18"/>
              </w:rPr>
              <w:t>2</w:t>
            </w:r>
            <w:r>
              <w:rPr>
                <w:rFonts w:hint="eastAsia"/>
                <w:sz w:val="18"/>
                <w:szCs w:val="18"/>
              </w:rPr>
              <w:t>）</w:t>
            </w:r>
          </w:p>
        </w:tc>
      </w:tr>
      <w:tr w:rsidR="00D902BD" w:rsidRPr="00C949E4" w14:paraId="7F60244A" w14:textId="77777777" w:rsidTr="00991D99">
        <w:trPr>
          <w:trHeight w:val="630"/>
        </w:trPr>
        <w:tc>
          <w:tcPr>
            <w:tcW w:w="1694" w:type="dxa"/>
            <w:gridSpan w:val="2"/>
          </w:tcPr>
          <w:p w14:paraId="696F45D7" w14:textId="4FAF5485" w:rsidR="00D902BD" w:rsidRPr="00FF17C0" w:rsidRDefault="001761FD" w:rsidP="00991D99">
            <w:pPr>
              <w:tabs>
                <w:tab w:val="left" w:pos="861"/>
              </w:tabs>
              <w:overflowPunct w:val="0"/>
              <w:autoSpaceDE w:val="0"/>
              <w:autoSpaceDN w:val="0"/>
              <w:spacing w:before="1"/>
              <w:ind w:right="65"/>
              <w:rPr>
                <w:rFonts w:asciiTheme="minorHAnsi" w:eastAsiaTheme="minorEastAsia" w:hAnsiTheme="minorHAnsi" w:cstheme="minorBidi"/>
                <w:sz w:val="18"/>
                <w:szCs w:val="18"/>
              </w:rPr>
            </w:pPr>
            <m:oMathPara>
              <m:oMath>
                <m:r>
                  <w:rPr>
                    <w:rFonts w:ascii="Cambria Math" w:hAnsi="Cambria Math" w:hint="eastAsia"/>
                    <w:sz w:val="18"/>
                    <w:szCs w:val="18"/>
                  </w:rPr>
                  <m:t>false</m:t>
                </m:r>
              </m:oMath>
            </m:oMathPara>
          </w:p>
          <w:p w14:paraId="6CD74449" w14:textId="77777777" w:rsidR="00D902BD" w:rsidRPr="00FF17C0" w:rsidRDefault="00D902BD" w:rsidP="00991D99">
            <w:pPr>
              <w:tabs>
                <w:tab w:val="left" w:pos="861"/>
              </w:tabs>
              <w:overflowPunct w:val="0"/>
              <w:autoSpaceDE w:val="0"/>
              <w:autoSpaceDN w:val="0"/>
              <w:spacing w:before="1"/>
              <w:ind w:right="65"/>
              <w:rPr>
                <w:rFonts w:asciiTheme="minorHAnsi" w:eastAsiaTheme="minorEastAsia" w:hAnsiTheme="minorHAnsi" w:cstheme="minorBidi"/>
                <w:sz w:val="18"/>
                <w:szCs w:val="18"/>
              </w:rPr>
            </w:pPr>
          </w:p>
        </w:tc>
        <w:tc>
          <w:tcPr>
            <w:tcW w:w="1387" w:type="dxa"/>
            <w:gridSpan w:val="2"/>
          </w:tcPr>
          <w:p w14:paraId="1963A46D" w14:textId="44CBE8EF" w:rsidR="00D902BD" w:rsidRDefault="001761FD" w:rsidP="00991D99">
            <w:pPr>
              <w:tabs>
                <w:tab w:val="left" w:pos="861"/>
              </w:tabs>
              <w:overflowPunct w:val="0"/>
              <w:autoSpaceDE w:val="0"/>
              <w:autoSpaceDN w:val="0"/>
              <w:spacing w:before="1"/>
              <w:ind w:right="65"/>
              <w:rPr>
                <w:sz w:val="18"/>
                <w:szCs w:val="18"/>
              </w:rPr>
            </w:pPr>
            <w:r w:rsidRPr="001761FD">
              <w:rPr>
                <w:rFonts w:hint="eastAsia"/>
                <w:sz w:val="18"/>
                <w:szCs w:val="18"/>
              </w:rPr>
              <w:t>0.0456</w:t>
            </w:r>
            <w:r w:rsidR="00D902BD" w:rsidRPr="00C949E4">
              <w:rPr>
                <w:rFonts w:hint="eastAsia"/>
                <w:sz w:val="18"/>
                <w:szCs w:val="18"/>
              </w:rPr>
              <w:t>***</w:t>
            </w:r>
          </w:p>
          <w:p w14:paraId="1EA79F79" w14:textId="0DE3FCA7" w:rsidR="00D902BD" w:rsidRPr="00C949E4" w:rsidRDefault="00D902BD" w:rsidP="00991D99">
            <w:pPr>
              <w:tabs>
                <w:tab w:val="left" w:pos="861"/>
              </w:tabs>
              <w:overflowPunct w:val="0"/>
              <w:autoSpaceDE w:val="0"/>
              <w:autoSpaceDN w:val="0"/>
              <w:spacing w:before="1"/>
              <w:ind w:right="65"/>
              <w:rPr>
                <w:sz w:val="18"/>
                <w:szCs w:val="18"/>
              </w:rPr>
            </w:pPr>
            <w:r>
              <w:rPr>
                <w:rFonts w:hint="eastAsia"/>
                <w:sz w:val="18"/>
                <w:szCs w:val="18"/>
              </w:rPr>
              <w:t>(</w:t>
            </w:r>
            <w:r w:rsidR="001761FD" w:rsidRPr="001761FD">
              <w:rPr>
                <w:rFonts w:hint="eastAsia"/>
                <w:sz w:val="18"/>
                <w:szCs w:val="18"/>
              </w:rPr>
              <w:t>0.014</w:t>
            </w:r>
            <w:r>
              <w:rPr>
                <w:rFonts w:hint="eastAsia"/>
                <w:sz w:val="18"/>
                <w:szCs w:val="18"/>
              </w:rPr>
              <w:t>)</w:t>
            </w:r>
          </w:p>
        </w:tc>
        <w:tc>
          <w:tcPr>
            <w:tcW w:w="1387" w:type="dxa"/>
          </w:tcPr>
          <w:p w14:paraId="1F9DAF70" w14:textId="77777777" w:rsidR="00D902BD" w:rsidRPr="00C949E4" w:rsidRDefault="00D902BD" w:rsidP="00991D99">
            <w:pPr>
              <w:tabs>
                <w:tab w:val="left" w:pos="861"/>
              </w:tabs>
              <w:overflowPunct w:val="0"/>
              <w:autoSpaceDE w:val="0"/>
              <w:autoSpaceDN w:val="0"/>
              <w:spacing w:before="1"/>
              <w:ind w:right="65"/>
              <w:rPr>
                <w:sz w:val="18"/>
                <w:szCs w:val="18"/>
              </w:rPr>
            </w:pPr>
          </w:p>
        </w:tc>
      </w:tr>
      <w:tr w:rsidR="00D902BD" w:rsidRPr="00C949E4" w14:paraId="0D9E8A95" w14:textId="77777777" w:rsidTr="00991D99">
        <w:trPr>
          <w:trHeight w:val="630"/>
        </w:trPr>
        <w:tc>
          <w:tcPr>
            <w:tcW w:w="1694" w:type="dxa"/>
            <w:gridSpan w:val="2"/>
          </w:tcPr>
          <w:p w14:paraId="265D2B76" w14:textId="77777777" w:rsidR="00D902BD" w:rsidRDefault="00D902BD" w:rsidP="00991D99">
            <w:pPr>
              <w:tabs>
                <w:tab w:val="left" w:pos="861"/>
              </w:tabs>
              <w:overflowPunct w:val="0"/>
              <w:autoSpaceDE w:val="0"/>
              <w:autoSpaceDN w:val="0"/>
              <w:spacing w:before="1"/>
              <w:ind w:right="65"/>
              <w:rPr>
                <w:rFonts w:ascii="等线" w:eastAsia="等线" w:hAnsi="等线"/>
                <w:sz w:val="18"/>
                <w:szCs w:val="18"/>
              </w:rPr>
            </w:pPr>
            <m:oMathPara>
              <m:oMath>
                <m:r>
                  <w:rPr>
                    <w:rFonts w:ascii="Cambria Math" w:eastAsia="等线" w:hAnsi="Cambria Math" w:hint="eastAsia"/>
                    <w:sz w:val="18"/>
                    <w:szCs w:val="18"/>
                  </w:rPr>
                  <m:t>media</m:t>
                </m:r>
              </m:oMath>
            </m:oMathPara>
          </w:p>
        </w:tc>
        <w:tc>
          <w:tcPr>
            <w:tcW w:w="1387" w:type="dxa"/>
            <w:gridSpan w:val="2"/>
          </w:tcPr>
          <w:p w14:paraId="5F591C04" w14:textId="77777777" w:rsidR="00D902BD" w:rsidRPr="00C949E4" w:rsidRDefault="00D902BD" w:rsidP="00991D99">
            <w:pPr>
              <w:tabs>
                <w:tab w:val="left" w:pos="861"/>
              </w:tabs>
              <w:overflowPunct w:val="0"/>
              <w:autoSpaceDE w:val="0"/>
              <w:autoSpaceDN w:val="0"/>
              <w:spacing w:before="1"/>
              <w:ind w:right="65"/>
              <w:rPr>
                <w:sz w:val="18"/>
                <w:szCs w:val="18"/>
              </w:rPr>
            </w:pPr>
          </w:p>
        </w:tc>
        <w:tc>
          <w:tcPr>
            <w:tcW w:w="1387" w:type="dxa"/>
          </w:tcPr>
          <w:p w14:paraId="7894B099" w14:textId="77777777" w:rsidR="00D902BD" w:rsidRDefault="00D902BD" w:rsidP="00991D99">
            <w:pPr>
              <w:tabs>
                <w:tab w:val="left" w:pos="861"/>
              </w:tabs>
              <w:overflowPunct w:val="0"/>
              <w:autoSpaceDE w:val="0"/>
              <w:autoSpaceDN w:val="0"/>
              <w:spacing w:before="1"/>
              <w:ind w:right="65"/>
              <w:rPr>
                <w:sz w:val="18"/>
                <w:szCs w:val="18"/>
              </w:rPr>
            </w:pPr>
            <w:r w:rsidRPr="00EE1115">
              <w:rPr>
                <w:rFonts w:hint="eastAsia"/>
                <w:sz w:val="18"/>
                <w:szCs w:val="18"/>
              </w:rPr>
              <w:t>0.1917</w:t>
            </w:r>
            <w:r>
              <w:rPr>
                <w:rFonts w:hint="eastAsia"/>
                <w:sz w:val="18"/>
                <w:szCs w:val="18"/>
              </w:rPr>
              <w:t>***</w:t>
            </w:r>
          </w:p>
          <w:p w14:paraId="7B47D40A" w14:textId="77777777" w:rsidR="00D902BD" w:rsidRPr="00C949E4" w:rsidRDefault="00D902BD" w:rsidP="00991D99">
            <w:pPr>
              <w:tabs>
                <w:tab w:val="left" w:pos="861"/>
              </w:tabs>
              <w:overflowPunct w:val="0"/>
              <w:autoSpaceDE w:val="0"/>
              <w:autoSpaceDN w:val="0"/>
              <w:spacing w:before="1"/>
              <w:ind w:right="65"/>
              <w:rPr>
                <w:sz w:val="18"/>
                <w:szCs w:val="18"/>
              </w:rPr>
            </w:pPr>
            <w:r>
              <w:rPr>
                <w:rFonts w:hint="eastAsia"/>
                <w:sz w:val="18"/>
                <w:szCs w:val="18"/>
              </w:rPr>
              <w:t>（</w:t>
            </w:r>
            <w:r w:rsidRPr="00EE1115">
              <w:rPr>
                <w:rFonts w:hint="eastAsia"/>
                <w:sz w:val="18"/>
                <w:szCs w:val="18"/>
              </w:rPr>
              <w:t>0.028</w:t>
            </w:r>
            <w:r>
              <w:rPr>
                <w:rFonts w:hint="eastAsia"/>
                <w:sz w:val="18"/>
                <w:szCs w:val="18"/>
              </w:rPr>
              <w:t>）</w:t>
            </w:r>
          </w:p>
        </w:tc>
      </w:tr>
      <w:tr w:rsidR="00D902BD" w:rsidRPr="00C949E4" w14:paraId="536111D2" w14:textId="77777777" w:rsidTr="00991D99">
        <w:trPr>
          <w:trHeight w:val="315"/>
        </w:trPr>
        <w:tc>
          <w:tcPr>
            <w:tcW w:w="1694" w:type="dxa"/>
            <w:gridSpan w:val="2"/>
          </w:tcPr>
          <w:p w14:paraId="16372EDA" w14:textId="77777777" w:rsidR="00D902BD" w:rsidRPr="00C949E4" w:rsidRDefault="00D902BD" w:rsidP="00991D99">
            <w:pPr>
              <w:tabs>
                <w:tab w:val="left" w:pos="861"/>
              </w:tabs>
              <w:overflowPunct w:val="0"/>
              <w:autoSpaceDE w:val="0"/>
              <w:autoSpaceDN w:val="0"/>
              <w:spacing w:before="1"/>
              <w:ind w:right="65"/>
              <w:rPr>
                <w:sz w:val="18"/>
                <w:szCs w:val="18"/>
              </w:rPr>
            </w:pPr>
            <w:r>
              <w:rPr>
                <w:rFonts w:hint="eastAsia"/>
                <w:sz w:val="18"/>
                <w:szCs w:val="18"/>
              </w:rPr>
              <w:t>控制变量</w:t>
            </w:r>
          </w:p>
        </w:tc>
        <w:tc>
          <w:tcPr>
            <w:tcW w:w="1387" w:type="dxa"/>
            <w:gridSpan w:val="2"/>
          </w:tcPr>
          <w:p w14:paraId="5E0D27ED" w14:textId="77777777" w:rsidR="00D902BD" w:rsidRPr="00C949E4" w:rsidRDefault="00D902BD" w:rsidP="00991D99">
            <w:pPr>
              <w:tabs>
                <w:tab w:val="left" w:pos="861"/>
              </w:tabs>
              <w:overflowPunct w:val="0"/>
              <w:autoSpaceDE w:val="0"/>
              <w:autoSpaceDN w:val="0"/>
              <w:spacing w:before="1"/>
              <w:ind w:right="65"/>
              <w:rPr>
                <w:sz w:val="18"/>
                <w:szCs w:val="18"/>
              </w:rPr>
            </w:pPr>
            <w:r>
              <w:rPr>
                <w:rFonts w:hint="eastAsia"/>
                <w:sz w:val="18"/>
                <w:szCs w:val="18"/>
              </w:rPr>
              <w:t>是</w:t>
            </w:r>
          </w:p>
        </w:tc>
        <w:tc>
          <w:tcPr>
            <w:tcW w:w="1387" w:type="dxa"/>
          </w:tcPr>
          <w:p w14:paraId="39C19AEC" w14:textId="77777777" w:rsidR="00D902BD" w:rsidRPr="00C949E4" w:rsidRDefault="00D902BD" w:rsidP="00991D99">
            <w:pPr>
              <w:tabs>
                <w:tab w:val="left" w:pos="861"/>
              </w:tabs>
              <w:overflowPunct w:val="0"/>
              <w:autoSpaceDE w:val="0"/>
              <w:autoSpaceDN w:val="0"/>
              <w:spacing w:before="1"/>
              <w:ind w:right="65"/>
              <w:rPr>
                <w:sz w:val="18"/>
                <w:szCs w:val="18"/>
              </w:rPr>
            </w:pPr>
            <w:r>
              <w:rPr>
                <w:rFonts w:hint="eastAsia"/>
                <w:sz w:val="18"/>
                <w:szCs w:val="18"/>
              </w:rPr>
              <w:t>是</w:t>
            </w:r>
          </w:p>
        </w:tc>
      </w:tr>
      <w:tr w:rsidR="00D902BD" w:rsidRPr="00C949E4" w14:paraId="5916B4BD" w14:textId="77777777" w:rsidTr="00991D99">
        <w:trPr>
          <w:trHeight w:val="315"/>
        </w:trPr>
        <w:tc>
          <w:tcPr>
            <w:tcW w:w="1694" w:type="dxa"/>
            <w:gridSpan w:val="2"/>
          </w:tcPr>
          <w:p w14:paraId="4DF58712" w14:textId="77777777" w:rsidR="00D902BD" w:rsidRPr="00C949E4" w:rsidRDefault="00D902BD" w:rsidP="00991D99">
            <w:pPr>
              <w:tabs>
                <w:tab w:val="left" w:pos="861"/>
              </w:tabs>
              <w:overflowPunct w:val="0"/>
              <w:autoSpaceDE w:val="0"/>
              <w:autoSpaceDN w:val="0"/>
              <w:spacing w:before="1"/>
              <w:ind w:right="65"/>
              <w:rPr>
                <w:sz w:val="18"/>
                <w:szCs w:val="18"/>
              </w:rPr>
            </w:pPr>
            <w:r w:rsidRPr="00C949E4">
              <w:rPr>
                <w:rFonts w:hint="eastAsia"/>
                <w:sz w:val="18"/>
                <w:szCs w:val="18"/>
              </w:rPr>
              <w:t>行业固定效应</w:t>
            </w:r>
          </w:p>
        </w:tc>
        <w:tc>
          <w:tcPr>
            <w:tcW w:w="1387" w:type="dxa"/>
            <w:gridSpan w:val="2"/>
          </w:tcPr>
          <w:p w14:paraId="5F4B98F3" w14:textId="77777777" w:rsidR="00D902BD" w:rsidRPr="00C949E4" w:rsidRDefault="00D902BD" w:rsidP="00991D99">
            <w:pPr>
              <w:tabs>
                <w:tab w:val="left" w:pos="861"/>
              </w:tabs>
              <w:overflowPunct w:val="0"/>
              <w:autoSpaceDE w:val="0"/>
              <w:autoSpaceDN w:val="0"/>
              <w:spacing w:before="1"/>
              <w:ind w:right="65"/>
              <w:rPr>
                <w:sz w:val="18"/>
                <w:szCs w:val="18"/>
              </w:rPr>
            </w:pPr>
            <w:r w:rsidRPr="00C949E4">
              <w:rPr>
                <w:rFonts w:hint="eastAsia"/>
                <w:sz w:val="18"/>
                <w:szCs w:val="18"/>
              </w:rPr>
              <w:t>是</w:t>
            </w:r>
          </w:p>
        </w:tc>
        <w:tc>
          <w:tcPr>
            <w:tcW w:w="1387" w:type="dxa"/>
          </w:tcPr>
          <w:p w14:paraId="72379331" w14:textId="77777777" w:rsidR="00D902BD" w:rsidRPr="00C949E4" w:rsidRDefault="00D902BD" w:rsidP="00991D99">
            <w:pPr>
              <w:tabs>
                <w:tab w:val="left" w:pos="861"/>
              </w:tabs>
              <w:overflowPunct w:val="0"/>
              <w:autoSpaceDE w:val="0"/>
              <w:autoSpaceDN w:val="0"/>
              <w:spacing w:before="1"/>
              <w:ind w:right="65"/>
              <w:rPr>
                <w:sz w:val="18"/>
                <w:szCs w:val="18"/>
              </w:rPr>
            </w:pPr>
            <w:r w:rsidRPr="00C949E4">
              <w:rPr>
                <w:rFonts w:hint="eastAsia"/>
                <w:sz w:val="18"/>
                <w:szCs w:val="18"/>
              </w:rPr>
              <w:t>是</w:t>
            </w:r>
          </w:p>
        </w:tc>
      </w:tr>
      <w:tr w:rsidR="00D902BD" w:rsidRPr="00C949E4" w14:paraId="75E5045D" w14:textId="77777777" w:rsidTr="00991D99">
        <w:trPr>
          <w:trHeight w:val="315"/>
        </w:trPr>
        <w:tc>
          <w:tcPr>
            <w:tcW w:w="1694" w:type="dxa"/>
            <w:gridSpan w:val="2"/>
          </w:tcPr>
          <w:p w14:paraId="57208CE7" w14:textId="77777777" w:rsidR="00D902BD" w:rsidRPr="00C949E4" w:rsidRDefault="00D902BD" w:rsidP="00991D99">
            <w:pPr>
              <w:tabs>
                <w:tab w:val="left" w:pos="861"/>
              </w:tabs>
              <w:overflowPunct w:val="0"/>
              <w:autoSpaceDE w:val="0"/>
              <w:autoSpaceDN w:val="0"/>
              <w:spacing w:before="1"/>
              <w:ind w:right="65"/>
              <w:rPr>
                <w:sz w:val="18"/>
                <w:szCs w:val="18"/>
              </w:rPr>
            </w:pPr>
            <w:r w:rsidRPr="00C949E4">
              <w:rPr>
                <w:rFonts w:hint="eastAsia"/>
                <w:sz w:val="18"/>
                <w:szCs w:val="18"/>
              </w:rPr>
              <w:t>时间固定效应</w:t>
            </w:r>
          </w:p>
        </w:tc>
        <w:tc>
          <w:tcPr>
            <w:tcW w:w="1387" w:type="dxa"/>
            <w:gridSpan w:val="2"/>
          </w:tcPr>
          <w:p w14:paraId="16CA5662" w14:textId="77777777" w:rsidR="00D902BD" w:rsidRPr="00C949E4" w:rsidRDefault="00D902BD" w:rsidP="00991D99">
            <w:pPr>
              <w:tabs>
                <w:tab w:val="left" w:pos="861"/>
              </w:tabs>
              <w:overflowPunct w:val="0"/>
              <w:autoSpaceDE w:val="0"/>
              <w:autoSpaceDN w:val="0"/>
              <w:spacing w:before="1"/>
              <w:ind w:right="65"/>
              <w:rPr>
                <w:sz w:val="18"/>
                <w:szCs w:val="18"/>
              </w:rPr>
            </w:pPr>
            <w:r w:rsidRPr="00C949E4">
              <w:rPr>
                <w:rFonts w:hint="eastAsia"/>
                <w:sz w:val="18"/>
                <w:szCs w:val="18"/>
              </w:rPr>
              <w:t>是</w:t>
            </w:r>
          </w:p>
        </w:tc>
        <w:tc>
          <w:tcPr>
            <w:tcW w:w="1387" w:type="dxa"/>
          </w:tcPr>
          <w:p w14:paraId="6B60A69F" w14:textId="77777777" w:rsidR="00D902BD" w:rsidRPr="00C949E4" w:rsidRDefault="00D902BD" w:rsidP="00991D99">
            <w:pPr>
              <w:tabs>
                <w:tab w:val="left" w:pos="861"/>
              </w:tabs>
              <w:overflowPunct w:val="0"/>
              <w:autoSpaceDE w:val="0"/>
              <w:autoSpaceDN w:val="0"/>
              <w:spacing w:before="1"/>
              <w:ind w:right="65"/>
              <w:rPr>
                <w:sz w:val="18"/>
                <w:szCs w:val="18"/>
              </w:rPr>
            </w:pPr>
            <w:r w:rsidRPr="00C949E4">
              <w:rPr>
                <w:rFonts w:hint="eastAsia"/>
                <w:sz w:val="18"/>
                <w:szCs w:val="18"/>
              </w:rPr>
              <w:t>是</w:t>
            </w:r>
          </w:p>
        </w:tc>
      </w:tr>
    </w:tbl>
    <w:p w14:paraId="63D728BA" w14:textId="7AC62BA6" w:rsidR="00C949E4" w:rsidRPr="00D902BD" w:rsidRDefault="00D902BD" w:rsidP="00934A8B">
      <w:pPr>
        <w:overflowPunct w:val="0"/>
        <w:spacing w:after="0" w:line="240" w:lineRule="auto"/>
        <w:jc w:val="both"/>
        <w:rPr>
          <w:rFonts w:ascii="Times New Roman" w:eastAsia="黑体" w:hAnsi="Times New Roman" w:cs="Times New Roman"/>
          <w:b/>
          <w:kern w:val="0"/>
          <w:sz w:val="21"/>
          <w:szCs w:val="21"/>
          <w14:ligatures w14:val="none"/>
        </w:rPr>
      </w:pPr>
      <w:r w:rsidRPr="002A22F9">
        <w:rPr>
          <w:rFonts w:ascii="宋体" w:eastAsia="宋体" w:hAnsi="宋体" w:cs="Times New Roman" w:hint="eastAsia"/>
          <w:sz w:val="21"/>
          <w:szCs w:val="21"/>
          <w14:ligatures w14:val="none"/>
        </w:rPr>
        <w:t>回归结果</w:t>
      </w:r>
      <w:r w:rsidRPr="002A22F9">
        <w:rPr>
          <w:rFonts w:ascii="宋体" w:eastAsia="宋体" w:hAnsi="宋体" w:cs="Times New Roman"/>
          <w:sz w:val="21"/>
          <w:szCs w:val="21"/>
          <w14:ligatures w14:val="none"/>
        </w:rPr>
        <w:t>表明，</w:t>
      </w:r>
      <w:r w:rsidR="001761FD">
        <w:rPr>
          <w:rFonts w:ascii="宋体" w:eastAsia="宋体" w:hAnsi="宋体" w:cs="Times New Roman" w:hint="eastAsia"/>
          <w:sz w:val="21"/>
          <w:szCs w:val="21"/>
          <w14:ligatures w14:val="none"/>
        </w:rPr>
        <w:t>虚假财经新闻</w:t>
      </w:r>
      <w:r w:rsidRPr="002A22F9">
        <w:rPr>
          <w:rFonts w:ascii="宋体" w:eastAsia="宋体" w:hAnsi="宋体" w:cs="Times New Roman"/>
          <w:sz w:val="21"/>
          <w:szCs w:val="21"/>
          <w14:ligatures w14:val="none"/>
        </w:rPr>
        <w:t>对社交媒体情绪均值具有显著正向影响：</w:t>
      </w:r>
      <m:oMath>
        <m:r>
          <w:rPr>
            <w:rFonts w:ascii="Cambria Math" w:eastAsia="宋体" w:hAnsi="Cambria Math" w:cs="Times New Roman" w:hint="eastAsia"/>
            <w:sz w:val="21"/>
            <w:szCs w:val="21"/>
            <w14:ligatures w14:val="none"/>
          </w:rPr>
          <m:t>false</m:t>
        </m:r>
      </m:oMath>
      <w:r w:rsidRPr="002A22F9">
        <w:rPr>
          <w:rFonts w:ascii="宋体" w:eastAsia="宋体" w:hAnsi="宋体" w:cs="Times New Roman"/>
          <w:sz w:val="21"/>
          <w:szCs w:val="21"/>
          <w14:ligatures w14:val="none"/>
        </w:rPr>
        <w:t>的回归系数为</w:t>
      </w:r>
      <w:r>
        <w:rPr>
          <w:rFonts w:ascii="Times New Roman" w:eastAsia="宋体" w:hAnsi="Times New Roman" w:cs="Times New Roman" w:hint="eastAsia"/>
          <w:sz w:val="21"/>
          <w:szCs w:val="21"/>
          <w14:ligatures w14:val="none"/>
        </w:rPr>
        <w:t>正</w:t>
      </w:r>
      <w:r w:rsidRPr="002A22F9">
        <w:rPr>
          <w:rFonts w:ascii="宋体" w:eastAsia="宋体" w:hAnsi="宋体" w:cs="Times New Roman"/>
          <w:sz w:val="21"/>
          <w:szCs w:val="21"/>
          <w14:ligatures w14:val="none"/>
        </w:rPr>
        <w:t>，说明</w:t>
      </w:r>
      <w:r w:rsidR="001761FD">
        <w:rPr>
          <w:rFonts w:ascii="宋体" w:eastAsia="宋体" w:hAnsi="宋体" w:cs="Times New Roman" w:hint="eastAsia"/>
          <w:sz w:val="21"/>
          <w:szCs w:val="21"/>
          <w14:ligatures w14:val="none"/>
        </w:rPr>
        <w:t>虚假财经新闻的</w:t>
      </w:r>
      <w:r w:rsidRPr="002A22F9">
        <w:rPr>
          <w:rFonts w:ascii="宋体" w:eastAsia="宋体" w:hAnsi="宋体" w:cs="Times New Roman"/>
          <w:sz w:val="21"/>
          <w:szCs w:val="21"/>
          <w14:ligatures w14:val="none"/>
        </w:rPr>
        <w:t>股吧评论的整体情绪均值</w:t>
      </w:r>
      <w:r w:rsidR="001761FD">
        <w:rPr>
          <w:rFonts w:ascii="宋体" w:eastAsia="宋体" w:hAnsi="宋体" w:cs="Times New Roman" w:hint="eastAsia"/>
          <w:sz w:val="21"/>
          <w:szCs w:val="21"/>
          <w14:ligatures w14:val="none"/>
        </w:rPr>
        <w:t>较之于真实财经新闻</w:t>
      </w:r>
      <w:r w:rsidRPr="002A22F9">
        <w:rPr>
          <w:rFonts w:ascii="宋体" w:eastAsia="宋体" w:hAnsi="宋体" w:cs="Times New Roman"/>
          <w:sz w:val="21"/>
          <w:szCs w:val="21"/>
          <w14:ligatures w14:val="none"/>
        </w:rPr>
        <w:t>越高，</w:t>
      </w:r>
      <w:r w:rsidR="001761FD">
        <w:rPr>
          <w:rFonts w:ascii="宋体" w:eastAsia="宋体" w:hAnsi="宋体" w:cs="Times New Roman" w:hint="eastAsia"/>
          <w:sz w:val="21"/>
          <w:szCs w:val="21"/>
          <w14:ligatures w14:val="none"/>
        </w:rPr>
        <w:t>即社交媒体越活跃.</w:t>
      </w:r>
      <w:r w:rsidRPr="002A22F9">
        <w:rPr>
          <w:rFonts w:ascii="宋体" w:eastAsia="宋体" w:hAnsi="宋体" w:cs="Times New Roman"/>
          <w:sz w:val="21"/>
          <w:szCs w:val="21"/>
          <w14:ligatures w14:val="none"/>
        </w:rPr>
        <w:t>在控制财务指标、行业固定效应和年份固定效应后，社交媒体情绪均值又显著正向影响短期累计异常收益率，其系数为</w:t>
      </w:r>
      <w:r>
        <w:rPr>
          <w:rFonts w:ascii="Times New Roman" w:eastAsia="宋体" w:hAnsi="Times New Roman" w:cs="Times New Roman" w:hint="eastAsia"/>
          <w:sz w:val="21"/>
          <w:szCs w:val="21"/>
          <w14:ligatures w14:val="none"/>
        </w:rPr>
        <w:t>正</w:t>
      </w:r>
      <w:r w:rsidRPr="002A22F9">
        <w:rPr>
          <w:rFonts w:ascii="宋体" w:eastAsia="宋体" w:hAnsi="宋体" w:cs="Times New Roman"/>
          <w:sz w:val="21"/>
          <w:szCs w:val="21"/>
          <w14:ligatures w14:val="none"/>
        </w:rPr>
        <w:t>，表明投资者情绪越偏多，事件窗口内的</w:t>
      </w:r>
      <w:r w:rsidR="001761FD">
        <w:rPr>
          <w:rFonts w:ascii="宋体" w:eastAsia="宋体" w:hAnsi="宋体" w:cs="Times New Roman" w:hint="eastAsia"/>
          <w:sz w:val="21"/>
          <w:szCs w:val="21"/>
          <w14:ligatures w14:val="none"/>
        </w:rPr>
        <w:t>股价波动越大</w:t>
      </w:r>
      <w:r w:rsidRPr="002A22F9">
        <w:rPr>
          <w:rFonts w:ascii="宋体" w:eastAsia="宋体" w:hAnsi="宋体" w:cs="Times New Roman"/>
          <w:sz w:val="21"/>
          <w:szCs w:val="21"/>
          <w14:ligatures w14:val="none"/>
        </w:rPr>
        <w:t>。两步回归均显著且方向一致，符合 Baron</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&amp;</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Kenny 因果链检验要求，支持本文提出的</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H</w:t>
      </w:r>
      <w:r>
        <w:rPr>
          <w:rFonts w:ascii="宋体" w:eastAsia="宋体" w:hAnsi="宋体" w:cs="Times New Roman" w:hint="eastAsia"/>
          <w:sz w:val="21"/>
          <w:szCs w:val="21"/>
          <w14:ligatures w14:val="none"/>
        </w:rPr>
        <w:t>2，即</w:t>
      </w:r>
      <w:r w:rsidR="001761FD">
        <w:rPr>
          <w:rFonts w:ascii="宋体" w:eastAsia="宋体" w:hAnsi="宋体" w:cs="Times New Roman" w:hint="eastAsia"/>
          <w:sz w:val="21"/>
          <w:szCs w:val="21"/>
          <w14:ligatures w14:val="none"/>
        </w:rPr>
        <w:t>虚假</w:t>
      </w:r>
      <w:r w:rsidRPr="002A22F9">
        <w:rPr>
          <w:rFonts w:ascii="宋体" w:eastAsia="宋体" w:hAnsi="宋体" w:cs="Times New Roman"/>
          <w:sz w:val="21"/>
          <w:szCs w:val="21"/>
          <w14:ligatures w14:val="none"/>
        </w:rPr>
        <w:t>财经新闻首先通过塑造投资者在股吧中的整体情绪取向，再经由这一舆论偏向传递至市场价格，构成“</w:t>
      </w:r>
      <w:r w:rsidR="001761FD">
        <w:rPr>
          <w:rFonts w:ascii="宋体" w:eastAsia="宋体" w:hAnsi="宋体" w:cs="Times New Roman" w:hint="eastAsia"/>
          <w:sz w:val="21"/>
          <w:szCs w:val="21"/>
          <w14:ligatures w14:val="none"/>
        </w:rPr>
        <w:t>虚假财经</w:t>
      </w:r>
      <w:r w:rsidRPr="002A22F9">
        <w:rPr>
          <w:rFonts w:ascii="宋体" w:eastAsia="宋体" w:hAnsi="宋体" w:cs="Times New Roman"/>
          <w:sz w:val="21"/>
          <w:szCs w:val="21"/>
          <w14:ligatures w14:val="none"/>
        </w:rPr>
        <w:t>新闻</w:t>
      </w:r>
      <w:r w:rsidRPr="002A22F9">
        <w:rPr>
          <w:rFonts w:ascii="Times New Roman" w:eastAsia="宋体" w:hAnsi="Times New Roman" w:cs="Times New Roman"/>
          <w:sz w:val="21"/>
          <w:szCs w:val="21"/>
          <w14:ligatures w14:val="none"/>
        </w:rPr>
        <w:t> </w:t>
      </w:r>
      <w:r w:rsidRPr="002A22F9">
        <w:rPr>
          <w:rFonts w:ascii="宋体" w:eastAsia="宋体" w:hAnsi="宋体" w:cs="宋体" w:hint="eastAsia"/>
          <w:sz w:val="21"/>
          <w:szCs w:val="21"/>
          <w14:ligatures w14:val="none"/>
        </w:rPr>
        <w:t>→</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社交媒体情绪</w:t>
      </w:r>
      <w:r w:rsidRPr="002A22F9">
        <w:rPr>
          <w:rFonts w:ascii="Times New Roman" w:eastAsia="宋体" w:hAnsi="Times New Roman" w:cs="Times New Roman"/>
          <w:sz w:val="21"/>
          <w:szCs w:val="21"/>
          <w14:ligatures w14:val="none"/>
        </w:rPr>
        <w:t> </w:t>
      </w:r>
      <w:r w:rsidRPr="002A22F9">
        <w:rPr>
          <w:rFonts w:ascii="宋体" w:eastAsia="宋体" w:hAnsi="宋体" w:cs="宋体" w:hint="eastAsia"/>
          <w:sz w:val="21"/>
          <w:szCs w:val="21"/>
          <w14:ligatures w14:val="none"/>
        </w:rPr>
        <w:t>→</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股价”的有效传导机制。</w:t>
      </w:r>
    </w:p>
    <w:p w14:paraId="5D9B841D" w14:textId="4EED1420" w:rsidR="00934A8B" w:rsidRDefault="00934A8B"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Pr>
          <w:rFonts w:ascii="Times New Roman" w:eastAsia="黑体" w:hAnsi="Times New Roman" w:cs="Times New Roman" w:hint="eastAsia"/>
          <w:b/>
          <w:kern w:val="0"/>
          <w:sz w:val="21"/>
          <w:szCs w:val="21"/>
          <w14:ligatures w14:val="none"/>
        </w:rPr>
        <w:t>4</w:t>
      </w:r>
      <w:r w:rsidR="00C949E4" w:rsidRPr="001D0093">
        <w:rPr>
          <w:rFonts w:ascii="Times New Roman" w:eastAsia="黑体" w:hAnsi="Times New Roman" w:cs="Times New Roman" w:hint="eastAsia"/>
          <w:b/>
          <w:kern w:val="0"/>
          <w:sz w:val="21"/>
          <w:szCs w:val="21"/>
          <w14:ligatures w14:val="none"/>
        </w:rPr>
        <w:t>.</w:t>
      </w:r>
      <w:r>
        <w:rPr>
          <w:rFonts w:ascii="Times New Roman" w:eastAsia="黑体" w:hAnsi="Times New Roman" w:cs="Times New Roman" w:hint="eastAsia"/>
          <w:b/>
          <w:kern w:val="0"/>
          <w:sz w:val="21"/>
          <w:szCs w:val="21"/>
          <w14:ligatures w14:val="none"/>
        </w:rPr>
        <w:t>7</w:t>
      </w:r>
      <w:r>
        <w:rPr>
          <w:rFonts w:ascii="Times New Roman" w:eastAsia="黑体" w:hAnsi="Times New Roman" w:cs="Times New Roman"/>
          <w:b/>
          <w:kern w:val="0"/>
          <w:sz w:val="21"/>
          <w:szCs w:val="21"/>
          <w14:ligatures w14:val="none"/>
        </w:rPr>
        <w:tab/>
      </w:r>
      <w:r>
        <w:rPr>
          <w:rFonts w:ascii="Times New Roman" w:eastAsia="黑体" w:hAnsi="Times New Roman" w:cs="Times New Roman" w:hint="eastAsia"/>
          <w:b/>
          <w:kern w:val="0"/>
          <w:sz w:val="21"/>
          <w:szCs w:val="21"/>
          <w14:ligatures w14:val="none"/>
        </w:rPr>
        <w:t>异质性分析</w:t>
      </w:r>
      <w:r w:rsidR="00C949E4" w:rsidRPr="001D0093">
        <w:rPr>
          <w:rFonts w:ascii="Times New Roman" w:eastAsia="黑体" w:hAnsi="Times New Roman" w:cs="Times New Roman"/>
          <w:b/>
          <w:kern w:val="0"/>
          <w:sz w:val="21"/>
          <w:szCs w:val="21"/>
          <w14:ligatures w14:val="none"/>
        </w:rPr>
        <w:t xml:space="preserve">  </w:t>
      </w:r>
    </w:p>
    <w:p w14:paraId="345E1247" w14:textId="047E83BB" w:rsidR="00934A8B" w:rsidRPr="00934A8B" w:rsidRDefault="00934A8B" w:rsidP="00934A8B">
      <w:pPr>
        <w:tabs>
          <w:tab w:val="left" w:pos="360"/>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hint="eastAsia"/>
          <w:bCs/>
          <w:sz w:val="21"/>
          <w:szCs w:val="21"/>
          <w14:ligatures w14:val="none"/>
        </w:rPr>
        <w:t>4</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7</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1</w:t>
      </w:r>
      <w:r w:rsidRPr="00C949E4">
        <w:rPr>
          <w:rFonts w:ascii="Times New Roman" w:eastAsia="宋体" w:hAnsi="Times New Roman" w:cs="Times New Roman" w:hint="eastAsia"/>
          <w:bCs/>
          <w:sz w:val="21"/>
          <w:szCs w:val="21"/>
          <w14:ligatures w14:val="none"/>
        </w:rPr>
        <w:t xml:space="preserve"> </w:t>
      </w:r>
      <w:commentRangeStart w:id="83"/>
      <w:r>
        <w:rPr>
          <w:rFonts w:ascii="Times New Roman" w:eastAsia="宋体" w:hAnsi="Times New Roman" w:cs="Times New Roman" w:hint="eastAsia"/>
          <w:bCs/>
          <w:sz w:val="21"/>
          <w:szCs w:val="21"/>
          <w14:ligatures w14:val="none"/>
        </w:rPr>
        <w:t>虚</w:t>
      </w:r>
      <w:r w:rsidRPr="00934A8B">
        <w:rPr>
          <w:rFonts w:ascii="Times New Roman" w:eastAsia="宋体" w:hAnsi="Times New Roman" w:cs="Times New Roman" w:hint="eastAsia"/>
          <w:bCs/>
          <w:sz w:val="21"/>
          <w:szCs w:val="21"/>
          <w14:ligatures w14:val="none"/>
        </w:rPr>
        <w:t>假财经新闻的文本情绪在影响上的差异</w:t>
      </w:r>
      <w:commentRangeEnd w:id="83"/>
      <w:r w:rsidR="00BA63F6">
        <w:rPr>
          <w:rStyle w:val="affa"/>
          <w:rFonts w:ascii="Times New Roman" w:eastAsia="宋体" w:hAnsi="Times New Roman" w:cs="Times New Roman"/>
          <w14:ligatures w14:val="none"/>
        </w:rPr>
        <w:commentReference w:id="83"/>
      </w:r>
    </w:p>
    <w:p w14:paraId="1C830066" w14:textId="17F00D08" w:rsidR="00C949E4" w:rsidRPr="00C949E4" w:rsidRDefault="00934A8B" w:rsidP="00C949E4">
      <w:pPr>
        <w:tabs>
          <w:tab w:val="left" w:pos="357"/>
        </w:tabs>
        <w:overflowPunct w:val="0"/>
        <w:spacing w:after="0" w:line="240" w:lineRule="auto"/>
        <w:jc w:val="both"/>
        <w:rPr>
          <w:rFonts w:ascii="宋体" w:eastAsia="宋体" w:hAnsi="宋体" w:cs="Times New Roman"/>
          <w:sz w:val="21"/>
          <w:szCs w:val="21"/>
          <w14:ligatures w14:val="none"/>
        </w:rPr>
      </w:pPr>
      <w:r>
        <w:rPr>
          <w:rFonts w:ascii="宋体" w:eastAsia="宋体" w:hAnsi="宋体" w:cs="Times New Roman"/>
          <w:sz w:val="21"/>
          <w:szCs w:val="21"/>
          <w14:ligatures w14:val="none"/>
        </w:rPr>
        <w:tab/>
      </w:r>
      <w:r w:rsidR="00C949E4" w:rsidRPr="00C949E4">
        <w:rPr>
          <w:rFonts w:ascii="宋体" w:eastAsia="宋体" w:hAnsi="宋体" w:cs="Times New Roman" w:hint="eastAsia"/>
          <w:sz w:val="21"/>
          <w:szCs w:val="21"/>
          <w14:ligatures w14:val="none"/>
        </w:rPr>
        <w:t>上面的研究已经表明，虚假财经新闻较之于真实财经新闻对股价异常收益率的影响更为显著。由于上文的估计是由双重差分得出的，并不包含新闻文本</w:t>
      </w:r>
      <w:r w:rsidR="00E25C7A">
        <w:rPr>
          <w:rFonts w:ascii="宋体" w:eastAsia="宋体" w:hAnsi="宋体" w:cs="Times New Roman" w:hint="eastAsia"/>
          <w:sz w:val="21"/>
          <w:szCs w:val="21"/>
          <w14:ligatures w14:val="none"/>
        </w:rPr>
        <w:t>情感</w:t>
      </w:r>
      <w:r w:rsidR="00C949E4" w:rsidRPr="00C949E4">
        <w:rPr>
          <w:rFonts w:ascii="宋体" w:eastAsia="宋体" w:hAnsi="宋体" w:cs="Times New Roman" w:hint="eastAsia"/>
          <w:sz w:val="21"/>
          <w:szCs w:val="21"/>
          <w14:ligatures w14:val="none"/>
        </w:rPr>
        <w:t>，因此本文基于基准回归，加入</w:t>
      </w:r>
      <w:r w:rsidR="001761FD">
        <w:rPr>
          <w:rFonts w:ascii="宋体" w:eastAsia="宋体" w:hAnsi="宋体" w:cs="Times New Roman" w:hint="eastAsia"/>
          <w:sz w:val="21"/>
          <w:szCs w:val="21"/>
          <w14:ligatures w14:val="none"/>
        </w:rPr>
        <w:t>新闻情绪</w:t>
      </w:r>
      <w:r w:rsidR="00C949E4" w:rsidRPr="00C949E4">
        <w:rPr>
          <w:rFonts w:ascii="宋体" w:eastAsia="宋体" w:hAnsi="宋体" w:cs="Times New Roman" w:hint="eastAsia"/>
          <w:sz w:val="21"/>
          <w:szCs w:val="21"/>
          <w14:ligatures w14:val="none"/>
        </w:rPr>
        <w:t>作为调节变量。由于调节变量为虚拟变量，根据江艇（2022），构建如下模型：</w:t>
      </w:r>
    </w:p>
    <w:p w14:paraId="39E44D29" w14:textId="09585428" w:rsidR="00C949E4" w:rsidRPr="00FF17C0" w:rsidRDefault="0078300E" w:rsidP="00C949E4">
      <w:pPr>
        <w:tabs>
          <w:tab w:val="left" w:pos="357"/>
        </w:tabs>
        <w:overflowPunct w:val="0"/>
        <w:spacing w:after="0" w:line="240" w:lineRule="auto"/>
        <w:jc w:val="both"/>
        <w:rPr>
          <w:rFonts w:ascii="宋体" w:eastAsia="宋体" w:hAnsi="宋体" w:cs="Times New Roman"/>
          <w:sz w:val="18"/>
          <w:szCs w:val="20"/>
          <w14:ligatures w14:val="none"/>
        </w:rPr>
      </w:pPr>
      <m:oMathPara>
        <m:oMath>
          <m:eqArr>
            <m:eqArrPr>
              <m:maxDist m:val="1"/>
              <m:ctrlPr>
                <w:rPr>
                  <w:rFonts w:ascii="Cambria Math" w:eastAsia="宋体" w:hAnsi="Cambria Math" w:cs="Times New Roman"/>
                  <w:iCs/>
                  <w:sz w:val="18"/>
                  <w:szCs w:val="20"/>
                  <w14:ligatures w14:val="none"/>
                </w:rPr>
              </m:ctrlPr>
            </m:eqArrPr>
            <m:e>
              <m:r>
                <w:rPr>
                  <w:rFonts w:ascii="Cambria Math" w:eastAsia="宋体" w:hAnsi="Cambria Math" w:cs="Times New Roman"/>
                  <w:sz w:val="18"/>
                  <w:szCs w:val="20"/>
                  <w14:ligatures w14:val="none"/>
                </w:rPr>
                <m:t>CAR=</m:t>
              </m:r>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0</m:t>
                  </m:r>
                </m:sub>
              </m:sSub>
              <m:r>
                <w:rPr>
                  <w:rFonts w:ascii="Cambria Math" w:eastAsia="宋体" w:hAnsi="Cambria Math" w:cs="Times New Roman"/>
                  <w:sz w:val="18"/>
                  <w:szCs w:val="20"/>
                  <w14:ligatures w14:val="none"/>
                </w:rPr>
                <m:t>+</m:t>
              </m:r>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1</m:t>
                  </m:r>
                </m:sub>
              </m:sSub>
              <m:r>
                <w:rPr>
                  <w:rFonts w:ascii="Cambria Math" w:eastAsia="宋体" w:hAnsi="Cambria Math" w:cs="Times New Roman"/>
                  <w:sz w:val="18"/>
                  <w:szCs w:val="20"/>
                  <w14:ligatures w14:val="none"/>
                </w:rPr>
                <m:t>sentiment+</m:t>
              </m:r>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2</m:t>
                  </m:r>
                </m:sub>
              </m:sSub>
              <m:r>
                <w:rPr>
                  <w:rFonts w:ascii="Cambria Math" w:eastAsia="宋体" w:hAnsi="Cambria Math" w:cs="Times New Roman"/>
                  <w:sz w:val="18"/>
                  <w:szCs w:val="20"/>
                  <w14:ligatures w14:val="none"/>
                </w:rPr>
                <m:t>false+</m:t>
              </m:r>
              <m:ctrlPr>
                <w:rPr>
                  <w:rFonts w:ascii="Cambria Math" w:eastAsia="Cambria Math" w:hAnsi="Cambria Math" w:cs="Cambria Math"/>
                  <w:i/>
                  <w:iCs/>
                  <w:sz w:val="18"/>
                  <w:szCs w:val="20"/>
                  <w14:ligatures w14:val="none"/>
                </w:rPr>
              </m:ctrlPr>
            </m:e>
            <m:e>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3</m:t>
                  </m:r>
                </m:sub>
              </m:sSub>
              <m:r>
                <w:rPr>
                  <w:rFonts w:ascii="Cambria Math" w:eastAsia="宋体" w:hAnsi="Cambria Math" w:cs="Times New Roman"/>
                  <w:sz w:val="18"/>
                  <w:szCs w:val="20"/>
                  <w14:ligatures w14:val="none"/>
                </w:rPr>
                <m:t>sentiment×false+ϵ#</m:t>
              </m:r>
              <m:d>
                <m:dPr>
                  <m:ctrlPr>
                    <w:rPr>
                      <w:rFonts w:ascii="Cambria Math" w:eastAsia="宋体" w:hAnsi="Cambria Math" w:cs="Times New Roman"/>
                      <w:iCs/>
                      <w:sz w:val="18"/>
                      <w:szCs w:val="20"/>
                      <w14:ligatures w14:val="none"/>
                    </w:rPr>
                  </m:ctrlPr>
                </m:dPr>
                <m:e>
                  <m:r>
                    <m:rPr>
                      <m:sty m:val="p"/>
                    </m:rPr>
                    <w:rPr>
                      <w:rFonts w:ascii="Cambria Math" w:eastAsia="宋体" w:hAnsi="Cambria Math" w:cs="Times New Roman"/>
                      <w:sz w:val="18"/>
                      <w:szCs w:val="20"/>
                      <w14:ligatures w14:val="none"/>
                    </w:rPr>
                    <m:t>9</m:t>
                  </m:r>
                </m:e>
              </m:d>
              <m:ctrlPr>
                <w:rPr>
                  <w:rFonts w:ascii="Cambria Math" w:eastAsia="宋体" w:hAnsi="Cambria Math" w:cs="Times New Roman"/>
                  <w:i/>
                  <w:sz w:val="18"/>
                  <w:szCs w:val="20"/>
                  <w14:ligatures w14:val="none"/>
                </w:rPr>
              </m:ctrlPr>
            </m:e>
          </m:eqArr>
        </m:oMath>
      </m:oMathPara>
    </w:p>
    <w:p w14:paraId="648A6313" w14:textId="312D3E21" w:rsidR="00934A8B" w:rsidRPr="00C949E4" w:rsidRDefault="00C949E4" w:rsidP="00C949E4">
      <w:pPr>
        <w:tabs>
          <w:tab w:val="left" w:pos="357"/>
        </w:tabs>
        <w:overflowPunct w:val="0"/>
        <w:spacing w:after="0" w:line="240" w:lineRule="auto"/>
        <w:jc w:val="both"/>
        <w:rPr>
          <w:rFonts w:ascii="宋体" w:eastAsia="宋体" w:hAnsi="宋体" w:cs="Times New Roman"/>
          <w:sz w:val="21"/>
          <w:szCs w:val="21"/>
          <w14:ligatures w14:val="none"/>
        </w:rPr>
      </w:pPr>
      <w:r w:rsidRPr="00C949E4">
        <w:rPr>
          <w:rFonts w:ascii="宋体" w:eastAsia="宋体" w:hAnsi="宋体" w:cs="Times New Roman" w:hint="eastAsia"/>
          <w:sz w:val="21"/>
          <w:szCs w:val="21"/>
          <w14:ligatures w14:val="none"/>
        </w:rPr>
        <w:t>其中，</w:t>
      </w:r>
      <m:oMath>
        <m:r>
          <w:rPr>
            <w:rFonts w:ascii="Cambria Math" w:eastAsia="宋体" w:hAnsi="Cambria Math" w:cs="Times New Roman" w:hint="eastAsia"/>
            <w:sz w:val="21"/>
            <w:szCs w:val="21"/>
            <w14:ligatures w14:val="none"/>
          </w:rPr>
          <m:t>sentiment</m:t>
        </m:r>
      </m:oMath>
      <w:r w:rsidRPr="00C949E4">
        <w:rPr>
          <w:rFonts w:ascii="宋体" w:eastAsia="宋体" w:hAnsi="宋体" w:cs="Times New Roman" w:hint="eastAsia"/>
          <w:sz w:val="21"/>
          <w:szCs w:val="21"/>
          <w14:ligatures w14:val="none"/>
        </w:rPr>
        <w:t>表示新闻文本情绪，</w:t>
      </w:r>
      <w:r w:rsidR="00934A8B">
        <w:rPr>
          <w:rFonts w:ascii="Cambria Math" w:eastAsia="宋体" w:hAnsi="Cambria Math" w:cs="Times New Roman"/>
          <w:i/>
          <w:sz w:val="21"/>
          <w:szCs w:val="21"/>
          <w14:ligatures w14:val="none"/>
        </w:rPr>
        <w:t xml:space="preserve"> </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γ</m:t>
            </m:r>
          </m:e>
          <m:sub>
            <m:r>
              <w:rPr>
                <w:rFonts w:ascii="Cambria Math" w:eastAsia="宋体" w:hAnsi="Cambria Math" w:cs="Times New Roman"/>
                <w:sz w:val="21"/>
                <w:szCs w:val="21"/>
                <w14:ligatures w14:val="none"/>
              </w:rPr>
              <m:t>2</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γ</m:t>
            </m:r>
          </m:e>
          <m:sub>
            <m:r>
              <w:rPr>
                <w:rFonts w:ascii="Cambria Math" w:eastAsia="宋体" w:hAnsi="Cambria Math" w:cs="Times New Roman"/>
                <w:sz w:val="21"/>
                <w:szCs w:val="21"/>
                <w14:ligatures w14:val="none"/>
              </w:rPr>
              <m:t>3</m:t>
            </m:r>
          </m:sub>
        </m:sSub>
      </m:oMath>
      <w:r w:rsidRPr="00C949E4">
        <w:rPr>
          <w:rFonts w:ascii="宋体" w:eastAsia="宋体" w:hAnsi="宋体" w:cs="Times New Roman" w:hint="eastAsia"/>
          <w:sz w:val="21"/>
          <w:szCs w:val="21"/>
          <w14:ligatures w14:val="none"/>
        </w:rPr>
        <w:t>显示了两个组的因果效应。同样地，为验证财经</w:t>
      </w:r>
      <w:r w:rsidR="00934A8B">
        <w:rPr>
          <w:rFonts w:ascii="宋体" w:eastAsia="宋体" w:hAnsi="宋体" w:cs="Times New Roman" w:hint="eastAsia"/>
          <w:sz w:val="21"/>
          <w:szCs w:val="21"/>
          <w14:ligatures w14:val="none"/>
        </w:rPr>
        <w:t>新闻情绪</w:t>
      </w:r>
      <w:r w:rsidRPr="00C949E4">
        <w:rPr>
          <w:rFonts w:ascii="宋体" w:eastAsia="宋体" w:hAnsi="宋体" w:cs="Times New Roman" w:hint="eastAsia"/>
          <w:sz w:val="21"/>
          <w:szCs w:val="21"/>
          <w14:ligatures w14:val="none"/>
        </w:rPr>
        <w:t>是否存在对社交媒体情绪在影响上差异，也构建类似的方程。上述回归所得结果如</w:t>
      </w:r>
      <w:commentRangeStart w:id="84"/>
      <w:r w:rsidRPr="00C949E4">
        <w:rPr>
          <w:rFonts w:ascii="宋体" w:eastAsia="宋体" w:hAnsi="宋体" w:cs="Times New Roman" w:hint="eastAsia"/>
          <w:sz w:val="21"/>
          <w:szCs w:val="21"/>
          <w14:ligatures w14:val="none"/>
        </w:rPr>
        <w:t>表7：</w:t>
      </w:r>
      <w:commentRangeEnd w:id="84"/>
      <w:r w:rsidR="00BA63F6">
        <w:rPr>
          <w:rStyle w:val="affa"/>
          <w:rFonts w:ascii="Times New Roman" w:eastAsia="宋体" w:hAnsi="Times New Roman" w:cs="Times New Roman"/>
          <w14:ligatures w14:val="none"/>
        </w:rPr>
        <w:commentReference w:id="84"/>
      </w:r>
    </w:p>
    <w:tbl>
      <w:tblPr>
        <w:tblStyle w:val="aff4"/>
        <w:tblpPr w:leftFromText="180" w:rightFromText="180" w:vertAnchor="text" w:horzAnchor="margin" w:tblpY="9"/>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26"/>
        <w:gridCol w:w="1276"/>
        <w:gridCol w:w="1275"/>
      </w:tblGrid>
      <w:tr w:rsidR="00934A8B" w:rsidRPr="00C949E4" w14:paraId="4B4A6C8B" w14:textId="77777777" w:rsidTr="00934A8B">
        <w:tc>
          <w:tcPr>
            <w:tcW w:w="4077" w:type="dxa"/>
            <w:gridSpan w:val="3"/>
            <w:tcBorders>
              <w:top w:val="single" w:sz="4" w:space="0" w:color="auto"/>
              <w:bottom w:val="single" w:sz="4" w:space="0" w:color="auto"/>
            </w:tcBorders>
          </w:tcPr>
          <w:p w14:paraId="22D7C918" w14:textId="4014B313" w:rsidR="00934A8B" w:rsidRPr="00C949E4" w:rsidRDefault="00934A8B" w:rsidP="00934A8B">
            <w:pPr>
              <w:tabs>
                <w:tab w:val="left" w:pos="357"/>
              </w:tabs>
              <w:overflowPunct w:val="0"/>
              <w:jc w:val="center"/>
              <w:rPr>
                <w:rFonts w:ascii="宋体" w:hAnsi="宋体"/>
                <w:iCs/>
                <w:sz w:val="21"/>
                <w:szCs w:val="21"/>
              </w:rPr>
            </w:pPr>
            <w:r w:rsidRPr="00C949E4">
              <w:rPr>
                <w:rFonts w:ascii="宋体" w:hAnsi="宋体" w:hint="eastAsia"/>
                <w:iCs/>
                <w:sz w:val="21"/>
                <w:szCs w:val="21"/>
              </w:rPr>
              <w:t xml:space="preserve">表7 </w:t>
            </w:r>
            <w:r>
              <w:rPr>
                <w:rFonts w:ascii="宋体" w:hAnsi="宋体" w:hint="eastAsia"/>
                <w:iCs/>
                <w:sz w:val="21"/>
                <w:szCs w:val="21"/>
              </w:rPr>
              <w:t>虚</w:t>
            </w:r>
            <w:r w:rsidRPr="00C949E4">
              <w:rPr>
                <w:rFonts w:ascii="宋体" w:hAnsi="宋体" w:hint="eastAsia"/>
                <w:iCs/>
                <w:sz w:val="21"/>
                <w:szCs w:val="21"/>
              </w:rPr>
              <w:t>假财经新闻与情绪</w:t>
            </w:r>
          </w:p>
        </w:tc>
      </w:tr>
      <w:tr w:rsidR="00934A8B" w:rsidRPr="00C949E4" w14:paraId="613ED3B4" w14:textId="77777777" w:rsidTr="00934A8B">
        <w:tc>
          <w:tcPr>
            <w:tcW w:w="1526" w:type="dxa"/>
            <w:tcBorders>
              <w:top w:val="single" w:sz="4" w:space="0" w:color="auto"/>
              <w:bottom w:val="single" w:sz="4" w:space="0" w:color="auto"/>
            </w:tcBorders>
          </w:tcPr>
          <w:p w14:paraId="0132EDA3" w14:textId="77777777" w:rsidR="00934A8B" w:rsidRPr="00C949E4" w:rsidRDefault="00934A8B" w:rsidP="00934A8B">
            <w:pPr>
              <w:tabs>
                <w:tab w:val="left" w:pos="357"/>
              </w:tabs>
              <w:overflowPunct w:val="0"/>
              <w:jc w:val="center"/>
              <w:rPr>
                <w:rFonts w:ascii="宋体" w:hAnsi="宋体"/>
                <w:iCs/>
                <w:sz w:val="21"/>
                <w:szCs w:val="21"/>
              </w:rPr>
            </w:pPr>
            <w:r w:rsidRPr="00C949E4">
              <w:rPr>
                <w:rFonts w:ascii="宋体" w:hAnsi="宋体" w:hint="eastAsia"/>
                <w:iCs/>
                <w:sz w:val="21"/>
                <w:szCs w:val="21"/>
              </w:rPr>
              <w:lastRenderedPageBreak/>
              <w:t>变量</w:t>
            </w:r>
          </w:p>
        </w:tc>
        <w:tc>
          <w:tcPr>
            <w:tcW w:w="1276" w:type="dxa"/>
            <w:tcBorders>
              <w:top w:val="single" w:sz="4" w:space="0" w:color="auto"/>
              <w:bottom w:val="single" w:sz="4" w:space="0" w:color="auto"/>
            </w:tcBorders>
          </w:tcPr>
          <w:p w14:paraId="19D3313A" w14:textId="77777777" w:rsidR="00934A8B" w:rsidRPr="00C949E4" w:rsidRDefault="00934A8B" w:rsidP="00934A8B">
            <w:pPr>
              <w:tabs>
                <w:tab w:val="left" w:pos="357"/>
              </w:tabs>
              <w:overflowPunct w:val="0"/>
              <w:rPr>
                <w:rFonts w:ascii="宋体" w:hAnsi="宋体"/>
                <w:iCs/>
                <w:sz w:val="21"/>
                <w:szCs w:val="21"/>
              </w:rPr>
            </w:pPr>
            <w:r w:rsidRPr="00C949E4">
              <w:rPr>
                <w:rFonts w:ascii="宋体" w:hAnsi="宋体" w:hint="eastAsia"/>
                <w:iCs/>
                <w:sz w:val="21"/>
                <w:szCs w:val="21"/>
              </w:rPr>
              <w:t>CAR</w:t>
            </w:r>
          </w:p>
        </w:tc>
        <w:tc>
          <w:tcPr>
            <w:tcW w:w="1275" w:type="dxa"/>
            <w:tcBorders>
              <w:top w:val="single" w:sz="4" w:space="0" w:color="auto"/>
              <w:bottom w:val="single" w:sz="4" w:space="0" w:color="auto"/>
            </w:tcBorders>
          </w:tcPr>
          <w:p w14:paraId="56143B96" w14:textId="77777777" w:rsidR="00934A8B" w:rsidRPr="00C949E4" w:rsidRDefault="00934A8B" w:rsidP="00934A8B">
            <w:pPr>
              <w:tabs>
                <w:tab w:val="left" w:pos="357"/>
              </w:tabs>
              <w:overflowPunct w:val="0"/>
              <w:rPr>
                <w:rFonts w:ascii="宋体" w:hAnsi="宋体"/>
                <w:iCs/>
                <w:sz w:val="21"/>
                <w:szCs w:val="21"/>
              </w:rPr>
            </w:pPr>
            <w:r w:rsidRPr="00C949E4">
              <w:rPr>
                <w:rFonts w:ascii="宋体" w:hAnsi="宋体" w:hint="eastAsia"/>
                <w:iCs/>
                <w:sz w:val="21"/>
                <w:szCs w:val="21"/>
              </w:rPr>
              <w:t>Mean</w:t>
            </w:r>
          </w:p>
        </w:tc>
      </w:tr>
      <w:tr w:rsidR="00934A8B" w:rsidRPr="00C949E4" w14:paraId="49D50BD7" w14:textId="77777777" w:rsidTr="00934A8B">
        <w:tc>
          <w:tcPr>
            <w:tcW w:w="1526" w:type="dxa"/>
            <w:tcBorders>
              <w:top w:val="single" w:sz="4" w:space="0" w:color="auto"/>
            </w:tcBorders>
          </w:tcPr>
          <w:p w14:paraId="424C7941" w14:textId="5F94AF85" w:rsidR="00934A8B" w:rsidRPr="00C949E4" w:rsidRDefault="00934A8B" w:rsidP="00934A8B">
            <w:pPr>
              <w:tabs>
                <w:tab w:val="left" w:pos="357"/>
              </w:tabs>
              <w:overflowPunct w:val="0"/>
              <w:jc w:val="center"/>
              <w:rPr>
                <w:rFonts w:ascii="宋体" w:hAnsi="宋体"/>
                <w:iCs/>
                <w:sz w:val="21"/>
                <w:szCs w:val="21"/>
              </w:rPr>
            </w:pPr>
            <m:oMathPara>
              <m:oMath>
                <m:r>
                  <w:rPr>
                    <w:rFonts w:ascii="Cambria Math" w:hAnsi="Cambria Math" w:hint="eastAsia"/>
                    <w:sz w:val="21"/>
                    <w:szCs w:val="21"/>
                  </w:rPr>
                  <m:t>sentiment</m:t>
                </m:r>
              </m:oMath>
            </m:oMathPara>
          </w:p>
        </w:tc>
        <w:tc>
          <w:tcPr>
            <w:tcW w:w="1276" w:type="dxa"/>
            <w:tcBorders>
              <w:top w:val="single" w:sz="4" w:space="0" w:color="auto"/>
            </w:tcBorders>
          </w:tcPr>
          <w:p w14:paraId="0AD49CCA" w14:textId="77777777" w:rsidR="00934A8B" w:rsidRDefault="00934A8B" w:rsidP="00934A8B">
            <w:pPr>
              <w:tabs>
                <w:tab w:val="left" w:pos="357"/>
              </w:tabs>
              <w:overflowPunct w:val="0"/>
              <w:rPr>
                <w:iCs/>
                <w:sz w:val="21"/>
                <w:szCs w:val="21"/>
              </w:rPr>
            </w:pPr>
            <w:r w:rsidRPr="00CD2084">
              <w:rPr>
                <w:iCs/>
                <w:sz w:val="21"/>
                <w:szCs w:val="21"/>
              </w:rPr>
              <w:t>0.0269***</w:t>
            </w:r>
          </w:p>
          <w:p w14:paraId="198FB39F" w14:textId="77777777" w:rsidR="00934A8B" w:rsidRPr="00CD2084" w:rsidRDefault="00934A8B" w:rsidP="00934A8B">
            <w:pPr>
              <w:tabs>
                <w:tab w:val="left" w:pos="357"/>
              </w:tabs>
              <w:overflowPunct w:val="0"/>
              <w:rPr>
                <w:iCs/>
                <w:sz w:val="21"/>
                <w:szCs w:val="21"/>
              </w:rPr>
            </w:pPr>
            <w:r>
              <w:rPr>
                <w:rFonts w:hint="eastAsia"/>
                <w:iCs/>
                <w:sz w:val="21"/>
                <w:szCs w:val="21"/>
              </w:rPr>
              <w:t>(</w:t>
            </w:r>
            <w:r w:rsidRPr="00B93FDE">
              <w:rPr>
                <w:rFonts w:hint="eastAsia"/>
                <w:iCs/>
                <w:sz w:val="21"/>
                <w:szCs w:val="21"/>
              </w:rPr>
              <w:t>0.007</w:t>
            </w:r>
            <w:r>
              <w:rPr>
                <w:rFonts w:hint="eastAsia"/>
                <w:iCs/>
                <w:sz w:val="21"/>
                <w:szCs w:val="21"/>
              </w:rPr>
              <w:t>)</w:t>
            </w:r>
          </w:p>
        </w:tc>
        <w:tc>
          <w:tcPr>
            <w:tcW w:w="1275" w:type="dxa"/>
            <w:tcBorders>
              <w:top w:val="single" w:sz="4" w:space="0" w:color="auto"/>
            </w:tcBorders>
          </w:tcPr>
          <w:p w14:paraId="38EAA41E" w14:textId="77777777" w:rsidR="00934A8B" w:rsidRPr="00CD2084" w:rsidRDefault="00934A8B" w:rsidP="00934A8B">
            <w:pPr>
              <w:tabs>
                <w:tab w:val="left" w:pos="357"/>
              </w:tabs>
              <w:overflowPunct w:val="0"/>
              <w:rPr>
                <w:iCs/>
                <w:sz w:val="21"/>
                <w:szCs w:val="21"/>
              </w:rPr>
            </w:pPr>
            <w:r w:rsidRPr="00CD2084">
              <w:rPr>
                <w:iCs/>
                <w:sz w:val="21"/>
                <w:szCs w:val="21"/>
              </w:rPr>
              <w:t>0.0594***</w:t>
            </w:r>
          </w:p>
          <w:p w14:paraId="1CA6E612" w14:textId="77777777" w:rsidR="00934A8B" w:rsidRPr="00CD2084" w:rsidRDefault="00934A8B" w:rsidP="00934A8B">
            <w:pPr>
              <w:tabs>
                <w:tab w:val="left" w:pos="357"/>
              </w:tabs>
              <w:overflowPunct w:val="0"/>
              <w:rPr>
                <w:iCs/>
                <w:sz w:val="21"/>
                <w:szCs w:val="21"/>
              </w:rPr>
            </w:pPr>
            <w:r w:rsidRPr="00CD2084">
              <w:rPr>
                <w:iCs/>
                <w:sz w:val="21"/>
                <w:szCs w:val="21"/>
              </w:rPr>
              <w:t>(0.009)</w:t>
            </w:r>
          </w:p>
        </w:tc>
      </w:tr>
      <w:tr w:rsidR="00934A8B" w:rsidRPr="00C949E4" w14:paraId="41BCCDC1" w14:textId="77777777" w:rsidTr="00934A8B">
        <w:tc>
          <w:tcPr>
            <w:tcW w:w="1526" w:type="dxa"/>
          </w:tcPr>
          <w:p w14:paraId="0D342601" w14:textId="7B40B84D" w:rsidR="00934A8B" w:rsidRPr="00C949E4" w:rsidRDefault="00934A8B" w:rsidP="00934A8B">
            <w:pPr>
              <w:tabs>
                <w:tab w:val="left" w:pos="357"/>
              </w:tabs>
              <w:overflowPunct w:val="0"/>
              <w:jc w:val="center"/>
              <w:rPr>
                <w:rFonts w:ascii="宋体" w:hAnsi="宋体"/>
                <w:iCs/>
                <w:sz w:val="21"/>
                <w:szCs w:val="21"/>
              </w:rPr>
            </w:pPr>
            <m:oMathPara>
              <m:oMath>
                <m:r>
                  <w:rPr>
                    <w:rFonts w:ascii="Cambria Math" w:hAnsi="Cambria Math"/>
                    <w:sz w:val="21"/>
                    <w:szCs w:val="21"/>
                  </w:rPr>
                  <m:t>false</m:t>
                </m:r>
              </m:oMath>
            </m:oMathPara>
          </w:p>
        </w:tc>
        <w:tc>
          <w:tcPr>
            <w:tcW w:w="1276" w:type="dxa"/>
          </w:tcPr>
          <w:p w14:paraId="24A2A13F" w14:textId="77777777" w:rsidR="00934A8B" w:rsidRDefault="00934A8B" w:rsidP="00934A8B">
            <w:pPr>
              <w:tabs>
                <w:tab w:val="left" w:pos="357"/>
              </w:tabs>
              <w:overflowPunct w:val="0"/>
              <w:rPr>
                <w:iCs/>
                <w:sz w:val="21"/>
                <w:szCs w:val="21"/>
              </w:rPr>
            </w:pPr>
            <w:r w:rsidRPr="00CD2084">
              <w:rPr>
                <w:iCs/>
                <w:sz w:val="21"/>
                <w:szCs w:val="21"/>
              </w:rPr>
              <w:t>0.098</w:t>
            </w:r>
          </w:p>
          <w:p w14:paraId="0E10C029" w14:textId="77777777" w:rsidR="00934A8B" w:rsidRPr="00CD2084" w:rsidRDefault="00934A8B" w:rsidP="00934A8B">
            <w:pPr>
              <w:tabs>
                <w:tab w:val="left" w:pos="357"/>
              </w:tabs>
              <w:overflowPunct w:val="0"/>
              <w:rPr>
                <w:iCs/>
                <w:sz w:val="21"/>
                <w:szCs w:val="21"/>
              </w:rPr>
            </w:pPr>
            <w:r>
              <w:rPr>
                <w:rFonts w:hint="eastAsia"/>
                <w:iCs/>
                <w:sz w:val="21"/>
                <w:szCs w:val="21"/>
              </w:rPr>
              <w:t>(</w:t>
            </w:r>
            <w:r w:rsidRPr="00B93FDE">
              <w:rPr>
                <w:rFonts w:hint="eastAsia"/>
                <w:iCs/>
                <w:sz w:val="21"/>
                <w:szCs w:val="21"/>
              </w:rPr>
              <w:t>0.012</w:t>
            </w:r>
            <w:r>
              <w:rPr>
                <w:rFonts w:hint="eastAsia"/>
                <w:iCs/>
                <w:sz w:val="21"/>
                <w:szCs w:val="21"/>
              </w:rPr>
              <w:t>)</w:t>
            </w:r>
          </w:p>
        </w:tc>
        <w:tc>
          <w:tcPr>
            <w:tcW w:w="1275" w:type="dxa"/>
          </w:tcPr>
          <w:p w14:paraId="33A8A94E" w14:textId="2493A1CB" w:rsidR="00934A8B" w:rsidRDefault="00934A8B" w:rsidP="00934A8B">
            <w:pPr>
              <w:tabs>
                <w:tab w:val="left" w:pos="357"/>
              </w:tabs>
              <w:overflowPunct w:val="0"/>
              <w:rPr>
                <w:iCs/>
                <w:sz w:val="21"/>
                <w:szCs w:val="21"/>
              </w:rPr>
            </w:pPr>
            <w:r w:rsidRPr="00CD2084">
              <w:rPr>
                <w:iCs/>
                <w:sz w:val="21"/>
                <w:szCs w:val="21"/>
              </w:rPr>
              <w:t>0.0294</w:t>
            </w:r>
          </w:p>
          <w:p w14:paraId="6873E8F4" w14:textId="77777777" w:rsidR="00934A8B" w:rsidRPr="00CD2084" w:rsidRDefault="00934A8B" w:rsidP="00934A8B">
            <w:pPr>
              <w:tabs>
                <w:tab w:val="left" w:pos="357"/>
              </w:tabs>
              <w:overflowPunct w:val="0"/>
              <w:rPr>
                <w:iCs/>
                <w:sz w:val="21"/>
                <w:szCs w:val="21"/>
              </w:rPr>
            </w:pPr>
            <w:r>
              <w:rPr>
                <w:rFonts w:hint="eastAsia"/>
                <w:iCs/>
                <w:sz w:val="21"/>
                <w:szCs w:val="21"/>
              </w:rPr>
              <w:t>(</w:t>
            </w:r>
            <w:r w:rsidRPr="00CD2084">
              <w:rPr>
                <w:rFonts w:hint="eastAsia"/>
                <w:iCs/>
                <w:sz w:val="21"/>
                <w:szCs w:val="21"/>
              </w:rPr>
              <w:t>0.016</w:t>
            </w:r>
            <w:r>
              <w:rPr>
                <w:rFonts w:hint="eastAsia"/>
                <w:iCs/>
                <w:sz w:val="21"/>
                <w:szCs w:val="21"/>
              </w:rPr>
              <w:t>)</w:t>
            </w:r>
          </w:p>
        </w:tc>
      </w:tr>
      <w:tr w:rsidR="00934A8B" w:rsidRPr="00C949E4" w14:paraId="661D9AE9" w14:textId="77777777" w:rsidTr="00934A8B">
        <w:tc>
          <w:tcPr>
            <w:tcW w:w="1526" w:type="dxa"/>
          </w:tcPr>
          <w:p w14:paraId="032E3B49" w14:textId="29791126" w:rsidR="00934A8B" w:rsidRPr="00C949E4" w:rsidRDefault="00934A8B" w:rsidP="00934A8B">
            <w:pPr>
              <w:tabs>
                <w:tab w:val="left" w:pos="357"/>
              </w:tabs>
              <w:overflowPunct w:val="0"/>
              <w:jc w:val="center"/>
              <w:rPr>
                <w:rFonts w:ascii="宋体" w:hAnsi="宋体"/>
                <w:iCs/>
                <w:sz w:val="21"/>
                <w:szCs w:val="21"/>
              </w:rPr>
            </w:pPr>
            <m:oMathPara>
              <m:oMath>
                <m:r>
                  <w:rPr>
                    <w:rFonts w:ascii="Cambria Math" w:hAnsi="Cambria Math"/>
                    <w:sz w:val="21"/>
                    <w:szCs w:val="21"/>
                  </w:rPr>
                  <m:t>sentiment×false</m:t>
                </m:r>
              </m:oMath>
            </m:oMathPara>
          </w:p>
        </w:tc>
        <w:tc>
          <w:tcPr>
            <w:tcW w:w="1276" w:type="dxa"/>
          </w:tcPr>
          <w:p w14:paraId="1FA50EA7" w14:textId="77777777" w:rsidR="00934A8B" w:rsidRDefault="00934A8B" w:rsidP="00934A8B">
            <w:pPr>
              <w:tabs>
                <w:tab w:val="left" w:pos="357"/>
              </w:tabs>
              <w:overflowPunct w:val="0"/>
              <w:rPr>
                <w:iCs/>
                <w:sz w:val="21"/>
                <w:szCs w:val="21"/>
              </w:rPr>
            </w:pPr>
            <w:r w:rsidRPr="00CD2084">
              <w:rPr>
                <w:iCs/>
                <w:sz w:val="21"/>
                <w:szCs w:val="21"/>
              </w:rPr>
              <w:t>0.0170</w:t>
            </w:r>
          </w:p>
          <w:p w14:paraId="1A2FD9D0" w14:textId="77777777" w:rsidR="00934A8B" w:rsidRPr="00CD2084" w:rsidRDefault="00934A8B" w:rsidP="00934A8B">
            <w:pPr>
              <w:tabs>
                <w:tab w:val="left" w:pos="357"/>
              </w:tabs>
              <w:overflowPunct w:val="0"/>
              <w:rPr>
                <w:iCs/>
                <w:sz w:val="21"/>
                <w:szCs w:val="21"/>
              </w:rPr>
            </w:pPr>
            <w:r>
              <w:rPr>
                <w:rFonts w:hint="eastAsia"/>
                <w:iCs/>
                <w:sz w:val="21"/>
                <w:szCs w:val="21"/>
              </w:rPr>
              <w:t>(</w:t>
            </w:r>
            <w:r w:rsidRPr="00B93FDE">
              <w:rPr>
                <w:rFonts w:hint="eastAsia"/>
                <w:iCs/>
                <w:sz w:val="21"/>
                <w:szCs w:val="21"/>
              </w:rPr>
              <w:t>0.014</w:t>
            </w:r>
            <w:r>
              <w:rPr>
                <w:rFonts w:hint="eastAsia"/>
                <w:iCs/>
                <w:sz w:val="21"/>
                <w:szCs w:val="21"/>
              </w:rPr>
              <w:t>)</w:t>
            </w:r>
          </w:p>
        </w:tc>
        <w:tc>
          <w:tcPr>
            <w:tcW w:w="1275" w:type="dxa"/>
          </w:tcPr>
          <w:p w14:paraId="38C3D36F" w14:textId="77777777" w:rsidR="00934A8B" w:rsidRDefault="00934A8B" w:rsidP="00934A8B">
            <w:pPr>
              <w:tabs>
                <w:tab w:val="left" w:pos="357"/>
              </w:tabs>
              <w:overflowPunct w:val="0"/>
              <w:rPr>
                <w:iCs/>
                <w:sz w:val="21"/>
                <w:szCs w:val="21"/>
              </w:rPr>
            </w:pPr>
            <w:r w:rsidRPr="00CD2084">
              <w:rPr>
                <w:iCs/>
                <w:sz w:val="21"/>
                <w:szCs w:val="21"/>
              </w:rPr>
              <w:t>0.0301</w:t>
            </w:r>
          </w:p>
          <w:p w14:paraId="4B931F1E" w14:textId="77777777" w:rsidR="00934A8B" w:rsidRPr="00CD2084" w:rsidRDefault="00934A8B" w:rsidP="00934A8B">
            <w:pPr>
              <w:tabs>
                <w:tab w:val="left" w:pos="357"/>
              </w:tabs>
              <w:overflowPunct w:val="0"/>
              <w:rPr>
                <w:iCs/>
                <w:sz w:val="21"/>
                <w:szCs w:val="21"/>
              </w:rPr>
            </w:pPr>
            <w:r>
              <w:rPr>
                <w:rFonts w:hint="eastAsia"/>
                <w:iCs/>
                <w:sz w:val="21"/>
                <w:szCs w:val="21"/>
              </w:rPr>
              <w:t>(</w:t>
            </w:r>
            <w:r w:rsidRPr="00B93FDE">
              <w:rPr>
                <w:rFonts w:hint="eastAsia"/>
                <w:iCs/>
                <w:sz w:val="21"/>
                <w:szCs w:val="21"/>
              </w:rPr>
              <w:t>0.019</w:t>
            </w:r>
            <w:r>
              <w:rPr>
                <w:rFonts w:hint="eastAsia"/>
                <w:iCs/>
                <w:sz w:val="21"/>
                <w:szCs w:val="21"/>
              </w:rPr>
              <w:t>)</w:t>
            </w:r>
          </w:p>
        </w:tc>
      </w:tr>
      <w:tr w:rsidR="00934A8B" w:rsidRPr="00C949E4" w14:paraId="2BE6292E" w14:textId="77777777" w:rsidTr="00934A8B">
        <w:tc>
          <w:tcPr>
            <w:tcW w:w="1526" w:type="dxa"/>
          </w:tcPr>
          <w:p w14:paraId="4740D8C1" w14:textId="77777777" w:rsidR="00934A8B" w:rsidRPr="00C949E4" w:rsidRDefault="00934A8B" w:rsidP="00934A8B">
            <w:pPr>
              <w:tabs>
                <w:tab w:val="left" w:pos="357"/>
              </w:tabs>
              <w:overflowPunct w:val="0"/>
              <w:rPr>
                <w:rFonts w:ascii="宋体" w:hAnsi="宋体"/>
                <w:iCs/>
                <w:sz w:val="21"/>
                <w:szCs w:val="21"/>
              </w:rPr>
            </w:pPr>
            <w:r w:rsidRPr="00C949E4">
              <w:rPr>
                <w:rFonts w:ascii="宋体" w:hAnsi="宋体" w:hint="eastAsia"/>
                <w:iCs/>
                <w:sz w:val="21"/>
                <w:szCs w:val="21"/>
              </w:rPr>
              <w:t>控制变量</w:t>
            </w:r>
          </w:p>
        </w:tc>
        <w:tc>
          <w:tcPr>
            <w:tcW w:w="1276" w:type="dxa"/>
          </w:tcPr>
          <w:p w14:paraId="1DC84E97" w14:textId="77777777" w:rsidR="00934A8B" w:rsidRPr="00C949E4" w:rsidRDefault="00934A8B" w:rsidP="00934A8B">
            <w:pPr>
              <w:tabs>
                <w:tab w:val="left" w:pos="357"/>
              </w:tabs>
              <w:overflowPunct w:val="0"/>
              <w:rPr>
                <w:rFonts w:ascii="宋体" w:hAnsi="宋体"/>
                <w:iCs/>
                <w:sz w:val="21"/>
                <w:szCs w:val="21"/>
              </w:rPr>
            </w:pPr>
            <w:r w:rsidRPr="00C949E4">
              <w:rPr>
                <w:rFonts w:ascii="宋体" w:hAnsi="宋体" w:hint="eastAsia"/>
                <w:iCs/>
                <w:sz w:val="21"/>
                <w:szCs w:val="21"/>
              </w:rPr>
              <w:t>是</w:t>
            </w:r>
          </w:p>
        </w:tc>
        <w:tc>
          <w:tcPr>
            <w:tcW w:w="1275" w:type="dxa"/>
          </w:tcPr>
          <w:p w14:paraId="287BAE9B" w14:textId="77777777" w:rsidR="00934A8B" w:rsidRPr="00C949E4" w:rsidRDefault="00934A8B" w:rsidP="00934A8B">
            <w:pPr>
              <w:tabs>
                <w:tab w:val="left" w:pos="357"/>
              </w:tabs>
              <w:overflowPunct w:val="0"/>
              <w:rPr>
                <w:rFonts w:ascii="宋体" w:hAnsi="宋体"/>
                <w:iCs/>
                <w:sz w:val="21"/>
                <w:szCs w:val="21"/>
              </w:rPr>
            </w:pPr>
            <w:r w:rsidRPr="00C949E4">
              <w:rPr>
                <w:rFonts w:ascii="宋体" w:hAnsi="宋体" w:hint="eastAsia"/>
                <w:iCs/>
                <w:sz w:val="21"/>
                <w:szCs w:val="21"/>
              </w:rPr>
              <w:t>是</w:t>
            </w:r>
          </w:p>
        </w:tc>
      </w:tr>
      <w:tr w:rsidR="00934A8B" w:rsidRPr="00C949E4" w14:paraId="2279F75E" w14:textId="77777777" w:rsidTr="00934A8B">
        <w:tc>
          <w:tcPr>
            <w:tcW w:w="1526" w:type="dxa"/>
          </w:tcPr>
          <w:p w14:paraId="37C69E61" w14:textId="77777777" w:rsidR="00934A8B" w:rsidRPr="00C949E4" w:rsidRDefault="00934A8B" w:rsidP="00934A8B">
            <w:pPr>
              <w:tabs>
                <w:tab w:val="left" w:pos="357"/>
              </w:tabs>
              <w:overflowPunct w:val="0"/>
              <w:rPr>
                <w:rFonts w:ascii="宋体" w:hAnsi="宋体"/>
                <w:iCs/>
                <w:sz w:val="21"/>
                <w:szCs w:val="21"/>
              </w:rPr>
            </w:pPr>
            <w:r w:rsidRPr="00C949E4">
              <w:rPr>
                <w:rFonts w:ascii="宋体" w:hAnsi="宋体" w:hint="eastAsia"/>
                <w:iCs/>
                <w:sz w:val="21"/>
                <w:szCs w:val="21"/>
              </w:rPr>
              <w:t>行业固定效应</w:t>
            </w:r>
          </w:p>
        </w:tc>
        <w:tc>
          <w:tcPr>
            <w:tcW w:w="1276" w:type="dxa"/>
          </w:tcPr>
          <w:p w14:paraId="59B6D2D1" w14:textId="77777777" w:rsidR="00934A8B" w:rsidRPr="00C949E4" w:rsidRDefault="00934A8B" w:rsidP="00934A8B">
            <w:pPr>
              <w:tabs>
                <w:tab w:val="left" w:pos="357"/>
              </w:tabs>
              <w:overflowPunct w:val="0"/>
              <w:rPr>
                <w:rFonts w:ascii="宋体" w:hAnsi="宋体"/>
                <w:iCs/>
                <w:sz w:val="21"/>
                <w:szCs w:val="21"/>
              </w:rPr>
            </w:pPr>
            <w:r w:rsidRPr="00C949E4">
              <w:rPr>
                <w:rFonts w:ascii="宋体" w:hAnsi="宋体" w:hint="eastAsia"/>
                <w:iCs/>
                <w:sz w:val="21"/>
                <w:szCs w:val="21"/>
              </w:rPr>
              <w:t>是</w:t>
            </w:r>
          </w:p>
        </w:tc>
        <w:tc>
          <w:tcPr>
            <w:tcW w:w="1275" w:type="dxa"/>
          </w:tcPr>
          <w:p w14:paraId="55C28520" w14:textId="77777777" w:rsidR="00934A8B" w:rsidRPr="00C949E4" w:rsidRDefault="00934A8B" w:rsidP="00934A8B">
            <w:pPr>
              <w:tabs>
                <w:tab w:val="left" w:pos="357"/>
              </w:tabs>
              <w:overflowPunct w:val="0"/>
              <w:rPr>
                <w:rFonts w:ascii="宋体" w:hAnsi="宋体"/>
                <w:iCs/>
                <w:sz w:val="21"/>
                <w:szCs w:val="21"/>
              </w:rPr>
            </w:pPr>
            <w:r w:rsidRPr="00C949E4">
              <w:rPr>
                <w:rFonts w:ascii="宋体" w:hAnsi="宋体" w:hint="eastAsia"/>
                <w:iCs/>
                <w:sz w:val="21"/>
                <w:szCs w:val="21"/>
              </w:rPr>
              <w:t>是</w:t>
            </w:r>
          </w:p>
        </w:tc>
      </w:tr>
      <w:tr w:rsidR="00934A8B" w:rsidRPr="00C949E4" w14:paraId="59FA7F47" w14:textId="77777777" w:rsidTr="00934A8B">
        <w:tc>
          <w:tcPr>
            <w:tcW w:w="1526" w:type="dxa"/>
          </w:tcPr>
          <w:p w14:paraId="3C13835A" w14:textId="77777777" w:rsidR="00934A8B" w:rsidRPr="00C949E4" w:rsidRDefault="00934A8B" w:rsidP="00934A8B">
            <w:pPr>
              <w:tabs>
                <w:tab w:val="left" w:pos="357"/>
              </w:tabs>
              <w:overflowPunct w:val="0"/>
              <w:rPr>
                <w:rFonts w:ascii="宋体" w:hAnsi="宋体"/>
                <w:iCs/>
                <w:sz w:val="21"/>
                <w:szCs w:val="21"/>
              </w:rPr>
            </w:pPr>
            <w:r w:rsidRPr="00C949E4">
              <w:rPr>
                <w:rFonts w:ascii="宋体" w:hAnsi="宋体" w:hint="eastAsia"/>
                <w:iCs/>
                <w:sz w:val="21"/>
                <w:szCs w:val="21"/>
              </w:rPr>
              <w:t>年份固定效应</w:t>
            </w:r>
          </w:p>
        </w:tc>
        <w:tc>
          <w:tcPr>
            <w:tcW w:w="1276" w:type="dxa"/>
          </w:tcPr>
          <w:p w14:paraId="53A2E1FF" w14:textId="77777777" w:rsidR="00934A8B" w:rsidRPr="00C949E4" w:rsidRDefault="00934A8B" w:rsidP="00934A8B">
            <w:pPr>
              <w:tabs>
                <w:tab w:val="left" w:pos="357"/>
              </w:tabs>
              <w:overflowPunct w:val="0"/>
              <w:rPr>
                <w:rFonts w:ascii="宋体" w:hAnsi="宋体"/>
                <w:iCs/>
                <w:sz w:val="21"/>
                <w:szCs w:val="21"/>
              </w:rPr>
            </w:pPr>
            <w:r w:rsidRPr="00C949E4">
              <w:rPr>
                <w:rFonts w:ascii="宋体" w:hAnsi="宋体" w:hint="eastAsia"/>
                <w:iCs/>
                <w:sz w:val="21"/>
                <w:szCs w:val="21"/>
              </w:rPr>
              <w:t>是</w:t>
            </w:r>
          </w:p>
        </w:tc>
        <w:tc>
          <w:tcPr>
            <w:tcW w:w="1275" w:type="dxa"/>
          </w:tcPr>
          <w:p w14:paraId="2AC4C65C" w14:textId="77777777" w:rsidR="00934A8B" w:rsidRPr="00C949E4" w:rsidRDefault="00934A8B" w:rsidP="00934A8B">
            <w:pPr>
              <w:tabs>
                <w:tab w:val="left" w:pos="357"/>
              </w:tabs>
              <w:overflowPunct w:val="0"/>
              <w:rPr>
                <w:rFonts w:ascii="宋体" w:hAnsi="宋体"/>
                <w:iCs/>
                <w:sz w:val="21"/>
                <w:szCs w:val="21"/>
              </w:rPr>
            </w:pPr>
            <w:r w:rsidRPr="00C949E4">
              <w:rPr>
                <w:rFonts w:ascii="宋体" w:hAnsi="宋体" w:hint="eastAsia"/>
                <w:iCs/>
                <w:sz w:val="21"/>
                <w:szCs w:val="21"/>
              </w:rPr>
              <w:t>是</w:t>
            </w:r>
          </w:p>
        </w:tc>
      </w:tr>
    </w:tbl>
    <w:p w14:paraId="286BFE04" w14:textId="77777777" w:rsidR="00934A8B" w:rsidRDefault="00C949E4" w:rsidP="00934A8B">
      <w:pPr>
        <w:tabs>
          <w:tab w:val="left" w:pos="357"/>
        </w:tabs>
        <w:overflowPunct w:val="0"/>
        <w:spacing w:after="0" w:line="240" w:lineRule="auto"/>
        <w:jc w:val="both"/>
        <w:rPr>
          <w:rFonts w:ascii="宋体" w:eastAsia="宋体" w:hAnsi="宋体" w:cs="Times New Roman"/>
          <w:iCs/>
          <w:sz w:val="21"/>
          <w:szCs w:val="21"/>
          <w14:ligatures w14:val="none"/>
        </w:rPr>
      </w:pPr>
      <w:r w:rsidRPr="00C949E4">
        <w:rPr>
          <w:rFonts w:ascii="宋体" w:eastAsia="宋体" w:hAnsi="宋体" w:cs="Times New Roman" w:hint="eastAsia"/>
          <w:iCs/>
          <w:sz w:val="21"/>
          <w:szCs w:val="21"/>
          <w14:ligatures w14:val="none"/>
        </w:rPr>
        <w:t>回归结果表明，对于</w:t>
      </w:r>
      <w:r w:rsidR="00934A8B">
        <w:rPr>
          <w:rFonts w:ascii="宋体" w:eastAsia="宋体" w:hAnsi="宋体" w:cs="Times New Roman" w:hint="eastAsia"/>
          <w:iCs/>
          <w:sz w:val="21"/>
          <w:szCs w:val="21"/>
          <w14:ligatures w14:val="none"/>
        </w:rPr>
        <w:t>虚假</w:t>
      </w:r>
      <w:r w:rsidRPr="00C949E4">
        <w:rPr>
          <w:rFonts w:ascii="宋体" w:eastAsia="宋体" w:hAnsi="宋体" w:cs="Times New Roman" w:hint="eastAsia"/>
          <w:iCs/>
          <w:sz w:val="21"/>
          <w:szCs w:val="21"/>
          <w14:ligatures w14:val="none"/>
        </w:rPr>
        <w:t>财经新闻对股价累计异常收益率的影响而言，不同</w:t>
      </w:r>
      <w:r w:rsidR="00934A8B">
        <w:rPr>
          <w:rFonts w:ascii="宋体" w:eastAsia="宋体" w:hAnsi="宋体" w:cs="Times New Roman" w:hint="eastAsia"/>
          <w:iCs/>
          <w:sz w:val="21"/>
          <w:szCs w:val="21"/>
          <w14:ligatures w14:val="none"/>
        </w:rPr>
        <w:t>情绪</w:t>
      </w:r>
      <w:r w:rsidRPr="00C949E4">
        <w:rPr>
          <w:rFonts w:ascii="宋体" w:eastAsia="宋体" w:hAnsi="宋体" w:cs="Times New Roman" w:hint="eastAsia"/>
          <w:iCs/>
          <w:sz w:val="21"/>
          <w:szCs w:val="21"/>
          <w14:ligatures w14:val="none"/>
        </w:rPr>
        <w:t>的财经新闻不具有显著的差异，说明</w:t>
      </w:r>
      <w:r w:rsidR="00934A8B">
        <w:rPr>
          <w:rFonts w:ascii="宋体" w:eastAsia="宋体" w:hAnsi="宋体" w:cs="Times New Roman" w:hint="eastAsia"/>
          <w:iCs/>
          <w:sz w:val="21"/>
          <w:szCs w:val="21"/>
          <w14:ligatures w14:val="none"/>
        </w:rPr>
        <w:t>虚假</w:t>
      </w:r>
      <w:r w:rsidRPr="00C949E4">
        <w:rPr>
          <w:rFonts w:ascii="宋体" w:eastAsia="宋体" w:hAnsi="宋体" w:cs="Times New Roman" w:hint="eastAsia"/>
          <w:iCs/>
          <w:sz w:val="21"/>
          <w:szCs w:val="21"/>
          <w14:ligatures w14:val="none"/>
        </w:rPr>
        <w:t>财经新闻通过其他渠道影响股价</w:t>
      </w:r>
      <w:r w:rsidR="00934A8B">
        <w:rPr>
          <w:rFonts w:ascii="宋体" w:eastAsia="宋体" w:hAnsi="宋体" w:cs="Times New Roman" w:hint="eastAsia"/>
          <w:iCs/>
          <w:sz w:val="21"/>
          <w:szCs w:val="21"/>
          <w14:ligatures w14:val="none"/>
        </w:rPr>
        <w:t>，而非以新闻文本情绪作为主要渠道。</w:t>
      </w:r>
    </w:p>
    <w:p w14:paraId="49648EC0" w14:textId="77777777" w:rsidR="00934A8B" w:rsidRDefault="00934A8B" w:rsidP="00934A8B">
      <w:pPr>
        <w:tabs>
          <w:tab w:val="left" w:pos="357"/>
        </w:tabs>
        <w:overflowPunct w:val="0"/>
        <w:spacing w:after="0" w:line="240" w:lineRule="auto"/>
        <w:jc w:val="both"/>
        <w:rPr>
          <w:rFonts w:ascii="宋体" w:eastAsia="宋体" w:hAnsi="宋体" w:cs="Times New Roman"/>
          <w:iCs/>
          <w:sz w:val="21"/>
          <w:szCs w:val="21"/>
          <w14:ligatures w14:val="none"/>
        </w:rPr>
      </w:pPr>
    </w:p>
    <w:p w14:paraId="0E8AC748" w14:textId="31CF6AAE" w:rsidR="00934A8B" w:rsidRPr="00934A8B" w:rsidRDefault="00934A8B" w:rsidP="00934A8B">
      <w:pPr>
        <w:tabs>
          <w:tab w:val="left" w:pos="357"/>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hint="eastAsia"/>
          <w:bCs/>
          <w:sz w:val="21"/>
          <w:szCs w:val="21"/>
          <w14:ligatures w14:val="none"/>
        </w:rPr>
        <w:t>4</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7</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1</w:t>
      </w:r>
      <w:r w:rsidRPr="00C949E4">
        <w:rPr>
          <w:rFonts w:ascii="Times New Roman" w:eastAsia="宋体" w:hAnsi="Times New Roman" w:cs="Times New Roman" w:hint="eastAsia"/>
          <w:bCs/>
          <w:sz w:val="21"/>
          <w:szCs w:val="21"/>
          <w14:ligatures w14:val="none"/>
        </w:rPr>
        <w:t xml:space="preserve"> </w:t>
      </w:r>
      <w:commentRangeStart w:id="85"/>
      <w:r>
        <w:rPr>
          <w:rFonts w:ascii="Times New Roman" w:eastAsia="宋体" w:hAnsi="Times New Roman" w:cs="Times New Roman" w:hint="eastAsia"/>
          <w:bCs/>
          <w:sz w:val="21"/>
          <w:szCs w:val="21"/>
          <w14:ligatures w14:val="none"/>
        </w:rPr>
        <w:t>虚假</w:t>
      </w:r>
      <w:r w:rsidRPr="00934A8B">
        <w:rPr>
          <w:rFonts w:ascii="Times New Roman" w:eastAsia="宋体" w:hAnsi="Times New Roman" w:cs="Times New Roman" w:hint="eastAsia"/>
          <w:bCs/>
          <w:sz w:val="21"/>
          <w:szCs w:val="21"/>
          <w14:ligatures w14:val="none"/>
        </w:rPr>
        <w:t>财经新闻</w:t>
      </w:r>
      <w:r>
        <w:rPr>
          <w:rFonts w:ascii="Times New Roman" w:eastAsia="宋体" w:hAnsi="Times New Roman" w:cs="Times New Roman" w:hint="eastAsia"/>
          <w:bCs/>
          <w:sz w:val="21"/>
          <w:szCs w:val="21"/>
          <w14:ligatures w14:val="none"/>
        </w:rPr>
        <w:t>与新闻媒体权威性</w:t>
      </w:r>
      <w:commentRangeEnd w:id="85"/>
      <w:r w:rsidR="00BA63F6">
        <w:rPr>
          <w:rStyle w:val="affa"/>
          <w:rFonts w:ascii="Times New Roman" w:eastAsia="宋体" w:hAnsi="Times New Roman" w:cs="Times New Roman"/>
          <w14:ligatures w14:val="none"/>
        </w:rPr>
        <w:commentReference w:id="85"/>
      </w:r>
    </w:p>
    <w:p w14:paraId="2475806F" w14:textId="51FC9B78" w:rsidR="00C949E4" w:rsidRPr="00934A8B" w:rsidRDefault="00934A8B" w:rsidP="00934A8B">
      <w:pPr>
        <w:tabs>
          <w:tab w:val="left" w:pos="357"/>
        </w:tabs>
        <w:overflowPunct w:val="0"/>
        <w:spacing w:after="0" w:line="240" w:lineRule="auto"/>
        <w:jc w:val="both"/>
        <w:rPr>
          <w:rFonts w:ascii="宋体" w:eastAsia="宋体" w:hAnsi="宋体" w:cs="Times New Roman"/>
          <w:iCs/>
          <w:sz w:val="21"/>
          <w:szCs w:val="21"/>
          <w14:ligatures w14:val="none"/>
        </w:rPr>
      </w:pPr>
      <w:r>
        <w:rPr>
          <w:rFonts w:ascii="宋体" w:eastAsia="宋体" w:hAnsi="宋体" w:cs="Times New Roman"/>
          <w:iCs/>
          <w:sz w:val="21"/>
          <w:szCs w:val="21"/>
          <w14:ligatures w14:val="none"/>
        </w:rPr>
        <w:tab/>
      </w:r>
      <w:r w:rsidRPr="00C949E4">
        <w:rPr>
          <w:rFonts w:ascii="宋体" w:eastAsia="宋体" w:hAnsi="宋体" w:cs="Times New Roman" w:hint="eastAsia"/>
          <w:sz w:val="21"/>
          <w:szCs w:val="21"/>
          <w14:ligatures w14:val="none"/>
        </w:rPr>
        <w:t>“媒体权威性”采用媒体在国内财经类新闻界的影响力来衡量。本文将新闻样本涉及的所有来源媒体划分为两大类别：权威媒体（取值为1）和非权威媒体（取值为0）。根据传闻样本中涉及到的媒体本文将以下新闻来源媒体界定为权威媒体（其它的界定为非权威媒体）：（1）政府部门信息发布平台（如：发改委网站、环保局网站）和中央电视台。（2）证监会指定的上市公司信息披露平台包括“七报一刊”（《中国证券报》、《上海证券报》、《证券时报》、《证券日报》、《证券市场周刊》等）和证交所指定网站（中证网、巨潮网等）。（3）影响力和覆盖面较大的几大财经类报刊（部分参考华文报刊网的财经类报刊排名数据）包括：《21世纪经济报道》、《经济观察报》、《中国经营报》和《华夏时报》等。</w:t>
      </w:r>
      <w:r>
        <w:rPr>
          <w:rFonts w:ascii="宋体" w:eastAsia="宋体" w:hAnsi="宋体" w:cs="Times New Roman" w:hint="eastAsia"/>
          <w:sz w:val="21"/>
          <w:szCs w:val="21"/>
          <w14:ligatures w14:val="none"/>
        </w:rPr>
        <w:t>根据</w:t>
      </w:r>
      <w:r w:rsidRPr="00C949E4">
        <w:rPr>
          <w:rFonts w:ascii="宋体" w:eastAsia="宋体" w:hAnsi="宋体" w:cs="Times New Roman" w:hint="eastAsia"/>
          <w:sz w:val="21"/>
          <w:szCs w:val="21"/>
          <w14:ligatures w14:val="none"/>
        </w:rPr>
        <w:t>新闻来源是否为权威媒体</w:t>
      </w:r>
      <w:r>
        <w:rPr>
          <w:rFonts w:ascii="宋体" w:eastAsia="宋体" w:hAnsi="宋体" w:cs="Times New Roman" w:hint="eastAsia"/>
          <w:sz w:val="21"/>
          <w:szCs w:val="21"/>
          <w14:ligatures w14:val="none"/>
        </w:rPr>
        <w:t>，调节变量</w:t>
      </w:r>
      <m:oMath>
        <m:r>
          <w:rPr>
            <w:rFonts w:ascii="Cambria Math" w:eastAsia="宋体" w:hAnsi="Cambria Math" w:cs="Times New Roman"/>
            <w:sz w:val="21"/>
            <w:szCs w:val="21"/>
            <w14:ligatures w14:val="none"/>
          </w:rPr>
          <m:t>A</m:t>
        </m:r>
      </m:oMath>
      <w:r w:rsidRPr="00C949E4">
        <w:rPr>
          <w:rFonts w:ascii="宋体" w:eastAsia="宋体" w:hAnsi="宋体" w:cs="Times New Roman" w:hint="eastAsia"/>
          <w:sz w:val="21"/>
          <w:szCs w:val="21"/>
          <w14:ligatures w14:val="none"/>
        </w:rPr>
        <w:t>，</w:t>
      </w:r>
      <w:r>
        <w:rPr>
          <w:rFonts w:ascii="宋体" w:eastAsia="宋体" w:hAnsi="宋体" w:cs="Times New Roman" w:hint="eastAsia"/>
          <w:sz w:val="21"/>
          <w:szCs w:val="21"/>
          <w14:ligatures w14:val="none"/>
        </w:rPr>
        <w:t>当</w:t>
      </w:r>
      <m:oMath>
        <m:r>
          <w:rPr>
            <w:rFonts w:ascii="Cambria Math" w:eastAsia="宋体" w:hAnsi="Cambria Math" w:cs="Times New Roman"/>
            <w:sz w:val="21"/>
            <w:szCs w:val="21"/>
            <w14:ligatures w14:val="none"/>
          </w:rPr>
          <m:t>A=1</m:t>
        </m:r>
      </m:oMath>
      <w:r w:rsidRPr="00C949E4">
        <w:rPr>
          <w:rFonts w:ascii="宋体" w:eastAsia="宋体" w:hAnsi="宋体" w:cs="Times New Roman" w:hint="eastAsia"/>
          <w:sz w:val="21"/>
          <w:szCs w:val="21"/>
          <w14:ligatures w14:val="none"/>
        </w:rPr>
        <w:t>表示来源于权威媒体</w:t>
      </w:r>
      <w:r>
        <w:rPr>
          <w:rFonts w:ascii="宋体" w:eastAsia="宋体" w:hAnsi="宋体" w:cs="Times New Roman" w:hint="eastAsia"/>
          <w:sz w:val="21"/>
          <w:szCs w:val="21"/>
          <w14:ligatures w14:val="none"/>
        </w:rPr>
        <w:t>,当</w:t>
      </w:r>
      <m:oMath>
        <m:r>
          <w:rPr>
            <w:rFonts w:ascii="Cambria Math" w:eastAsia="宋体" w:hAnsi="Cambria Math" w:cs="Times New Roman"/>
            <w:sz w:val="21"/>
            <w:szCs w:val="21"/>
            <w14:ligatures w14:val="none"/>
          </w:rPr>
          <m:t>A=0</m:t>
        </m:r>
      </m:oMath>
      <w:r w:rsidRPr="00C949E4">
        <w:rPr>
          <w:rFonts w:ascii="宋体" w:eastAsia="宋体" w:hAnsi="宋体" w:cs="Times New Roman" w:hint="eastAsia"/>
          <w:sz w:val="21"/>
          <w:szCs w:val="21"/>
          <w14:ligatures w14:val="none"/>
        </w:rPr>
        <w:t>表示来源于非权威</w:t>
      </w:r>
      <w:r>
        <w:rPr>
          <w:rFonts w:ascii="宋体" w:eastAsia="宋体" w:hAnsi="宋体" w:cs="Times New Roman" w:hint="eastAsia"/>
          <w:sz w:val="21"/>
          <w:szCs w:val="21"/>
          <w14:ligatures w14:val="none"/>
        </w:rPr>
        <w:t>媒体，</w:t>
      </w:r>
      <w:r w:rsidR="00C949E4" w:rsidRPr="00C949E4">
        <w:rPr>
          <w:rFonts w:ascii="宋体" w:eastAsia="宋体" w:hAnsi="宋体" w:cs="Times New Roman" w:hint="eastAsia"/>
          <w:sz w:val="21"/>
          <w:szCs w:val="21"/>
          <w14:ligatures w14:val="none"/>
        </w:rPr>
        <w:t>构建如下调节效应模型：</w:t>
      </w:r>
    </w:p>
    <w:p w14:paraId="4ACCE9BB" w14:textId="331E86B8" w:rsidR="00C949E4" w:rsidRPr="00C949E4" w:rsidRDefault="0078300E" w:rsidP="00C949E4">
      <w:pPr>
        <w:tabs>
          <w:tab w:val="left" w:pos="357"/>
        </w:tabs>
        <w:overflowPunct w:val="0"/>
        <w:spacing w:after="0" w:line="240" w:lineRule="auto"/>
        <w:ind w:firstLineChars="200" w:firstLine="420"/>
        <w:jc w:val="both"/>
        <w:rPr>
          <w:rFonts w:ascii="Times New Roman" w:eastAsia="宋体" w:hAnsi="Cambria Math"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CAR=</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r>
                <w:rPr>
                  <w:rFonts w:ascii="Cambria Math" w:eastAsia="宋体" w:hAnsi="Cambria Math" w:cs="Times New Roman"/>
                  <w:sz w:val="21"/>
                  <w:szCs w:val="21"/>
                  <w14:ligatures w14:val="none"/>
                </w:rPr>
                <m:t>false+</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2</m:t>
                  </m:r>
                </m:sub>
              </m:sSub>
              <m:r>
                <w:rPr>
                  <w:rFonts w:ascii="Cambria Math" w:eastAsia="宋体" w:hAnsi="Cambria Math" w:cs="Times New Roman" w:hint="eastAsia"/>
                  <w:sz w:val="21"/>
                  <w:szCs w:val="21"/>
                  <w14:ligatures w14:val="none"/>
                </w:rPr>
                <m:t>A</m:t>
              </m:r>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3</m:t>
                  </m:r>
                </m:sub>
              </m:sSub>
              <m:r>
                <w:rPr>
                  <w:rFonts w:ascii="Cambria Math" w:eastAsia="宋体" w:hAnsi="Cambria Math" w:cs="Times New Roman" w:hint="eastAsia"/>
                  <w:sz w:val="21"/>
                  <w:szCs w:val="21"/>
                  <w14:ligatures w14:val="none"/>
                </w:rPr>
                <m:t>A</m:t>
              </m:r>
              <m:r>
                <w:rPr>
                  <w:rFonts w:ascii="Cambria Math" w:eastAsia="宋体" w:hAnsi="Cambria Math" w:cs="Times New Roman"/>
                  <w:sz w:val="21"/>
                  <w:szCs w:val="21"/>
                  <w14:ligatures w14:val="none"/>
                </w:rPr>
                <m:t>×false+</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4</m:t>
                  </m:r>
                </m:sub>
              </m:sSub>
              <m:r>
                <w:rPr>
                  <w:rFonts w:ascii="Cambria Math" w:eastAsia="宋体" w:hAnsi="Cambria Math" w:cs="Times New Roman"/>
                  <w:sz w:val="21"/>
                  <w:szCs w:val="21"/>
                  <w14:ligatures w14:val="none"/>
                </w:rPr>
                <m:t>X+ϵ#</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10</m:t>
                  </m:r>
                </m:e>
              </m:d>
            </m:e>
          </m:eqArr>
        </m:oMath>
      </m:oMathPara>
    </w:p>
    <w:p w14:paraId="529A7939" w14:textId="12C07EE1" w:rsidR="007513D7" w:rsidRDefault="00C949E4" w:rsidP="00C949E4">
      <w:pPr>
        <w:overflowPunct w:val="0"/>
        <w:spacing w:after="0" w:line="240" w:lineRule="auto"/>
        <w:ind w:firstLineChars="200" w:firstLine="420"/>
        <w:jc w:val="both"/>
        <w:rPr>
          <w:rFonts w:ascii="宋体" w:eastAsia="宋体" w:hAnsi="宋体" w:cs="Times New Roman"/>
          <w:sz w:val="21"/>
          <w:szCs w:val="21"/>
          <w14:ligatures w14:val="none"/>
        </w:rPr>
      </w:pPr>
      <w:r w:rsidRPr="00C949E4">
        <w:rPr>
          <w:rFonts w:ascii="宋体" w:eastAsia="宋体" w:hAnsi="宋体" w:cs="Times New Roman" w:hint="eastAsia"/>
          <w:sz w:val="21"/>
          <w:szCs w:val="21"/>
          <w14:ligatures w14:val="none"/>
        </w:rPr>
        <w:t>其中，CAR作为被解释变量，表示事件窗口期</w:t>
      </w:r>
      <w:r w:rsidRPr="00C949E4">
        <w:rPr>
          <w:rFonts w:ascii="宋体" w:eastAsia="宋体" w:hAnsi="宋体" w:cs="Times New Roman"/>
          <w:sz w:val="21"/>
          <w:szCs w:val="21"/>
          <w14:ligatures w14:val="none"/>
        </w:rPr>
        <w:t>[</w:t>
      </w:r>
      <w:r w:rsidRPr="00C949E4">
        <w:rPr>
          <w:rFonts w:ascii="Cambria Math" w:eastAsia="宋体" w:hAnsi="Cambria Math" w:cs="Cambria Math"/>
          <w:sz w:val="21"/>
          <w:szCs w:val="21"/>
          <w14:ligatures w14:val="none"/>
        </w:rPr>
        <w:t>−</w:t>
      </w:r>
      <w:r w:rsidRPr="00C949E4">
        <w:rPr>
          <w:rFonts w:ascii="宋体" w:eastAsia="宋体" w:hAnsi="宋体" w:cs="Times New Roman"/>
          <w:sz w:val="21"/>
          <w:szCs w:val="21"/>
          <w14:ligatures w14:val="none"/>
        </w:rPr>
        <w:t>1,3]间股票的累计异常收益率；D表示是否</w:t>
      </w:r>
      <w:r w:rsidRPr="00C949E4">
        <w:rPr>
          <w:rFonts w:ascii="宋体" w:eastAsia="宋体" w:hAnsi="宋体" w:cs="Times New Roman" w:hint="eastAsia"/>
          <w:sz w:val="21"/>
          <w:szCs w:val="21"/>
          <w14:ligatures w14:val="none"/>
        </w:rPr>
        <w:t>为虚假财经新闻；M表示是否来自于权威媒体；X表示一系列控制变量。该模型形式与双重差分结构相似，根据江艇（2022）的设定，其交互项估计系数即代表媒体权威性在新闻虚假性对异常收益率影响中的调节作用，估计系数即为</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3</m:t>
            </m:r>
          </m:sub>
        </m:sSub>
      </m:oMath>
      <w:r w:rsidRPr="00C949E4">
        <w:rPr>
          <w:rFonts w:ascii="宋体" w:eastAsia="宋体" w:hAnsi="宋体" w:cs="Times New Roman" w:hint="eastAsia"/>
          <w:sz w:val="21"/>
          <w:szCs w:val="21"/>
          <w14:ligatures w14:val="none"/>
        </w:rPr>
        <w:t>。所得回归结果如表</w:t>
      </w:r>
      <w:r w:rsidR="00934A8B">
        <w:rPr>
          <w:rFonts w:ascii="宋体" w:eastAsia="宋体" w:hAnsi="宋体" w:cs="Times New Roman" w:hint="eastAsia"/>
          <w:sz w:val="21"/>
          <w:szCs w:val="21"/>
          <w14:ligatures w14:val="none"/>
        </w:rPr>
        <w:t>8</w:t>
      </w:r>
      <w:r w:rsidRPr="00C949E4">
        <w:rPr>
          <w:rFonts w:ascii="宋体" w:eastAsia="宋体" w:hAnsi="宋体" w:cs="Times New Roman" w:hint="eastAsia"/>
          <w:sz w:val="21"/>
          <w:szCs w:val="21"/>
          <w14:ligatures w14:val="none"/>
        </w:rPr>
        <w:t>所示</w:t>
      </w:r>
      <w:r w:rsidR="005A1E73">
        <w:rPr>
          <w:rFonts w:ascii="宋体" w:eastAsia="宋体" w:hAnsi="宋体" w:cs="Times New Roman" w:hint="eastAsia"/>
          <w:sz w:val="21"/>
          <w:szCs w:val="21"/>
          <w14:ligatures w14:val="none"/>
        </w:rPr>
        <w:t>。</w:t>
      </w:r>
    </w:p>
    <w:tbl>
      <w:tblPr>
        <w:tblStyle w:val="aff4"/>
        <w:tblpPr w:leftFromText="180" w:rightFromText="180" w:vertAnchor="text" w:horzAnchor="margin" w:tblpXSpec="right" w:tblpY="102"/>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2"/>
        <w:gridCol w:w="1483"/>
        <w:gridCol w:w="1483"/>
      </w:tblGrid>
      <w:tr w:rsidR="00934A8B" w14:paraId="58F5D54D" w14:textId="77777777" w:rsidTr="00934A8B">
        <w:tc>
          <w:tcPr>
            <w:tcW w:w="4448" w:type="dxa"/>
            <w:gridSpan w:val="3"/>
            <w:tcBorders>
              <w:bottom w:val="single" w:sz="4" w:space="0" w:color="auto"/>
            </w:tcBorders>
          </w:tcPr>
          <w:p w14:paraId="32253883" w14:textId="77777777" w:rsidR="00934A8B" w:rsidRDefault="00934A8B" w:rsidP="00934A8B">
            <w:pPr>
              <w:overflowPunct w:val="0"/>
              <w:jc w:val="center"/>
              <w:rPr>
                <w:rFonts w:ascii="宋体" w:hAnsi="宋体"/>
                <w:sz w:val="21"/>
                <w:szCs w:val="21"/>
              </w:rPr>
            </w:pPr>
            <w:r>
              <w:rPr>
                <w:rFonts w:ascii="宋体" w:hAnsi="宋体" w:hint="eastAsia"/>
                <w:sz w:val="21"/>
                <w:szCs w:val="21"/>
              </w:rPr>
              <w:t>表8 权威媒体与虚假新闻</w:t>
            </w:r>
          </w:p>
        </w:tc>
      </w:tr>
      <w:tr w:rsidR="00934A8B" w14:paraId="438C35BA" w14:textId="77777777" w:rsidTr="00934A8B">
        <w:tc>
          <w:tcPr>
            <w:tcW w:w="1482" w:type="dxa"/>
            <w:tcBorders>
              <w:top w:val="single" w:sz="4" w:space="0" w:color="auto"/>
              <w:bottom w:val="single" w:sz="4" w:space="0" w:color="auto"/>
            </w:tcBorders>
          </w:tcPr>
          <w:p w14:paraId="6A04D166" w14:textId="77777777" w:rsidR="00934A8B" w:rsidRDefault="00934A8B" w:rsidP="00934A8B">
            <w:pPr>
              <w:overflowPunct w:val="0"/>
              <w:rPr>
                <w:rFonts w:ascii="宋体" w:hAnsi="宋体"/>
                <w:sz w:val="21"/>
                <w:szCs w:val="21"/>
              </w:rPr>
            </w:pPr>
          </w:p>
        </w:tc>
        <w:tc>
          <w:tcPr>
            <w:tcW w:w="1483" w:type="dxa"/>
            <w:tcBorders>
              <w:top w:val="single" w:sz="4" w:space="0" w:color="auto"/>
              <w:bottom w:val="single" w:sz="4" w:space="0" w:color="auto"/>
            </w:tcBorders>
          </w:tcPr>
          <w:p w14:paraId="55E21B82" w14:textId="77777777" w:rsidR="00934A8B" w:rsidRPr="007513D7" w:rsidRDefault="00934A8B" w:rsidP="00934A8B">
            <w:pPr>
              <w:overflowPunct w:val="0"/>
              <w:rPr>
                <w:sz w:val="21"/>
                <w:szCs w:val="21"/>
              </w:rPr>
            </w:pPr>
            <w:r w:rsidRPr="007513D7">
              <w:rPr>
                <w:sz w:val="21"/>
                <w:szCs w:val="21"/>
              </w:rPr>
              <w:t>（</w:t>
            </w:r>
            <w:r w:rsidRPr="007513D7">
              <w:rPr>
                <w:sz w:val="21"/>
                <w:szCs w:val="21"/>
              </w:rPr>
              <w:t>1</w:t>
            </w:r>
            <w:r w:rsidRPr="007513D7">
              <w:rPr>
                <w:sz w:val="21"/>
                <w:szCs w:val="21"/>
              </w:rPr>
              <w:t>）</w:t>
            </w:r>
          </w:p>
        </w:tc>
        <w:tc>
          <w:tcPr>
            <w:tcW w:w="1483" w:type="dxa"/>
            <w:tcBorders>
              <w:top w:val="single" w:sz="4" w:space="0" w:color="auto"/>
              <w:bottom w:val="single" w:sz="4" w:space="0" w:color="auto"/>
            </w:tcBorders>
          </w:tcPr>
          <w:p w14:paraId="5E4621D1" w14:textId="77777777" w:rsidR="00934A8B" w:rsidRPr="007513D7" w:rsidRDefault="00934A8B" w:rsidP="00934A8B">
            <w:pPr>
              <w:overflowPunct w:val="0"/>
              <w:rPr>
                <w:sz w:val="21"/>
                <w:szCs w:val="21"/>
              </w:rPr>
            </w:pPr>
            <w:r w:rsidRPr="007513D7">
              <w:rPr>
                <w:sz w:val="21"/>
                <w:szCs w:val="21"/>
              </w:rPr>
              <w:t>（</w:t>
            </w:r>
            <w:r w:rsidRPr="007513D7">
              <w:rPr>
                <w:sz w:val="21"/>
                <w:szCs w:val="21"/>
              </w:rPr>
              <w:t>2</w:t>
            </w:r>
            <w:r w:rsidRPr="007513D7">
              <w:rPr>
                <w:sz w:val="21"/>
                <w:szCs w:val="21"/>
              </w:rPr>
              <w:t>）</w:t>
            </w:r>
          </w:p>
        </w:tc>
      </w:tr>
      <w:tr w:rsidR="00934A8B" w14:paraId="3714BE97" w14:textId="77777777" w:rsidTr="00934A8B">
        <w:tc>
          <w:tcPr>
            <w:tcW w:w="1482" w:type="dxa"/>
            <w:tcBorders>
              <w:top w:val="single" w:sz="4" w:space="0" w:color="auto"/>
            </w:tcBorders>
          </w:tcPr>
          <w:p w14:paraId="74F60280" w14:textId="77777777" w:rsidR="00934A8B" w:rsidRDefault="00934A8B" w:rsidP="00934A8B">
            <w:pPr>
              <w:overflowPunct w:val="0"/>
              <w:rPr>
                <w:rFonts w:ascii="宋体" w:hAnsi="宋体"/>
                <w:sz w:val="21"/>
                <w:szCs w:val="21"/>
              </w:rPr>
            </w:pPr>
            <m:oMathPara>
              <m:oMath>
                <m:r>
                  <w:rPr>
                    <w:rFonts w:ascii="Cambria Math" w:hAnsi="Cambria Math"/>
                    <w:sz w:val="21"/>
                    <w:szCs w:val="21"/>
                  </w:rPr>
                  <m:t>false</m:t>
                </m:r>
              </m:oMath>
            </m:oMathPara>
          </w:p>
        </w:tc>
        <w:tc>
          <w:tcPr>
            <w:tcW w:w="1483" w:type="dxa"/>
            <w:tcBorders>
              <w:top w:val="single" w:sz="4" w:space="0" w:color="auto"/>
            </w:tcBorders>
          </w:tcPr>
          <w:p w14:paraId="1CCAD1DA" w14:textId="77777777" w:rsidR="00934A8B" w:rsidRPr="007513D7" w:rsidRDefault="00934A8B" w:rsidP="00934A8B">
            <w:pPr>
              <w:overflowPunct w:val="0"/>
              <w:rPr>
                <w:sz w:val="21"/>
                <w:szCs w:val="21"/>
              </w:rPr>
            </w:pPr>
            <w:r w:rsidRPr="007513D7">
              <w:rPr>
                <w:sz w:val="21"/>
                <w:szCs w:val="21"/>
              </w:rPr>
              <w:t>-0.0225</w:t>
            </w:r>
          </w:p>
          <w:p w14:paraId="2BE15AA9" w14:textId="77777777" w:rsidR="00934A8B" w:rsidRPr="007513D7" w:rsidRDefault="00934A8B" w:rsidP="00934A8B">
            <w:pPr>
              <w:overflowPunct w:val="0"/>
              <w:rPr>
                <w:sz w:val="21"/>
                <w:szCs w:val="21"/>
              </w:rPr>
            </w:pPr>
            <w:r w:rsidRPr="007513D7">
              <w:rPr>
                <w:sz w:val="21"/>
                <w:szCs w:val="21"/>
              </w:rPr>
              <w:t>（</w:t>
            </w:r>
            <w:r w:rsidRPr="007513D7">
              <w:rPr>
                <w:sz w:val="21"/>
                <w:szCs w:val="21"/>
              </w:rPr>
              <w:t>0.013</w:t>
            </w:r>
            <w:r w:rsidRPr="007513D7">
              <w:rPr>
                <w:sz w:val="21"/>
                <w:szCs w:val="21"/>
              </w:rPr>
              <w:t>）</w:t>
            </w:r>
            <w:r w:rsidRPr="007513D7">
              <w:rPr>
                <w:sz w:val="21"/>
                <w:szCs w:val="21"/>
              </w:rPr>
              <w:t xml:space="preserve">  </w:t>
            </w:r>
          </w:p>
        </w:tc>
        <w:tc>
          <w:tcPr>
            <w:tcW w:w="1483" w:type="dxa"/>
            <w:tcBorders>
              <w:top w:val="single" w:sz="4" w:space="0" w:color="auto"/>
            </w:tcBorders>
          </w:tcPr>
          <w:p w14:paraId="7F5FBD4A" w14:textId="77777777" w:rsidR="00934A8B" w:rsidRPr="007513D7" w:rsidRDefault="00934A8B" w:rsidP="00934A8B">
            <w:pPr>
              <w:overflowPunct w:val="0"/>
              <w:rPr>
                <w:sz w:val="21"/>
                <w:szCs w:val="21"/>
              </w:rPr>
            </w:pPr>
            <w:r w:rsidRPr="007513D7">
              <w:rPr>
                <w:sz w:val="21"/>
                <w:szCs w:val="21"/>
              </w:rPr>
              <w:t>-0.0246</w:t>
            </w:r>
          </w:p>
          <w:p w14:paraId="16EDAD0E" w14:textId="77777777" w:rsidR="00934A8B" w:rsidRPr="007513D7" w:rsidRDefault="00934A8B" w:rsidP="00934A8B">
            <w:pPr>
              <w:overflowPunct w:val="0"/>
              <w:rPr>
                <w:sz w:val="21"/>
                <w:szCs w:val="21"/>
              </w:rPr>
            </w:pPr>
            <w:r w:rsidRPr="007513D7">
              <w:rPr>
                <w:sz w:val="21"/>
                <w:szCs w:val="21"/>
              </w:rPr>
              <w:t xml:space="preserve">(0.013)  </w:t>
            </w:r>
          </w:p>
        </w:tc>
      </w:tr>
      <w:tr w:rsidR="00934A8B" w14:paraId="2C3EE6E6" w14:textId="77777777" w:rsidTr="00934A8B">
        <w:tc>
          <w:tcPr>
            <w:tcW w:w="1482" w:type="dxa"/>
          </w:tcPr>
          <w:p w14:paraId="31E06BCA" w14:textId="77777777" w:rsidR="00934A8B" w:rsidRDefault="00934A8B" w:rsidP="00934A8B">
            <w:pPr>
              <w:overflowPunct w:val="0"/>
              <w:rPr>
                <w:rFonts w:ascii="宋体" w:hAnsi="宋体"/>
                <w:sz w:val="21"/>
                <w:szCs w:val="21"/>
              </w:rPr>
            </w:pPr>
            <m:oMathPara>
              <m:oMath>
                <m:r>
                  <w:rPr>
                    <w:rFonts w:ascii="Cambria Math" w:hAnsi="Cambria Math"/>
                    <w:sz w:val="21"/>
                    <w:szCs w:val="21"/>
                  </w:rPr>
                  <m:t>A</m:t>
                </m:r>
              </m:oMath>
            </m:oMathPara>
          </w:p>
        </w:tc>
        <w:tc>
          <w:tcPr>
            <w:tcW w:w="1483" w:type="dxa"/>
          </w:tcPr>
          <w:p w14:paraId="0994026C" w14:textId="77777777" w:rsidR="00934A8B" w:rsidRPr="007513D7" w:rsidRDefault="00934A8B" w:rsidP="00934A8B">
            <w:pPr>
              <w:overflowPunct w:val="0"/>
              <w:rPr>
                <w:sz w:val="21"/>
                <w:szCs w:val="21"/>
              </w:rPr>
            </w:pPr>
            <w:r w:rsidRPr="007513D7">
              <w:rPr>
                <w:sz w:val="21"/>
                <w:szCs w:val="21"/>
              </w:rPr>
              <w:t>-0.0030</w:t>
            </w:r>
          </w:p>
          <w:p w14:paraId="0E2D9B24" w14:textId="77777777" w:rsidR="00934A8B" w:rsidRPr="007513D7" w:rsidRDefault="00934A8B" w:rsidP="00934A8B">
            <w:pPr>
              <w:overflowPunct w:val="0"/>
              <w:rPr>
                <w:sz w:val="21"/>
                <w:szCs w:val="21"/>
              </w:rPr>
            </w:pPr>
            <w:r w:rsidRPr="007513D7">
              <w:rPr>
                <w:sz w:val="21"/>
                <w:szCs w:val="21"/>
              </w:rPr>
              <w:t>(0.013)</w:t>
            </w:r>
          </w:p>
        </w:tc>
        <w:tc>
          <w:tcPr>
            <w:tcW w:w="1483" w:type="dxa"/>
          </w:tcPr>
          <w:p w14:paraId="06A56682" w14:textId="77777777" w:rsidR="00934A8B" w:rsidRPr="007513D7" w:rsidRDefault="00934A8B" w:rsidP="00934A8B">
            <w:pPr>
              <w:overflowPunct w:val="0"/>
              <w:rPr>
                <w:sz w:val="21"/>
                <w:szCs w:val="21"/>
              </w:rPr>
            </w:pPr>
            <w:r w:rsidRPr="007513D7">
              <w:rPr>
                <w:sz w:val="21"/>
                <w:szCs w:val="21"/>
              </w:rPr>
              <w:t>-0.0034</w:t>
            </w:r>
          </w:p>
          <w:p w14:paraId="125A4612" w14:textId="77777777" w:rsidR="00934A8B" w:rsidRPr="007513D7" w:rsidRDefault="00934A8B" w:rsidP="00934A8B">
            <w:pPr>
              <w:overflowPunct w:val="0"/>
              <w:rPr>
                <w:sz w:val="21"/>
                <w:szCs w:val="21"/>
              </w:rPr>
            </w:pPr>
            <w:r w:rsidRPr="007513D7">
              <w:rPr>
                <w:sz w:val="21"/>
                <w:szCs w:val="21"/>
              </w:rPr>
              <w:t>(0.013)</w:t>
            </w:r>
          </w:p>
        </w:tc>
      </w:tr>
      <w:tr w:rsidR="00934A8B" w14:paraId="08BD0382" w14:textId="77777777" w:rsidTr="00934A8B">
        <w:tc>
          <w:tcPr>
            <w:tcW w:w="1482" w:type="dxa"/>
          </w:tcPr>
          <w:p w14:paraId="042CCE8A" w14:textId="77777777" w:rsidR="00934A8B" w:rsidRDefault="00934A8B" w:rsidP="00934A8B">
            <w:pPr>
              <w:overflowPunct w:val="0"/>
              <w:rPr>
                <w:rFonts w:ascii="宋体" w:hAnsi="宋体"/>
                <w:sz w:val="21"/>
                <w:szCs w:val="21"/>
              </w:rPr>
            </w:pPr>
            <m:oMathPara>
              <m:oMath>
                <m:r>
                  <w:rPr>
                    <w:rFonts w:ascii="Cambria Math" w:hAnsi="Cambria Math"/>
                    <w:sz w:val="21"/>
                    <w:szCs w:val="21"/>
                  </w:rPr>
                  <m:t>A×false</m:t>
                </m:r>
              </m:oMath>
            </m:oMathPara>
          </w:p>
        </w:tc>
        <w:tc>
          <w:tcPr>
            <w:tcW w:w="1483" w:type="dxa"/>
          </w:tcPr>
          <w:p w14:paraId="45FC3476" w14:textId="77777777" w:rsidR="00934A8B" w:rsidRPr="007513D7" w:rsidRDefault="00934A8B" w:rsidP="00934A8B">
            <w:pPr>
              <w:overflowPunct w:val="0"/>
              <w:rPr>
                <w:sz w:val="21"/>
                <w:szCs w:val="21"/>
              </w:rPr>
            </w:pPr>
            <w:r w:rsidRPr="007513D7">
              <w:rPr>
                <w:sz w:val="21"/>
                <w:szCs w:val="21"/>
              </w:rPr>
              <w:t>0.0099</w:t>
            </w:r>
          </w:p>
          <w:p w14:paraId="777572C6" w14:textId="77777777" w:rsidR="00934A8B" w:rsidRPr="007513D7" w:rsidRDefault="00934A8B" w:rsidP="00934A8B">
            <w:pPr>
              <w:overflowPunct w:val="0"/>
              <w:rPr>
                <w:sz w:val="21"/>
                <w:szCs w:val="21"/>
              </w:rPr>
            </w:pPr>
            <w:r w:rsidRPr="007513D7">
              <w:rPr>
                <w:sz w:val="21"/>
                <w:szCs w:val="21"/>
              </w:rPr>
              <w:t>(0.019)</w:t>
            </w:r>
          </w:p>
        </w:tc>
        <w:tc>
          <w:tcPr>
            <w:tcW w:w="1483" w:type="dxa"/>
          </w:tcPr>
          <w:p w14:paraId="6FC102F3" w14:textId="77777777" w:rsidR="00934A8B" w:rsidRPr="007513D7" w:rsidRDefault="00934A8B" w:rsidP="00934A8B">
            <w:pPr>
              <w:overflowPunct w:val="0"/>
              <w:rPr>
                <w:sz w:val="21"/>
                <w:szCs w:val="21"/>
              </w:rPr>
            </w:pPr>
            <w:r w:rsidRPr="007513D7">
              <w:rPr>
                <w:sz w:val="21"/>
                <w:szCs w:val="21"/>
              </w:rPr>
              <w:t>0.0122</w:t>
            </w:r>
          </w:p>
          <w:p w14:paraId="5A9B0934" w14:textId="77777777" w:rsidR="00934A8B" w:rsidRPr="007513D7" w:rsidRDefault="00934A8B" w:rsidP="00934A8B">
            <w:pPr>
              <w:overflowPunct w:val="0"/>
              <w:rPr>
                <w:sz w:val="21"/>
                <w:szCs w:val="21"/>
              </w:rPr>
            </w:pPr>
            <w:r w:rsidRPr="007513D7">
              <w:rPr>
                <w:sz w:val="21"/>
                <w:szCs w:val="21"/>
              </w:rPr>
              <w:t>(0.019)</w:t>
            </w:r>
          </w:p>
        </w:tc>
      </w:tr>
      <w:tr w:rsidR="00934A8B" w14:paraId="499AC44D" w14:textId="77777777" w:rsidTr="00934A8B">
        <w:tc>
          <w:tcPr>
            <w:tcW w:w="1482" w:type="dxa"/>
          </w:tcPr>
          <w:p w14:paraId="563C501E" w14:textId="77777777" w:rsidR="00934A8B" w:rsidRDefault="00934A8B" w:rsidP="00934A8B">
            <w:pPr>
              <w:overflowPunct w:val="0"/>
              <w:rPr>
                <w:rFonts w:ascii="宋体" w:hAnsi="宋体"/>
                <w:sz w:val="21"/>
                <w:szCs w:val="21"/>
              </w:rPr>
            </w:pPr>
            <w:r>
              <w:rPr>
                <w:rFonts w:ascii="宋体" w:hAnsi="宋体" w:hint="eastAsia"/>
                <w:sz w:val="21"/>
                <w:szCs w:val="21"/>
              </w:rPr>
              <w:t>控制变量</w:t>
            </w:r>
          </w:p>
        </w:tc>
        <w:tc>
          <w:tcPr>
            <w:tcW w:w="1483" w:type="dxa"/>
          </w:tcPr>
          <w:p w14:paraId="62DA6A16" w14:textId="77777777" w:rsidR="00934A8B" w:rsidRDefault="00934A8B" w:rsidP="00934A8B">
            <w:pPr>
              <w:overflowPunct w:val="0"/>
              <w:rPr>
                <w:rFonts w:ascii="宋体" w:hAnsi="宋体"/>
                <w:sz w:val="21"/>
                <w:szCs w:val="21"/>
              </w:rPr>
            </w:pPr>
            <w:r>
              <w:rPr>
                <w:rFonts w:ascii="宋体" w:hAnsi="宋体" w:hint="eastAsia"/>
                <w:sz w:val="21"/>
                <w:szCs w:val="21"/>
              </w:rPr>
              <w:t>是</w:t>
            </w:r>
          </w:p>
        </w:tc>
        <w:tc>
          <w:tcPr>
            <w:tcW w:w="1483" w:type="dxa"/>
          </w:tcPr>
          <w:p w14:paraId="7024AA00" w14:textId="77777777" w:rsidR="00934A8B" w:rsidRDefault="00934A8B" w:rsidP="00934A8B">
            <w:pPr>
              <w:overflowPunct w:val="0"/>
              <w:rPr>
                <w:rFonts w:ascii="宋体" w:hAnsi="宋体"/>
                <w:sz w:val="21"/>
                <w:szCs w:val="21"/>
              </w:rPr>
            </w:pPr>
            <w:r>
              <w:rPr>
                <w:rFonts w:ascii="宋体" w:hAnsi="宋体" w:hint="eastAsia"/>
                <w:sz w:val="21"/>
                <w:szCs w:val="21"/>
              </w:rPr>
              <w:t>是</w:t>
            </w:r>
          </w:p>
        </w:tc>
      </w:tr>
      <w:tr w:rsidR="00934A8B" w14:paraId="7933A5AF" w14:textId="77777777" w:rsidTr="00934A8B">
        <w:tc>
          <w:tcPr>
            <w:tcW w:w="1482" w:type="dxa"/>
          </w:tcPr>
          <w:p w14:paraId="51699304" w14:textId="77777777" w:rsidR="00934A8B" w:rsidRDefault="00934A8B" w:rsidP="00934A8B">
            <w:pPr>
              <w:overflowPunct w:val="0"/>
              <w:rPr>
                <w:rFonts w:ascii="宋体" w:hAnsi="宋体"/>
                <w:sz w:val="21"/>
                <w:szCs w:val="21"/>
              </w:rPr>
            </w:pPr>
            <w:r>
              <w:rPr>
                <w:rFonts w:ascii="宋体" w:hAnsi="宋体" w:hint="eastAsia"/>
                <w:sz w:val="21"/>
                <w:szCs w:val="21"/>
              </w:rPr>
              <w:t>时间固定效应</w:t>
            </w:r>
          </w:p>
        </w:tc>
        <w:tc>
          <w:tcPr>
            <w:tcW w:w="1483" w:type="dxa"/>
          </w:tcPr>
          <w:p w14:paraId="5A39E083" w14:textId="77777777" w:rsidR="00934A8B" w:rsidRDefault="00934A8B" w:rsidP="00934A8B">
            <w:pPr>
              <w:overflowPunct w:val="0"/>
              <w:rPr>
                <w:rFonts w:ascii="宋体" w:hAnsi="宋体"/>
                <w:sz w:val="21"/>
                <w:szCs w:val="21"/>
              </w:rPr>
            </w:pPr>
            <w:r>
              <w:rPr>
                <w:rFonts w:ascii="宋体" w:hAnsi="宋体" w:hint="eastAsia"/>
                <w:sz w:val="21"/>
                <w:szCs w:val="21"/>
              </w:rPr>
              <w:t>是</w:t>
            </w:r>
          </w:p>
        </w:tc>
        <w:tc>
          <w:tcPr>
            <w:tcW w:w="1483" w:type="dxa"/>
          </w:tcPr>
          <w:p w14:paraId="7966D62E" w14:textId="77777777" w:rsidR="00934A8B" w:rsidRDefault="00934A8B" w:rsidP="00934A8B">
            <w:pPr>
              <w:overflowPunct w:val="0"/>
              <w:rPr>
                <w:rFonts w:ascii="宋体" w:hAnsi="宋体"/>
                <w:sz w:val="21"/>
                <w:szCs w:val="21"/>
              </w:rPr>
            </w:pPr>
            <w:r>
              <w:rPr>
                <w:rFonts w:ascii="宋体" w:hAnsi="宋体" w:hint="eastAsia"/>
                <w:sz w:val="21"/>
                <w:szCs w:val="21"/>
              </w:rPr>
              <w:t>是</w:t>
            </w:r>
          </w:p>
        </w:tc>
      </w:tr>
      <w:tr w:rsidR="00934A8B" w14:paraId="7FCE0047" w14:textId="77777777" w:rsidTr="00934A8B">
        <w:tc>
          <w:tcPr>
            <w:tcW w:w="1482" w:type="dxa"/>
          </w:tcPr>
          <w:p w14:paraId="4D6817E5" w14:textId="77777777" w:rsidR="00934A8B" w:rsidRDefault="00934A8B" w:rsidP="00934A8B">
            <w:pPr>
              <w:overflowPunct w:val="0"/>
              <w:rPr>
                <w:rFonts w:ascii="宋体" w:hAnsi="宋体"/>
                <w:sz w:val="21"/>
                <w:szCs w:val="21"/>
              </w:rPr>
            </w:pPr>
            <w:r>
              <w:rPr>
                <w:rFonts w:ascii="宋体" w:hAnsi="宋体" w:hint="eastAsia"/>
                <w:sz w:val="21"/>
                <w:szCs w:val="21"/>
              </w:rPr>
              <w:t>行业固定效应</w:t>
            </w:r>
          </w:p>
        </w:tc>
        <w:tc>
          <w:tcPr>
            <w:tcW w:w="1483" w:type="dxa"/>
          </w:tcPr>
          <w:p w14:paraId="2D6986A2" w14:textId="77777777" w:rsidR="00934A8B" w:rsidRDefault="00934A8B" w:rsidP="00934A8B">
            <w:pPr>
              <w:overflowPunct w:val="0"/>
              <w:rPr>
                <w:rFonts w:ascii="宋体" w:hAnsi="宋体"/>
                <w:sz w:val="21"/>
                <w:szCs w:val="21"/>
              </w:rPr>
            </w:pPr>
            <w:r>
              <w:rPr>
                <w:rFonts w:ascii="宋体" w:hAnsi="宋体" w:hint="eastAsia"/>
                <w:sz w:val="21"/>
                <w:szCs w:val="21"/>
              </w:rPr>
              <w:t>是</w:t>
            </w:r>
          </w:p>
        </w:tc>
        <w:tc>
          <w:tcPr>
            <w:tcW w:w="1483" w:type="dxa"/>
          </w:tcPr>
          <w:p w14:paraId="445EB18B" w14:textId="77777777" w:rsidR="00934A8B" w:rsidRDefault="00934A8B" w:rsidP="00934A8B">
            <w:pPr>
              <w:overflowPunct w:val="0"/>
              <w:rPr>
                <w:rFonts w:ascii="宋体" w:hAnsi="宋体"/>
                <w:sz w:val="21"/>
                <w:szCs w:val="21"/>
              </w:rPr>
            </w:pPr>
            <w:r>
              <w:rPr>
                <w:rFonts w:ascii="宋体" w:hAnsi="宋体" w:hint="eastAsia"/>
                <w:sz w:val="21"/>
                <w:szCs w:val="21"/>
              </w:rPr>
              <w:t>是</w:t>
            </w:r>
          </w:p>
        </w:tc>
      </w:tr>
    </w:tbl>
    <w:p w14:paraId="4D939390" w14:textId="77777777" w:rsidR="007513D7" w:rsidRDefault="007513D7" w:rsidP="00C949E4">
      <w:pPr>
        <w:overflowPunct w:val="0"/>
        <w:spacing w:after="0" w:line="240" w:lineRule="auto"/>
        <w:ind w:firstLineChars="200" w:firstLine="420"/>
        <w:jc w:val="both"/>
        <w:rPr>
          <w:rFonts w:ascii="宋体" w:eastAsia="宋体" w:hAnsi="宋体" w:cs="Times New Roman"/>
          <w:sz w:val="21"/>
          <w:szCs w:val="21"/>
          <w14:ligatures w14:val="none"/>
        </w:rPr>
      </w:pPr>
    </w:p>
    <w:p w14:paraId="39070D75" w14:textId="3D196F4D" w:rsidR="00625CAE" w:rsidRPr="00C949E4" w:rsidRDefault="00C949E4" w:rsidP="001D0093">
      <w:pPr>
        <w:overflowPunct w:val="0"/>
        <w:spacing w:after="0" w:line="240" w:lineRule="auto"/>
        <w:ind w:firstLineChars="200" w:firstLine="420"/>
        <w:jc w:val="both"/>
        <w:rPr>
          <w:rFonts w:ascii="宋体" w:eastAsia="宋体" w:hAnsi="宋体" w:cs="Times New Roman"/>
          <w:sz w:val="21"/>
          <w:szCs w:val="21"/>
          <w14:ligatures w14:val="none"/>
        </w:rPr>
      </w:pPr>
      <w:r w:rsidRPr="00C949E4">
        <w:rPr>
          <w:rFonts w:ascii="宋体" w:eastAsia="宋体" w:hAnsi="宋体" w:cs="Times New Roman" w:hint="eastAsia"/>
          <w:sz w:val="21"/>
          <w:szCs w:val="21"/>
          <w14:ligatures w14:val="none"/>
        </w:rPr>
        <w:t>交互项</w:t>
      </w:r>
      <m:oMath>
        <m:r>
          <w:rPr>
            <w:rFonts w:ascii="Cambria Math" w:eastAsia="宋体" w:hAnsi="Cambria Math" w:cs="Times New Roman"/>
            <w:sz w:val="21"/>
            <w:szCs w:val="21"/>
            <w14:ligatures w14:val="none"/>
          </w:rPr>
          <m:t>A×false</m:t>
        </m:r>
      </m:oMath>
      <w:r w:rsidRPr="00C949E4">
        <w:rPr>
          <w:rFonts w:ascii="宋体" w:eastAsia="宋体" w:hAnsi="宋体" w:cs="Times New Roman" w:hint="eastAsia"/>
          <w:sz w:val="21"/>
          <w:szCs w:val="21"/>
          <w14:ligatures w14:val="none"/>
        </w:rPr>
        <w:t>估计系数为0.0099但不显著，</w:t>
      </w:r>
      <w:commentRangeStart w:id="86"/>
      <w:r w:rsidRPr="00C949E4">
        <w:rPr>
          <w:rFonts w:ascii="宋体" w:eastAsia="宋体" w:hAnsi="宋体" w:cs="Times New Roman" w:hint="eastAsia"/>
          <w:sz w:val="21"/>
          <w:szCs w:val="21"/>
          <w14:ligatures w14:val="none"/>
        </w:rPr>
        <w:t>说明来自权威性不同的媒体的新闻，其虚假性对股票价格没有显著区别</w:t>
      </w:r>
      <w:commentRangeEnd w:id="86"/>
      <w:r w:rsidR="00BA63F6">
        <w:rPr>
          <w:rStyle w:val="affa"/>
          <w:rFonts w:ascii="Times New Roman" w:eastAsia="宋体" w:hAnsi="Times New Roman" w:cs="Times New Roman"/>
          <w14:ligatures w14:val="none"/>
        </w:rPr>
        <w:commentReference w:id="86"/>
      </w:r>
      <w:r w:rsidRPr="00C949E4">
        <w:rPr>
          <w:rFonts w:ascii="宋体" w:eastAsia="宋体" w:hAnsi="宋体" w:cs="Times New Roman" w:hint="eastAsia"/>
          <w:sz w:val="21"/>
          <w:szCs w:val="21"/>
          <w14:ligatures w14:val="none"/>
        </w:rPr>
        <w:t>。在进一步分析中，本文还将将新闻来源权威媒体组别作为组别，在DID模型基础上进行分组回归，所得结果如表</w:t>
      </w:r>
      <w:r w:rsidR="007513D7">
        <w:rPr>
          <w:rFonts w:ascii="宋体" w:eastAsia="宋体" w:hAnsi="宋体" w:cs="Times New Roman" w:hint="eastAsia"/>
          <w:sz w:val="21"/>
          <w:szCs w:val="21"/>
          <w14:ligatures w14:val="none"/>
        </w:rPr>
        <w:t>11</w:t>
      </w:r>
      <w:r w:rsidRPr="00C949E4">
        <w:rPr>
          <w:rFonts w:ascii="宋体" w:eastAsia="宋体" w:hAnsi="宋体" w:cs="Times New Roman" w:hint="eastAsia"/>
          <w:sz w:val="21"/>
          <w:szCs w:val="21"/>
          <w14:ligatures w14:val="none"/>
        </w:rPr>
        <w:t>中分组双重差分。表中估计系数</w:t>
      </w:r>
      <w:r w:rsidRPr="00C949E4">
        <w:rPr>
          <w:rFonts w:ascii="宋体" w:eastAsia="宋体" w:hAnsi="宋体" w:cs="Times New Roman"/>
          <w:sz w:val="21"/>
          <w:szCs w:val="21"/>
          <w14:ligatures w14:val="none"/>
        </w:rPr>
        <w:t>did在权威组中为</w:t>
      </w:r>
      <w:r w:rsidRPr="00C949E4">
        <w:rPr>
          <w:rFonts w:ascii="Cambria Math" w:eastAsia="宋体" w:hAnsi="Cambria Math" w:cs="Cambria Math" w:hint="eastAsia"/>
          <w:sz w:val="21"/>
          <w:szCs w:val="21"/>
          <w14:ligatures w14:val="none"/>
        </w:rPr>
        <w:t>-</w:t>
      </w:r>
      <w:r w:rsidRPr="00C949E4">
        <w:rPr>
          <w:rFonts w:ascii="宋体" w:eastAsia="宋体" w:hAnsi="宋体" w:cs="Times New Roman"/>
          <w:sz w:val="21"/>
          <w:szCs w:val="21"/>
          <w14:ligatures w14:val="none"/>
        </w:rPr>
        <w:t>0.0053且显</w:t>
      </w:r>
      <w:r w:rsidRPr="00C949E4">
        <w:rPr>
          <w:rFonts w:ascii="宋体" w:eastAsia="宋体" w:hAnsi="宋体" w:cs="Times New Roman" w:hint="eastAsia"/>
          <w:sz w:val="21"/>
          <w:szCs w:val="21"/>
          <w14:ligatures w14:val="none"/>
        </w:rPr>
        <w:t>著，比未分组前更小；在非权威组中为</w:t>
      </w:r>
      <w:r w:rsidRPr="00C949E4">
        <w:rPr>
          <w:rFonts w:ascii="Cambria Math" w:eastAsia="宋体" w:hAnsi="Cambria Math" w:cs="Cambria Math" w:hint="eastAsia"/>
          <w:sz w:val="21"/>
          <w:szCs w:val="21"/>
          <w14:ligatures w14:val="none"/>
        </w:rPr>
        <w:t>-</w:t>
      </w:r>
      <w:r w:rsidRPr="00C949E4">
        <w:rPr>
          <w:rFonts w:ascii="宋体" w:eastAsia="宋体" w:hAnsi="宋体" w:cs="Times New Roman"/>
          <w:sz w:val="21"/>
          <w:szCs w:val="21"/>
          <w14:ligatures w14:val="none"/>
        </w:rPr>
        <w:t>0.0023但</w:t>
      </w:r>
      <w:r w:rsidRPr="00C949E4">
        <w:rPr>
          <w:rFonts w:ascii="宋体" w:eastAsia="宋体" w:hAnsi="宋体" w:cs="Times New Roman" w:hint="eastAsia"/>
          <w:sz w:val="21"/>
          <w:szCs w:val="21"/>
          <w14:ligatures w14:val="none"/>
        </w:rPr>
        <w:t>不显著。</w:t>
      </w:r>
    </w:p>
    <w:p w14:paraId="07961DCB" w14:textId="77777777" w:rsidR="00C949E4" w:rsidRDefault="00C949E4" w:rsidP="00C949E4">
      <w:pPr>
        <w:overflowPunct w:val="0"/>
        <w:spacing w:after="0" w:line="240" w:lineRule="auto"/>
        <w:ind w:firstLineChars="200" w:firstLine="420"/>
        <w:jc w:val="both"/>
        <w:rPr>
          <w:rFonts w:ascii="宋体" w:eastAsia="宋体" w:hAnsi="宋体" w:cs="Times New Roman"/>
          <w:sz w:val="21"/>
          <w:szCs w:val="21"/>
          <w14:ligatures w14:val="none"/>
        </w:rPr>
      </w:pPr>
      <w:r w:rsidRPr="00C949E4">
        <w:rPr>
          <w:rFonts w:ascii="宋体" w:eastAsia="宋体" w:hAnsi="宋体" w:cs="Times New Roman" w:hint="eastAsia"/>
          <w:sz w:val="21"/>
          <w:szCs w:val="21"/>
          <w14:ligatures w14:val="none"/>
        </w:rPr>
        <w:t>分组回归的区别证实了</w:t>
      </w:r>
      <w:commentRangeStart w:id="87"/>
      <w:r w:rsidRPr="00C949E4">
        <w:rPr>
          <w:rFonts w:ascii="宋体" w:eastAsia="宋体" w:hAnsi="宋体" w:cs="Times New Roman" w:hint="eastAsia"/>
          <w:sz w:val="21"/>
          <w:szCs w:val="21"/>
          <w14:ligatures w14:val="none"/>
        </w:rPr>
        <w:t>投资者对传闻准确性的判断受到传闻来源媒体的权威性的影响，媒体权威性对投资者的反应具有调节作用这一假设</w:t>
      </w:r>
      <w:commentRangeEnd w:id="87"/>
      <w:r w:rsidR="00BA63F6">
        <w:rPr>
          <w:rStyle w:val="affa"/>
          <w:rFonts w:ascii="Times New Roman" w:eastAsia="宋体" w:hAnsi="Times New Roman" w:cs="Times New Roman"/>
          <w14:ligatures w14:val="none"/>
        </w:rPr>
        <w:commentReference w:id="87"/>
      </w:r>
      <w:r w:rsidRPr="00C949E4">
        <w:rPr>
          <w:rFonts w:ascii="宋体" w:eastAsia="宋体" w:hAnsi="宋体" w:cs="Times New Roman" w:hint="eastAsia"/>
          <w:sz w:val="21"/>
          <w:szCs w:val="21"/>
          <w14:ligatures w14:val="none"/>
        </w:rPr>
        <w:t>。媒体权威性通过改变投资者对待传闻态度来影响其交易行为。对于权威媒体报道的虚假财经新闻投资者会更加重视；对于非权威媒体报道的虚假财经新闻投资者由于重视程度不高，对其准确性的判断相对草率，因而对股价异常收益率的影响也有限。</w:t>
      </w:r>
    </w:p>
    <w:tbl>
      <w:tblPr>
        <w:tblStyle w:val="aff4"/>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482"/>
        <w:gridCol w:w="1483"/>
        <w:gridCol w:w="1483"/>
      </w:tblGrid>
      <w:tr w:rsidR="001D0093" w14:paraId="39CBDBA9" w14:textId="77777777" w:rsidTr="00B628D1">
        <w:tc>
          <w:tcPr>
            <w:tcW w:w="4448" w:type="dxa"/>
            <w:gridSpan w:val="3"/>
            <w:tcBorders>
              <w:top w:val="single" w:sz="4" w:space="0" w:color="auto"/>
              <w:bottom w:val="single" w:sz="4" w:space="0" w:color="auto"/>
            </w:tcBorders>
          </w:tcPr>
          <w:p w14:paraId="0F22816D" w14:textId="77777777" w:rsidR="001D0093" w:rsidRDefault="001D0093" w:rsidP="00B628D1">
            <w:pPr>
              <w:overflowPunct w:val="0"/>
              <w:jc w:val="center"/>
              <w:rPr>
                <w:rFonts w:ascii="宋体" w:hAnsi="宋体"/>
                <w:sz w:val="21"/>
                <w:szCs w:val="21"/>
              </w:rPr>
            </w:pPr>
            <w:r>
              <w:rPr>
                <w:rFonts w:ascii="宋体" w:hAnsi="宋体" w:hint="eastAsia"/>
                <w:sz w:val="21"/>
                <w:szCs w:val="21"/>
              </w:rPr>
              <w:t>表11 分组双重差分</w:t>
            </w:r>
          </w:p>
        </w:tc>
      </w:tr>
      <w:tr w:rsidR="001D0093" w14:paraId="53E7D8EB" w14:textId="77777777" w:rsidTr="00B628D1">
        <w:tc>
          <w:tcPr>
            <w:tcW w:w="1482" w:type="dxa"/>
            <w:tcBorders>
              <w:top w:val="single" w:sz="4" w:space="0" w:color="auto"/>
              <w:bottom w:val="single" w:sz="4" w:space="0" w:color="auto"/>
              <w:right w:val="nil"/>
            </w:tcBorders>
          </w:tcPr>
          <w:p w14:paraId="5CB6AA8D" w14:textId="77777777" w:rsidR="001D0093" w:rsidRDefault="001D0093" w:rsidP="00B628D1">
            <w:pPr>
              <w:overflowPunct w:val="0"/>
              <w:rPr>
                <w:rFonts w:ascii="宋体" w:hAnsi="宋体"/>
                <w:sz w:val="21"/>
                <w:szCs w:val="21"/>
              </w:rPr>
            </w:pPr>
          </w:p>
        </w:tc>
        <w:tc>
          <w:tcPr>
            <w:tcW w:w="1483" w:type="dxa"/>
            <w:tcBorders>
              <w:top w:val="single" w:sz="4" w:space="0" w:color="auto"/>
              <w:left w:val="nil"/>
              <w:bottom w:val="single" w:sz="4" w:space="0" w:color="auto"/>
              <w:right w:val="nil"/>
            </w:tcBorders>
          </w:tcPr>
          <w:p w14:paraId="66B9B9FD" w14:textId="77777777" w:rsidR="001D0093" w:rsidRDefault="001D0093" w:rsidP="00B628D1">
            <w:pPr>
              <w:overflowPunct w:val="0"/>
              <w:rPr>
                <w:rFonts w:ascii="宋体" w:hAnsi="宋体"/>
                <w:sz w:val="21"/>
                <w:szCs w:val="21"/>
              </w:rPr>
            </w:pPr>
            <w:r>
              <w:rPr>
                <w:rFonts w:ascii="宋体" w:hAnsi="宋体" w:hint="eastAsia"/>
                <w:sz w:val="21"/>
                <w:szCs w:val="21"/>
              </w:rPr>
              <w:t>权威组</w:t>
            </w:r>
          </w:p>
        </w:tc>
        <w:tc>
          <w:tcPr>
            <w:tcW w:w="1483" w:type="dxa"/>
            <w:tcBorders>
              <w:top w:val="single" w:sz="4" w:space="0" w:color="auto"/>
              <w:left w:val="nil"/>
              <w:bottom w:val="single" w:sz="4" w:space="0" w:color="auto"/>
            </w:tcBorders>
          </w:tcPr>
          <w:p w14:paraId="7E2105C9" w14:textId="77777777" w:rsidR="001D0093" w:rsidRDefault="001D0093" w:rsidP="00B628D1">
            <w:pPr>
              <w:overflowPunct w:val="0"/>
              <w:rPr>
                <w:rFonts w:ascii="宋体" w:hAnsi="宋体"/>
                <w:sz w:val="21"/>
                <w:szCs w:val="21"/>
              </w:rPr>
            </w:pPr>
            <w:r>
              <w:rPr>
                <w:rFonts w:ascii="宋体" w:hAnsi="宋体" w:hint="eastAsia"/>
                <w:sz w:val="21"/>
                <w:szCs w:val="21"/>
              </w:rPr>
              <w:t>非权威组</w:t>
            </w:r>
          </w:p>
        </w:tc>
      </w:tr>
      <w:tr w:rsidR="001D0093" w14:paraId="6C24A70B" w14:textId="77777777" w:rsidTr="00B628D1">
        <w:tc>
          <w:tcPr>
            <w:tcW w:w="1482" w:type="dxa"/>
            <w:tcBorders>
              <w:top w:val="single" w:sz="4" w:space="0" w:color="auto"/>
              <w:right w:val="nil"/>
            </w:tcBorders>
          </w:tcPr>
          <w:p w14:paraId="0079949A" w14:textId="77777777" w:rsidR="001D0093" w:rsidRDefault="001D0093" w:rsidP="00B628D1">
            <w:pPr>
              <w:overflowPunct w:val="0"/>
              <w:rPr>
                <w:rFonts w:ascii="宋体" w:hAnsi="宋体"/>
                <w:sz w:val="21"/>
                <w:szCs w:val="21"/>
              </w:rPr>
            </w:pPr>
            <m:oMathPara>
              <m:oMath>
                <m:r>
                  <w:rPr>
                    <w:rFonts w:ascii="Cambria Math" w:hAnsi="Cambria Math"/>
                    <w:sz w:val="21"/>
                    <w:szCs w:val="21"/>
                  </w:rPr>
                  <m:t>post×false</m:t>
                </m:r>
              </m:oMath>
            </m:oMathPara>
          </w:p>
        </w:tc>
        <w:tc>
          <w:tcPr>
            <w:tcW w:w="1483" w:type="dxa"/>
            <w:tcBorders>
              <w:top w:val="single" w:sz="4" w:space="0" w:color="auto"/>
              <w:left w:val="nil"/>
              <w:right w:val="nil"/>
            </w:tcBorders>
          </w:tcPr>
          <w:p w14:paraId="53469AA1" w14:textId="77777777" w:rsidR="001D0093" w:rsidRPr="00597BE7" w:rsidRDefault="001D0093" w:rsidP="00B628D1">
            <w:pPr>
              <w:overflowPunct w:val="0"/>
              <w:rPr>
                <w:sz w:val="21"/>
                <w:szCs w:val="21"/>
              </w:rPr>
            </w:pPr>
            <w:r w:rsidRPr="00597BE7">
              <w:rPr>
                <w:sz w:val="21"/>
                <w:szCs w:val="21"/>
              </w:rPr>
              <w:t>-0.0053***</w:t>
            </w:r>
          </w:p>
          <w:p w14:paraId="56A705A7" w14:textId="77777777" w:rsidR="001D0093" w:rsidRPr="00597BE7" w:rsidRDefault="001D0093" w:rsidP="00B628D1">
            <w:pPr>
              <w:overflowPunct w:val="0"/>
              <w:rPr>
                <w:sz w:val="21"/>
                <w:szCs w:val="21"/>
              </w:rPr>
            </w:pPr>
            <w:r w:rsidRPr="00597BE7">
              <w:rPr>
                <w:sz w:val="21"/>
                <w:szCs w:val="21"/>
              </w:rPr>
              <w:t>（</w:t>
            </w:r>
            <w:r w:rsidRPr="00597BE7">
              <w:rPr>
                <w:sz w:val="21"/>
                <w:szCs w:val="21"/>
              </w:rPr>
              <w:t>0.002</w:t>
            </w:r>
            <w:r w:rsidRPr="00597BE7">
              <w:rPr>
                <w:sz w:val="21"/>
                <w:szCs w:val="21"/>
              </w:rPr>
              <w:t>）</w:t>
            </w:r>
          </w:p>
        </w:tc>
        <w:tc>
          <w:tcPr>
            <w:tcW w:w="1483" w:type="dxa"/>
            <w:tcBorders>
              <w:top w:val="single" w:sz="4" w:space="0" w:color="auto"/>
              <w:left w:val="nil"/>
            </w:tcBorders>
          </w:tcPr>
          <w:p w14:paraId="6090C3F0" w14:textId="77777777" w:rsidR="001D0093" w:rsidRPr="00597BE7" w:rsidRDefault="001D0093" w:rsidP="00B628D1">
            <w:pPr>
              <w:overflowPunct w:val="0"/>
              <w:rPr>
                <w:sz w:val="21"/>
                <w:szCs w:val="21"/>
              </w:rPr>
            </w:pPr>
            <w:r w:rsidRPr="00597BE7">
              <w:rPr>
                <w:sz w:val="21"/>
                <w:szCs w:val="21"/>
              </w:rPr>
              <w:t>-0.0023***</w:t>
            </w:r>
          </w:p>
          <w:p w14:paraId="2CB9BA16" w14:textId="77777777" w:rsidR="001D0093" w:rsidRPr="00597BE7" w:rsidRDefault="001D0093" w:rsidP="00B628D1">
            <w:pPr>
              <w:overflowPunct w:val="0"/>
              <w:rPr>
                <w:sz w:val="21"/>
                <w:szCs w:val="21"/>
              </w:rPr>
            </w:pPr>
            <w:r w:rsidRPr="00597BE7">
              <w:rPr>
                <w:sz w:val="21"/>
                <w:szCs w:val="21"/>
              </w:rPr>
              <w:t>（</w:t>
            </w:r>
            <w:r w:rsidRPr="00597BE7">
              <w:rPr>
                <w:sz w:val="21"/>
                <w:szCs w:val="21"/>
              </w:rPr>
              <w:t>0.001</w:t>
            </w:r>
            <w:r w:rsidRPr="00597BE7">
              <w:rPr>
                <w:sz w:val="21"/>
                <w:szCs w:val="21"/>
              </w:rPr>
              <w:t>）</w:t>
            </w:r>
          </w:p>
        </w:tc>
      </w:tr>
      <w:tr w:rsidR="001D0093" w14:paraId="29889830" w14:textId="77777777" w:rsidTr="00B628D1">
        <w:tc>
          <w:tcPr>
            <w:tcW w:w="1482" w:type="dxa"/>
            <w:tcBorders>
              <w:right w:val="nil"/>
            </w:tcBorders>
          </w:tcPr>
          <w:p w14:paraId="55295505" w14:textId="77777777" w:rsidR="001D0093" w:rsidRDefault="001D0093" w:rsidP="00B628D1">
            <w:pPr>
              <w:overflowPunct w:val="0"/>
              <w:rPr>
                <w:rFonts w:ascii="宋体" w:hAnsi="宋体"/>
                <w:sz w:val="21"/>
                <w:szCs w:val="21"/>
              </w:rPr>
            </w:pPr>
            <m:oMathPara>
              <m:oMath>
                <m:r>
                  <w:rPr>
                    <w:rFonts w:ascii="Cambria Math" w:hAnsi="Cambria Math"/>
                    <w:sz w:val="21"/>
                    <w:szCs w:val="21"/>
                  </w:rPr>
                  <w:lastRenderedPageBreak/>
                  <m:t>cons</m:t>
                </m:r>
              </m:oMath>
            </m:oMathPara>
          </w:p>
        </w:tc>
        <w:tc>
          <w:tcPr>
            <w:tcW w:w="1483" w:type="dxa"/>
            <w:tcBorders>
              <w:left w:val="nil"/>
              <w:right w:val="nil"/>
            </w:tcBorders>
          </w:tcPr>
          <w:p w14:paraId="2DAF7CC1" w14:textId="77777777" w:rsidR="001D0093" w:rsidRPr="00597BE7" w:rsidRDefault="001D0093" w:rsidP="00B628D1">
            <w:pPr>
              <w:overflowPunct w:val="0"/>
              <w:rPr>
                <w:sz w:val="21"/>
                <w:szCs w:val="21"/>
              </w:rPr>
            </w:pPr>
            <w:r w:rsidRPr="00597BE7">
              <w:rPr>
                <w:sz w:val="21"/>
                <w:szCs w:val="21"/>
              </w:rPr>
              <w:t>0.0102</w:t>
            </w:r>
          </w:p>
          <w:p w14:paraId="4051CD15" w14:textId="77777777" w:rsidR="001D0093" w:rsidRPr="00597BE7" w:rsidRDefault="001D0093" w:rsidP="00B628D1">
            <w:pPr>
              <w:overflowPunct w:val="0"/>
              <w:rPr>
                <w:sz w:val="21"/>
                <w:szCs w:val="21"/>
              </w:rPr>
            </w:pPr>
            <w:r w:rsidRPr="00597BE7">
              <w:rPr>
                <w:sz w:val="21"/>
                <w:szCs w:val="21"/>
              </w:rPr>
              <w:t>（</w:t>
            </w:r>
            <w:r w:rsidRPr="00597BE7">
              <w:rPr>
                <w:sz w:val="21"/>
                <w:szCs w:val="21"/>
              </w:rPr>
              <w:t>0.021</w:t>
            </w:r>
            <w:r w:rsidRPr="00597BE7">
              <w:rPr>
                <w:sz w:val="21"/>
                <w:szCs w:val="21"/>
              </w:rPr>
              <w:t>）</w:t>
            </w:r>
          </w:p>
        </w:tc>
        <w:tc>
          <w:tcPr>
            <w:tcW w:w="1483" w:type="dxa"/>
            <w:tcBorders>
              <w:left w:val="nil"/>
            </w:tcBorders>
          </w:tcPr>
          <w:p w14:paraId="1D3577B9" w14:textId="77777777" w:rsidR="001D0093" w:rsidRPr="00597BE7" w:rsidRDefault="001D0093" w:rsidP="00B628D1">
            <w:pPr>
              <w:overflowPunct w:val="0"/>
              <w:rPr>
                <w:sz w:val="21"/>
                <w:szCs w:val="21"/>
              </w:rPr>
            </w:pPr>
            <w:r w:rsidRPr="00597BE7">
              <w:rPr>
                <w:sz w:val="21"/>
                <w:szCs w:val="21"/>
              </w:rPr>
              <w:t>-0.0180</w:t>
            </w:r>
          </w:p>
          <w:p w14:paraId="273EA690" w14:textId="77777777" w:rsidR="001D0093" w:rsidRPr="00597BE7" w:rsidRDefault="001D0093" w:rsidP="00B628D1">
            <w:pPr>
              <w:overflowPunct w:val="0"/>
              <w:rPr>
                <w:sz w:val="21"/>
                <w:szCs w:val="21"/>
              </w:rPr>
            </w:pPr>
            <w:r w:rsidRPr="00597BE7">
              <w:rPr>
                <w:sz w:val="21"/>
                <w:szCs w:val="21"/>
              </w:rPr>
              <w:t>（</w:t>
            </w:r>
            <w:r w:rsidRPr="00597BE7">
              <w:rPr>
                <w:sz w:val="21"/>
                <w:szCs w:val="21"/>
              </w:rPr>
              <w:t>0.019</w:t>
            </w:r>
            <w:r w:rsidRPr="00597BE7">
              <w:rPr>
                <w:sz w:val="21"/>
                <w:szCs w:val="21"/>
              </w:rPr>
              <w:t>）</w:t>
            </w:r>
          </w:p>
        </w:tc>
      </w:tr>
      <w:tr w:rsidR="001D0093" w14:paraId="5F78AA4A" w14:textId="77777777" w:rsidTr="00B628D1">
        <w:tc>
          <w:tcPr>
            <w:tcW w:w="1482" w:type="dxa"/>
            <w:tcBorders>
              <w:right w:val="nil"/>
            </w:tcBorders>
          </w:tcPr>
          <w:p w14:paraId="784333EA" w14:textId="77777777" w:rsidR="001D0093" w:rsidRPr="00597BE7" w:rsidRDefault="001D0093" w:rsidP="00B628D1">
            <w:pPr>
              <w:overflowPunct w:val="0"/>
              <w:rPr>
                <w:sz w:val="21"/>
                <w:szCs w:val="21"/>
              </w:rPr>
            </w:pPr>
            <w:r>
              <w:rPr>
                <w:rFonts w:hint="eastAsia"/>
                <w:sz w:val="21"/>
                <w:szCs w:val="21"/>
              </w:rPr>
              <w:t>控制变量</w:t>
            </w:r>
          </w:p>
        </w:tc>
        <w:tc>
          <w:tcPr>
            <w:tcW w:w="1483" w:type="dxa"/>
            <w:tcBorders>
              <w:left w:val="nil"/>
              <w:right w:val="nil"/>
            </w:tcBorders>
          </w:tcPr>
          <w:p w14:paraId="452B86FA" w14:textId="77777777" w:rsidR="001D0093" w:rsidRDefault="001D0093" w:rsidP="00B628D1">
            <w:pPr>
              <w:overflowPunct w:val="0"/>
              <w:rPr>
                <w:rFonts w:ascii="宋体" w:hAnsi="宋体"/>
                <w:sz w:val="21"/>
                <w:szCs w:val="21"/>
              </w:rPr>
            </w:pPr>
            <w:r>
              <w:rPr>
                <w:rFonts w:ascii="宋体" w:hAnsi="宋体" w:hint="eastAsia"/>
                <w:sz w:val="21"/>
                <w:szCs w:val="21"/>
              </w:rPr>
              <w:t>是</w:t>
            </w:r>
          </w:p>
        </w:tc>
        <w:tc>
          <w:tcPr>
            <w:tcW w:w="1483" w:type="dxa"/>
            <w:tcBorders>
              <w:left w:val="nil"/>
            </w:tcBorders>
          </w:tcPr>
          <w:p w14:paraId="31E5FF1C" w14:textId="77777777" w:rsidR="001D0093" w:rsidRDefault="001D0093" w:rsidP="00B628D1">
            <w:pPr>
              <w:overflowPunct w:val="0"/>
              <w:rPr>
                <w:rFonts w:ascii="宋体" w:hAnsi="宋体"/>
                <w:sz w:val="21"/>
                <w:szCs w:val="21"/>
              </w:rPr>
            </w:pPr>
            <w:r>
              <w:rPr>
                <w:rFonts w:ascii="宋体" w:hAnsi="宋体" w:hint="eastAsia"/>
                <w:sz w:val="21"/>
                <w:szCs w:val="21"/>
              </w:rPr>
              <w:t>是</w:t>
            </w:r>
          </w:p>
        </w:tc>
      </w:tr>
      <w:tr w:rsidR="001D0093" w14:paraId="289064E7" w14:textId="77777777" w:rsidTr="00B628D1">
        <w:tc>
          <w:tcPr>
            <w:tcW w:w="1482" w:type="dxa"/>
            <w:tcBorders>
              <w:right w:val="nil"/>
            </w:tcBorders>
          </w:tcPr>
          <w:p w14:paraId="3329BFE9" w14:textId="77777777" w:rsidR="001D0093" w:rsidRDefault="001D0093" w:rsidP="00B628D1">
            <w:pPr>
              <w:overflowPunct w:val="0"/>
              <w:rPr>
                <w:sz w:val="21"/>
                <w:szCs w:val="21"/>
              </w:rPr>
            </w:pPr>
            <w:r>
              <w:rPr>
                <w:rFonts w:hint="eastAsia"/>
                <w:sz w:val="21"/>
                <w:szCs w:val="21"/>
              </w:rPr>
              <w:t>时间固定效应</w:t>
            </w:r>
          </w:p>
        </w:tc>
        <w:tc>
          <w:tcPr>
            <w:tcW w:w="1483" w:type="dxa"/>
            <w:tcBorders>
              <w:left w:val="nil"/>
              <w:right w:val="nil"/>
            </w:tcBorders>
          </w:tcPr>
          <w:p w14:paraId="63B41E1E" w14:textId="77777777" w:rsidR="001D0093" w:rsidRDefault="001D0093" w:rsidP="00B628D1">
            <w:pPr>
              <w:overflowPunct w:val="0"/>
              <w:rPr>
                <w:rFonts w:ascii="宋体" w:hAnsi="宋体"/>
                <w:sz w:val="21"/>
                <w:szCs w:val="21"/>
              </w:rPr>
            </w:pPr>
            <w:r>
              <w:rPr>
                <w:rFonts w:ascii="宋体" w:hAnsi="宋体" w:hint="eastAsia"/>
                <w:sz w:val="21"/>
                <w:szCs w:val="21"/>
              </w:rPr>
              <w:t>是</w:t>
            </w:r>
          </w:p>
        </w:tc>
        <w:tc>
          <w:tcPr>
            <w:tcW w:w="1483" w:type="dxa"/>
            <w:tcBorders>
              <w:left w:val="nil"/>
            </w:tcBorders>
          </w:tcPr>
          <w:p w14:paraId="0FF441E3" w14:textId="77777777" w:rsidR="001D0093" w:rsidRDefault="001D0093" w:rsidP="00B628D1">
            <w:pPr>
              <w:overflowPunct w:val="0"/>
              <w:rPr>
                <w:rFonts w:ascii="宋体" w:hAnsi="宋体"/>
                <w:sz w:val="21"/>
                <w:szCs w:val="21"/>
              </w:rPr>
            </w:pPr>
            <w:r>
              <w:rPr>
                <w:rFonts w:ascii="宋体" w:hAnsi="宋体" w:hint="eastAsia"/>
                <w:sz w:val="21"/>
                <w:szCs w:val="21"/>
              </w:rPr>
              <w:t>是</w:t>
            </w:r>
          </w:p>
        </w:tc>
      </w:tr>
      <w:tr w:rsidR="001D0093" w14:paraId="02C9D00D" w14:textId="77777777" w:rsidTr="00B628D1">
        <w:tc>
          <w:tcPr>
            <w:tcW w:w="1482" w:type="dxa"/>
            <w:tcBorders>
              <w:bottom w:val="single" w:sz="4" w:space="0" w:color="auto"/>
              <w:right w:val="nil"/>
            </w:tcBorders>
          </w:tcPr>
          <w:p w14:paraId="467BB7AD" w14:textId="77777777" w:rsidR="001D0093" w:rsidRDefault="001D0093" w:rsidP="00B628D1">
            <w:pPr>
              <w:overflowPunct w:val="0"/>
              <w:rPr>
                <w:sz w:val="21"/>
                <w:szCs w:val="21"/>
              </w:rPr>
            </w:pPr>
            <w:r>
              <w:rPr>
                <w:rFonts w:hint="eastAsia"/>
                <w:sz w:val="21"/>
                <w:szCs w:val="21"/>
              </w:rPr>
              <w:t>行业固定效应</w:t>
            </w:r>
          </w:p>
        </w:tc>
        <w:tc>
          <w:tcPr>
            <w:tcW w:w="1483" w:type="dxa"/>
            <w:tcBorders>
              <w:left w:val="nil"/>
              <w:bottom w:val="single" w:sz="4" w:space="0" w:color="auto"/>
              <w:right w:val="nil"/>
            </w:tcBorders>
          </w:tcPr>
          <w:p w14:paraId="134245D0" w14:textId="77777777" w:rsidR="001D0093" w:rsidRDefault="001D0093" w:rsidP="00B628D1">
            <w:pPr>
              <w:overflowPunct w:val="0"/>
              <w:rPr>
                <w:rFonts w:ascii="宋体" w:hAnsi="宋体"/>
                <w:sz w:val="21"/>
                <w:szCs w:val="21"/>
              </w:rPr>
            </w:pPr>
            <w:r>
              <w:rPr>
                <w:rFonts w:ascii="宋体" w:hAnsi="宋体" w:hint="eastAsia"/>
                <w:sz w:val="21"/>
                <w:szCs w:val="21"/>
              </w:rPr>
              <w:t>是</w:t>
            </w:r>
          </w:p>
        </w:tc>
        <w:tc>
          <w:tcPr>
            <w:tcW w:w="1483" w:type="dxa"/>
            <w:tcBorders>
              <w:left w:val="nil"/>
              <w:bottom w:val="single" w:sz="4" w:space="0" w:color="auto"/>
            </w:tcBorders>
          </w:tcPr>
          <w:p w14:paraId="707CE77E" w14:textId="77777777" w:rsidR="001D0093" w:rsidRDefault="001D0093" w:rsidP="00B628D1">
            <w:pPr>
              <w:overflowPunct w:val="0"/>
              <w:rPr>
                <w:rFonts w:ascii="宋体" w:hAnsi="宋体"/>
                <w:sz w:val="21"/>
                <w:szCs w:val="21"/>
              </w:rPr>
            </w:pPr>
            <w:r>
              <w:rPr>
                <w:rFonts w:ascii="宋体" w:hAnsi="宋体" w:hint="eastAsia"/>
                <w:sz w:val="21"/>
                <w:szCs w:val="21"/>
              </w:rPr>
              <w:t>是</w:t>
            </w:r>
          </w:p>
        </w:tc>
      </w:tr>
    </w:tbl>
    <w:p w14:paraId="21E0F6E4" w14:textId="77777777" w:rsidR="00934A8B" w:rsidRDefault="00934A8B"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Pr>
          <w:rFonts w:ascii="Times New Roman" w:eastAsia="黑体" w:hAnsi="Times New Roman" w:cs="Times New Roman" w:hint="eastAsia"/>
          <w:b/>
          <w:kern w:val="0"/>
          <w:sz w:val="21"/>
          <w:szCs w:val="21"/>
          <w14:ligatures w14:val="none"/>
        </w:rPr>
        <w:t>4</w:t>
      </w:r>
      <w:r w:rsidR="00C949E4" w:rsidRPr="001D0093">
        <w:rPr>
          <w:rFonts w:ascii="Times New Roman" w:eastAsia="黑体" w:hAnsi="Times New Roman" w:cs="Times New Roman" w:hint="eastAsia"/>
          <w:b/>
          <w:kern w:val="0"/>
          <w:sz w:val="21"/>
          <w:szCs w:val="21"/>
          <w14:ligatures w14:val="none"/>
        </w:rPr>
        <w:t>.</w:t>
      </w:r>
      <w:r>
        <w:rPr>
          <w:rFonts w:ascii="Times New Roman" w:eastAsia="黑体" w:hAnsi="Times New Roman" w:cs="Times New Roman" w:hint="eastAsia"/>
          <w:b/>
          <w:kern w:val="0"/>
          <w:sz w:val="21"/>
          <w:szCs w:val="21"/>
          <w14:ligatures w14:val="none"/>
        </w:rPr>
        <w:t>8</w:t>
      </w:r>
      <w:r w:rsidR="00C949E4" w:rsidRPr="001D0093">
        <w:rPr>
          <w:rFonts w:ascii="Times New Roman" w:eastAsia="黑体" w:hAnsi="Times New Roman" w:cs="Times New Roman"/>
          <w:b/>
          <w:kern w:val="0"/>
          <w:sz w:val="21"/>
          <w:szCs w:val="21"/>
          <w14:ligatures w14:val="none"/>
        </w:rPr>
        <w:t xml:space="preserve">  </w:t>
      </w:r>
      <w:r>
        <w:rPr>
          <w:rFonts w:ascii="Times New Roman" w:eastAsia="黑体" w:hAnsi="Times New Roman" w:cs="Times New Roman" w:hint="eastAsia"/>
          <w:b/>
          <w:kern w:val="0"/>
          <w:sz w:val="21"/>
          <w:szCs w:val="21"/>
          <w14:ligatures w14:val="none"/>
        </w:rPr>
        <w:t>稳健性检验</w:t>
      </w:r>
    </w:p>
    <w:p w14:paraId="36ED1990" w14:textId="5B64F013" w:rsidR="005B7590" w:rsidRPr="00934A8B" w:rsidRDefault="005B7590" w:rsidP="005B7590">
      <w:pPr>
        <w:tabs>
          <w:tab w:val="left" w:pos="357"/>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hint="eastAsia"/>
          <w:bCs/>
          <w:sz w:val="21"/>
          <w:szCs w:val="21"/>
          <w14:ligatures w14:val="none"/>
        </w:rPr>
        <w:t>4</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8</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1</w:t>
      </w:r>
      <w:r w:rsidRPr="00C949E4">
        <w:rPr>
          <w:rFonts w:ascii="Times New Roman" w:eastAsia="宋体" w:hAnsi="Times New Roman" w:cs="Times New Roman" w:hint="eastAsia"/>
          <w:bCs/>
          <w:sz w:val="21"/>
          <w:szCs w:val="21"/>
          <w14:ligatures w14:val="none"/>
        </w:rPr>
        <w:t xml:space="preserve"> </w:t>
      </w:r>
      <w:r>
        <w:rPr>
          <w:rFonts w:ascii="Times New Roman" w:eastAsia="宋体" w:hAnsi="Times New Roman" w:cs="Times New Roman" w:hint="eastAsia"/>
          <w:bCs/>
          <w:sz w:val="21"/>
          <w:szCs w:val="21"/>
          <w14:ligatures w14:val="none"/>
        </w:rPr>
        <w:t>工具变量</w:t>
      </w:r>
    </w:p>
    <w:p w14:paraId="46BC0A8A" w14:textId="18E4758F" w:rsidR="005B7590" w:rsidRPr="004E7A0E" w:rsidRDefault="005B7590" w:rsidP="005B7590">
      <w:pPr>
        <w:widowControl/>
        <w:rPr>
          <w:rFonts w:ascii="宋体" w:eastAsia="宋体" w:hAnsi="宋体" w:cs="宋体"/>
          <w:color w:val="231F20"/>
          <w:kern w:val="0"/>
          <w:sz w:val="21"/>
          <w:szCs w:val="21"/>
          <w14:ligatures w14:val="none"/>
        </w:rPr>
      </w:pPr>
      <w:r>
        <w:rPr>
          <w:rFonts w:ascii="Times New Roman" w:eastAsia="宋体" w:hAnsi="Times New Roman" w:cs="Times New Roman"/>
          <w:bCs/>
          <w:sz w:val="21"/>
          <w:szCs w:val="21"/>
          <w14:ligatures w14:val="none"/>
        </w:rPr>
        <w:tab/>
      </w:r>
      <w:r w:rsidRPr="004E7A0E">
        <w:rPr>
          <w:rFonts w:ascii="宋体" w:eastAsia="宋体" w:hAnsi="宋体" w:cs="Times New Roman" w:hint="eastAsia"/>
          <w:bCs/>
          <w:sz w:val="21"/>
          <w:szCs w:val="21"/>
          <w14:ligatures w14:val="none"/>
        </w:rPr>
        <w:t>为了进一步解决内生性问题，</w:t>
      </w:r>
      <w:r w:rsidRPr="004E7A0E">
        <w:rPr>
          <w:rFonts w:ascii="宋体" w:eastAsia="宋体" w:hAnsi="宋体" w:cs="宋体" w:hint="eastAsia"/>
          <w:color w:val="231F20"/>
          <w:kern w:val="0"/>
          <w:sz w:val="21"/>
          <w:szCs w:val="21"/>
          <w14:ligatures w14:val="none"/>
        </w:rPr>
        <w:t>本文采用工具变量</w:t>
      </w:r>
      <w:r w:rsidRPr="004E7A0E">
        <w:rPr>
          <w:rFonts w:ascii="宋体" w:eastAsia="宋体" w:hAnsi="宋体" w:cs="宋体"/>
          <w:color w:val="231F20"/>
          <w:kern w:val="0"/>
          <w:sz w:val="21"/>
          <w:szCs w:val="21"/>
          <w14:ligatures w14:val="none"/>
        </w:rPr>
        <w:t>（IV）</w:t>
      </w:r>
      <w:r w:rsidRPr="004E7A0E">
        <w:rPr>
          <w:rFonts w:ascii="宋体" w:eastAsia="宋体" w:hAnsi="宋体" w:cs="宋体" w:hint="eastAsia"/>
          <w:color w:val="231F20"/>
          <w:kern w:val="0"/>
          <w:sz w:val="21"/>
          <w:szCs w:val="21"/>
          <w14:ligatures w14:val="none"/>
        </w:rPr>
        <w:t>估计作为额外的稳健性检验。本文根据</w:t>
      </w:r>
      <w:del w:id="88" w:author="annie" w:date="2025-08-01T22:46:00Z">
        <w:r w:rsidR="008049F0" w:rsidRPr="004E7A0E" w:rsidDel="00BA63F6">
          <w:rPr>
            <w:rFonts w:ascii="宋体" w:eastAsia="宋体" w:hAnsi="宋体" w:cs="宋体" w:hint="eastAsia"/>
            <w:color w:val="231F20"/>
            <w:kern w:val="0"/>
            <w:sz w:val="21"/>
            <w:szCs w:val="21"/>
            <w14:ligatures w14:val="none"/>
          </w:rPr>
          <w:delText xml:space="preserve">Ning </w:delText>
        </w:r>
      </w:del>
      <w:ins w:id="89" w:author="annie" w:date="2025-08-01T22:46:00Z">
        <w:r w:rsidR="00BA63F6">
          <w:rPr>
            <w:rFonts w:ascii="宋体" w:eastAsia="宋体" w:hAnsi="宋体" w:cs="宋体"/>
            <w:color w:val="231F20"/>
            <w:kern w:val="0"/>
            <w:sz w:val="21"/>
            <w:szCs w:val="21"/>
            <w14:ligatures w14:val="none"/>
          </w:rPr>
          <w:t>Zhang</w:t>
        </w:r>
        <w:r w:rsidR="00BA63F6" w:rsidRPr="004E7A0E">
          <w:rPr>
            <w:rFonts w:ascii="宋体" w:eastAsia="宋体" w:hAnsi="宋体" w:cs="宋体" w:hint="eastAsia"/>
            <w:color w:val="231F20"/>
            <w:kern w:val="0"/>
            <w:sz w:val="21"/>
            <w:szCs w:val="21"/>
            <w14:ligatures w14:val="none"/>
          </w:rPr>
          <w:t xml:space="preserve"> </w:t>
        </w:r>
      </w:ins>
      <w:r w:rsidR="008049F0" w:rsidRPr="004E7A0E">
        <w:rPr>
          <w:rFonts w:ascii="宋体" w:eastAsia="宋体" w:hAnsi="宋体" w:cs="宋体" w:hint="eastAsia"/>
          <w:color w:val="231F20"/>
          <w:kern w:val="0"/>
          <w:sz w:val="21"/>
          <w:szCs w:val="21"/>
          <w14:ligatures w14:val="none"/>
        </w:rPr>
        <w:t>&amp; Liu（2023）</w:t>
      </w:r>
      <w:r w:rsidR="008049F0" w:rsidRPr="004E7A0E">
        <w:rPr>
          <w:rStyle w:val="aff6"/>
          <w:rFonts w:ascii="宋体" w:eastAsia="宋体" w:hAnsi="宋体" w:cs="宋体" w:hint="eastAsia"/>
          <w:color w:val="231F20"/>
          <w:kern w:val="0"/>
          <w:sz w:val="21"/>
          <w:szCs w:val="21"/>
          <w14:ligatures w14:val="none"/>
        </w:rPr>
        <w:endnoteReference w:id="25"/>
      </w:r>
      <w:commentRangeStart w:id="90"/>
      <w:r w:rsidR="004E7A0E" w:rsidRPr="004E7A0E">
        <w:rPr>
          <w:rFonts w:ascii="宋体" w:eastAsia="宋体" w:hAnsi="宋体" w:cs="宋体" w:hint="eastAsia"/>
          <w:color w:val="231F20"/>
          <w:kern w:val="0"/>
          <w:sz w:val="21"/>
          <w:szCs w:val="21"/>
          <w14:ligatures w14:val="none"/>
        </w:rPr>
        <w:t>预测虚假财经新闻的模型的SHAP结果</w:t>
      </w:r>
      <w:r w:rsidRPr="004E7A0E">
        <w:rPr>
          <w:rFonts w:ascii="宋体" w:eastAsia="宋体" w:hAnsi="宋体" w:cs="宋体" w:hint="eastAsia"/>
          <w:color w:val="231F20"/>
          <w:kern w:val="0"/>
          <w:sz w:val="21"/>
          <w:szCs w:val="21"/>
          <w14:ligatures w14:val="none"/>
        </w:rPr>
        <w:t>，选择新闻文本长度作为</w:t>
      </w:r>
      <w:r w:rsidR="004E7A0E" w:rsidRPr="004E7A0E">
        <w:rPr>
          <w:rFonts w:ascii="宋体" w:eastAsia="宋体" w:hAnsi="宋体" w:cs="宋体" w:hint="eastAsia"/>
          <w:color w:val="231F20"/>
          <w:kern w:val="0"/>
          <w:sz w:val="21"/>
          <w:szCs w:val="21"/>
          <w14:ligatures w14:val="none"/>
        </w:rPr>
        <w:t>基准回归的</w:t>
      </w:r>
      <w:r w:rsidRPr="004E7A0E">
        <w:rPr>
          <w:rFonts w:ascii="宋体" w:eastAsia="宋体" w:hAnsi="宋体" w:cs="宋体" w:hint="eastAsia"/>
          <w:color w:val="231F20"/>
          <w:kern w:val="0"/>
          <w:sz w:val="21"/>
          <w:szCs w:val="21"/>
          <w14:ligatures w14:val="none"/>
        </w:rPr>
        <w:t>工具变量</w:t>
      </w:r>
      <w:commentRangeEnd w:id="90"/>
      <w:r w:rsidR="00BA63F6">
        <w:rPr>
          <w:rStyle w:val="affa"/>
          <w:rFonts w:ascii="Times New Roman" w:eastAsia="宋体" w:hAnsi="Times New Roman" w:cs="Times New Roman"/>
          <w14:ligatures w14:val="none"/>
        </w:rPr>
        <w:commentReference w:id="90"/>
      </w:r>
      <w:r w:rsidRPr="004E7A0E">
        <w:rPr>
          <w:rFonts w:ascii="宋体" w:eastAsia="宋体" w:hAnsi="宋体" w:cs="宋体" w:hint="eastAsia"/>
          <w:color w:val="231F20"/>
          <w:kern w:val="0"/>
          <w:sz w:val="21"/>
          <w:szCs w:val="21"/>
          <w14:ligatures w14:val="none"/>
        </w:rPr>
        <w:t>。</w:t>
      </w:r>
      <w:commentRangeStart w:id="91"/>
      <w:r w:rsidRPr="004E7A0E">
        <w:rPr>
          <w:rFonts w:ascii="宋体" w:eastAsia="宋体" w:hAnsi="宋体" w:cs="宋体" w:hint="eastAsia"/>
          <w:color w:val="231F20"/>
          <w:kern w:val="0"/>
          <w:sz w:val="21"/>
          <w:szCs w:val="21"/>
          <w14:ligatures w14:val="none"/>
        </w:rPr>
        <w:t>从相关性而言，编造虚假财经新闻的成本随文本长度上升，新闻文本越长，发布者编造的难度越大，因此虚假财经新闻的长度应</w:t>
      </w:r>
      <w:r w:rsidR="008049F0" w:rsidRPr="004E7A0E">
        <w:rPr>
          <w:rFonts w:ascii="宋体" w:eastAsia="宋体" w:hAnsi="宋体" w:cs="宋体" w:hint="eastAsia"/>
          <w:color w:val="231F20"/>
          <w:kern w:val="0"/>
          <w:sz w:val="21"/>
          <w:szCs w:val="21"/>
          <w14:ligatures w14:val="none"/>
        </w:rPr>
        <w:t>小于真实财经新闻的文本长度</w:t>
      </w:r>
      <w:commentRangeEnd w:id="91"/>
      <w:r w:rsidR="00BA63F6">
        <w:rPr>
          <w:rStyle w:val="affa"/>
          <w:rFonts w:ascii="Times New Roman" w:eastAsia="宋体" w:hAnsi="Times New Roman" w:cs="Times New Roman"/>
          <w14:ligatures w14:val="none"/>
        </w:rPr>
        <w:commentReference w:id="91"/>
      </w:r>
      <w:r w:rsidR="008049F0" w:rsidRPr="004E7A0E">
        <w:rPr>
          <w:rFonts w:ascii="宋体" w:eastAsia="宋体" w:hAnsi="宋体" w:cs="宋体" w:hint="eastAsia"/>
          <w:color w:val="231F20"/>
          <w:kern w:val="0"/>
          <w:sz w:val="21"/>
          <w:szCs w:val="21"/>
          <w14:ligatures w14:val="none"/>
        </w:rPr>
        <w:t>。从外生性而言，新闻的文本长度与股价波动不存在因果性，包含同一信息要素但长度不一致的新闻，其内容给投资者传递的信号是一致的。</w:t>
      </w:r>
      <w:r w:rsidR="004E7A0E" w:rsidRPr="004E7A0E">
        <w:rPr>
          <w:rFonts w:ascii="宋体" w:eastAsia="宋体" w:hAnsi="宋体" w:cs="宋体" w:hint="eastAsia"/>
          <w:color w:val="231F20"/>
          <w:kern w:val="0"/>
          <w:sz w:val="21"/>
          <w:szCs w:val="21"/>
          <w14:ligatures w14:val="none"/>
        </w:rPr>
        <w:t>回归结果如表12所示：</w:t>
      </w:r>
    </w:p>
    <w:tbl>
      <w:tblPr>
        <w:tblStyle w:val="aff4"/>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1482"/>
        <w:gridCol w:w="1483"/>
        <w:gridCol w:w="1483"/>
      </w:tblGrid>
      <w:tr w:rsidR="004E7A0E" w14:paraId="604700D1" w14:textId="77777777" w:rsidTr="00BD03E5">
        <w:tc>
          <w:tcPr>
            <w:tcW w:w="4448" w:type="dxa"/>
            <w:gridSpan w:val="3"/>
            <w:tcBorders>
              <w:top w:val="single" w:sz="4" w:space="0" w:color="auto"/>
              <w:bottom w:val="single" w:sz="4" w:space="0" w:color="auto"/>
            </w:tcBorders>
          </w:tcPr>
          <w:p w14:paraId="34634B28" w14:textId="410B1888" w:rsidR="004E7A0E" w:rsidRDefault="004E7A0E" w:rsidP="00BD03E5">
            <w:pPr>
              <w:overflowPunct w:val="0"/>
              <w:jc w:val="center"/>
              <w:rPr>
                <w:rFonts w:ascii="宋体" w:hAnsi="宋体"/>
                <w:sz w:val="21"/>
                <w:szCs w:val="21"/>
              </w:rPr>
            </w:pPr>
            <w:r>
              <w:rPr>
                <w:rFonts w:ascii="宋体" w:hAnsi="宋体" w:hint="eastAsia"/>
                <w:sz w:val="21"/>
                <w:szCs w:val="21"/>
              </w:rPr>
              <w:t>表12 工具变量</w:t>
            </w:r>
          </w:p>
        </w:tc>
      </w:tr>
      <w:tr w:rsidR="004E7A0E" w14:paraId="0D086231" w14:textId="77777777" w:rsidTr="00BD03E5">
        <w:tc>
          <w:tcPr>
            <w:tcW w:w="1482" w:type="dxa"/>
            <w:tcBorders>
              <w:top w:val="single" w:sz="4" w:space="0" w:color="auto"/>
              <w:bottom w:val="single" w:sz="4" w:space="0" w:color="auto"/>
              <w:right w:val="nil"/>
            </w:tcBorders>
          </w:tcPr>
          <w:p w14:paraId="1EF7301D" w14:textId="77777777" w:rsidR="004E7A0E" w:rsidRDefault="004E7A0E" w:rsidP="00BD03E5">
            <w:pPr>
              <w:overflowPunct w:val="0"/>
              <w:rPr>
                <w:rFonts w:ascii="宋体" w:hAnsi="宋体"/>
                <w:sz w:val="21"/>
                <w:szCs w:val="21"/>
              </w:rPr>
            </w:pPr>
          </w:p>
        </w:tc>
        <w:tc>
          <w:tcPr>
            <w:tcW w:w="1483" w:type="dxa"/>
            <w:tcBorders>
              <w:top w:val="single" w:sz="4" w:space="0" w:color="auto"/>
              <w:left w:val="nil"/>
              <w:bottom w:val="single" w:sz="4" w:space="0" w:color="auto"/>
              <w:right w:val="nil"/>
            </w:tcBorders>
          </w:tcPr>
          <w:p w14:paraId="0BFD8861" w14:textId="684A4068" w:rsidR="004E7A0E" w:rsidRDefault="004E7A0E" w:rsidP="00BD03E5">
            <w:pPr>
              <w:overflowPunct w:val="0"/>
              <w:rPr>
                <w:rFonts w:ascii="宋体" w:hAnsi="宋体"/>
                <w:sz w:val="21"/>
                <w:szCs w:val="21"/>
              </w:rPr>
            </w:pPr>
            <w:r>
              <w:rPr>
                <w:rFonts w:ascii="宋体" w:hAnsi="宋体" w:hint="eastAsia"/>
                <w:sz w:val="21"/>
                <w:szCs w:val="21"/>
              </w:rPr>
              <w:t>第一阶段</w:t>
            </w:r>
          </w:p>
        </w:tc>
        <w:tc>
          <w:tcPr>
            <w:tcW w:w="1483" w:type="dxa"/>
            <w:tcBorders>
              <w:top w:val="single" w:sz="4" w:space="0" w:color="auto"/>
              <w:left w:val="nil"/>
              <w:bottom w:val="single" w:sz="4" w:space="0" w:color="auto"/>
            </w:tcBorders>
          </w:tcPr>
          <w:p w14:paraId="18659B6D" w14:textId="5C636C46" w:rsidR="004E7A0E" w:rsidRDefault="004E7A0E" w:rsidP="00BD03E5">
            <w:pPr>
              <w:overflowPunct w:val="0"/>
              <w:rPr>
                <w:rFonts w:ascii="宋体" w:hAnsi="宋体"/>
                <w:sz w:val="21"/>
                <w:szCs w:val="21"/>
              </w:rPr>
            </w:pPr>
            <w:r>
              <w:rPr>
                <w:rFonts w:ascii="宋体" w:hAnsi="宋体" w:hint="eastAsia"/>
                <w:sz w:val="21"/>
                <w:szCs w:val="21"/>
              </w:rPr>
              <w:t>第二阶段</w:t>
            </w:r>
          </w:p>
        </w:tc>
      </w:tr>
      <w:tr w:rsidR="004E7A0E" w14:paraId="72A67B4F" w14:textId="77777777" w:rsidTr="004E7A0E">
        <w:tc>
          <w:tcPr>
            <w:tcW w:w="1482" w:type="dxa"/>
            <w:tcBorders>
              <w:top w:val="single" w:sz="4" w:space="0" w:color="auto"/>
              <w:bottom w:val="single" w:sz="4" w:space="0" w:color="auto"/>
              <w:right w:val="nil"/>
            </w:tcBorders>
          </w:tcPr>
          <w:p w14:paraId="55795D23" w14:textId="77777777" w:rsidR="004E7A0E" w:rsidRDefault="004E7A0E" w:rsidP="00BD03E5">
            <w:pPr>
              <w:overflowPunct w:val="0"/>
              <w:rPr>
                <w:rFonts w:ascii="等线" w:eastAsia="等线" w:hAnsi="等线"/>
                <w:sz w:val="21"/>
                <w:szCs w:val="21"/>
              </w:rPr>
            </w:pPr>
          </w:p>
        </w:tc>
        <w:tc>
          <w:tcPr>
            <w:tcW w:w="1483" w:type="dxa"/>
            <w:tcBorders>
              <w:top w:val="single" w:sz="4" w:space="0" w:color="auto"/>
              <w:left w:val="nil"/>
              <w:bottom w:val="single" w:sz="4" w:space="0" w:color="auto"/>
              <w:right w:val="nil"/>
            </w:tcBorders>
          </w:tcPr>
          <w:p w14:paraId="2BF6F20A" w14:textId="37B00E40" w:rsidR="004E7A0E" w:rsidRPr="00597BE7" w:rsidRDefault="004E7A0E" w:rsidP="00BD03E5">
            <w:pPr>
              <w:overflowPunct w:val="0"/>
              <w:rPr>
                <w:sz w:val="21"/>
                <w:szCs w:val="21"/>
              </w:rPr>
            </w:pPr>
            <m:oMathPara>
              <m:oMath>
                <m:r>
                  <w:rPr>
                    <w:rFonts w:ascii="Cambria Math" w:hAnsi="Cambria Math"/>
                    <w:sz w:val="21"/>
                    <w:szCs w:val="21"/>
                  </w:rPr>
                  <m:t>false</m:t>
                </m:r>
              </m:oMath>
            </m:oMathPara>
          </w:p>
        </w:tc>
        <w:tc>
          <w:tcPr>
            <w:tcW w:w="1483" w:type="dxa"/>
            <w:tcBorders>
              <w:top w:val="single" w:sz="4" w:space="0" w:color="auto"/>
              <w:left w:val="nil"/>
              <w:bottom w:val="single" w:sz="4" w:space="0" w:color="auto"/>
            </w:tcBorders>
          </w:tcPr>
          <w:p w14:paraId="3BB039CF" w14:textId="7D80E107" w:rsidR="004E7A0E" w:rsidRPr="00597BE7" w:rsidRDefault="004E7A0E" w:rsidP="00BD03E5">
            <w:pPr>
              <w:overflowPunct w:val="0"/>
              <w:rPr>
                <w:sz w:val="21"/>
                <w:szCs w:val="21"/>
              </w:rPr>
            </w:pPr>
            <m:oMathPara>
              <m:oMath>
                <m:r>
                  <w:rPr>
                    <w:rFonts w:ascii="Cambria Math" w:hAnsi="Cambria Math"/>
                    <w:sz w:val="21"/>
                    <w:szCs w:val="21"/>
                  </w:rPr>
                  <m:t>CAR</m:t>
                </m:r>
              </m:oMath>
            </m:oMathPara>
          </w:p>
        </w:tc>
      </w:tr>
      <w:tr w:rsidR="004E7A0E" w14:paraId="7549D0FE" w14:textId="77777777" w:rsidTr="004E7A0E">
        <w:tc>
          <w:tcPr>
            <w:tcW w:w="1482" w:type="dxa"/>
            <w:tcBorders>
              <w:top w:val="single" w:sz="4" w:space="0" w:color="auto"/>
              <w:bottom w:val="nil"/>
              <w:right w:val="nil"/>
            </w:tcBorders>
          </w:tcPr>
          <w:p w14:paraId="15ABB11E" w14:textId="2846532A" w:rsidR="004E7A0E" w:rsidRDefault="004E7A0E" w:rsidP="00BD03E5">
            <w:pPr>
              <w:overflowPunct w:val="0"/>
              <w:rPr>
                <w:rFonts w:ascii="宋体" w:hAnsi="宋体"/>
                <w:sz w:val="21"/>
                <w:szCs w:val="21"/>
              </w:rPr>
            </w:pPr>
            <m:oMathPara>
              <m:oMath>
                <m:r>
                  <w:rPr>
                    <w:rFonts w:ascii="Cambria Math" w:hAnsi="Cambria Math"/>
                    <w:sz w:val="21"/>
                    <w:szCs w:val="21"/>
                  </w:rPr>
                  <m:t>n</m:t>
                </m:r>
                <m:r>
                  <w:rPr>
                    <w:rFonts w:ascii="Cambria Math" w:hAnsi="Cambria Math" w:hint="eastAsia"/>
                    <w:sz w:val="21"/>
                    <w:szCs w:val="21"/>
                  </w:rPr>
                  <m:t>ews</m:t>
                </m:r>
                <m:r>
                  <w:rPr>
                    <w:rFonts w:ascii="Cambria Math" w:hAnsi="Cambria Math"/>
                    <w:sz w:val="21"/>
                    <w:szCs w:val="21"/>
                  </w:rPr>
                  <m:t>length</m:t>
                </m:r>
              </m:oMath>
            </m:oMathPara>
          </w:p>
        </w:tc>
        <w:tc>
          <w:tcPr>
            <w:tcW w:w="1483" w:type="dxa"/>
            <w:tcBorders>
              <w:top w:val="single" w:sz="4" w:space="0" w:color="auto"/>
              <w:left w:val="nil"/>
              <w:bottom w:val="nil"/>
              <w:right w:val="nil"/>
            </w:tcBorders>
          </w:tcPr>
          <w:p w14:paraId="76B69207" w14:textId="1661D498" w:rsidR="004E7A0E" w:rsidRPr="00597BE7" w:rsidRDefault="004E7A0E" w:rsidP="00BD03E5">
            <w:pPr>
              <w:overflowPunct w:val="0"/>
              <w:rPr>
                <w:sz w:val="21"/>
                <w:szCs w:val="21"/>
              </w:rPr>
            </w:pPr>
            <w:r w:rsidRPr="004E7A0E">
              <w:rPr>
                <w:rFonts w:hint="eastAsia"/>
                <w:sz w:val="21"/>
                <w:szCs w:val="21"/>
              </w:rPr>
              <w:t>-0.0001</w:t>
            </w:r>
            <w:r w:rsidRPr="00597BE7">
              <w:rPr>
                <w:sz w:val="21"/>
                <w:szCs w:val="21"/>
              </w:rPr>
              <w:t>***</w:t>
            </w:r>
          </w:p>
          <w:p w14:paraId="550D1758" w14:textId="1FB8CE40" w:rsidR="004E7A0E" w:rsidRPr="00597BE7" w:rsidRDefault="004E7A0E" w:rsidP="00BD03E5">
            <w:pPr>
              <w:overflowPunct w:val="0"/>
              <w:rPr>
                <w:sz w:val="21"/>
                <w:szCs w:val="21"/>
              </w:rPr>
            </w:pPr>
            <w:r w:rsidRPr="00597BE7">
              <w:rPr>
                <w:sz w:val="21"/>
                <w:szCs w:val="21"/>
              </w:rPr>
              <w:t>（</w:t>
            </w:r>
            <w:r w:rsidRPr="004E7A0E">
              <w:rPr>
                <w:rFonts w:hint="eastAsia"/>
                <w:sz w:val="21"/>
                <w:szCs w:val="21"/>
              </w:rPr>
              <w:t>7.5e-06</w:t>
            </w:r>
            <w:r w:rsidRPr="00597BE7">
              <w:rPr>
                <w:sz w:val="21"/>
                <w:szCs w:val="21"/>
              </w:rPr>
              <w:t>）</w:t>
            </w:r>
          </w:p>
        </w:tc>
        <w:tc>
          <w:tcPr>
            <w:tcW w:w="1483" w:type="dxa"/>
            <w:tcBorders>
              <w:top w:val="single" w:sz="4" w:space="0" w:color="auto"/>
              <w:left w:val="nil"/>
              <w:bottom w:val="nil"/>
            </w:tcBorders>
          </w:tcPr>
          <w:p w14:paraId="72456E19" w14:textId="4296398F" w:rsidR="004E7A0E" w:rsidRPr="00597BE7" w:rsidRDefault="004E7A0E" w:rsidP="004E7A0E">
            <w:pPr>
              <w:overflowPunct w:val="0"/>
              <w:rPr>
                <w:sz w:val="21"/>
                <w:szCs w:val="21"/>
              </w:rPr>
            </w:pPr>
            <w:r w:rsidRPr="00597BE7">
              <w:rPr>
                <w:sz w:val="21"/>
                <w:szCs w:val="21"/>
              </w:rPr>
              <w:t xml:space="preserve"> </w:t>
            </w:r>
          </w:p>
          <w:p w14:paraId="6C9D9AD5" w14:textId="0E1AE34D" w:rsidR="004E7A0E" w:rsidRPr="00597BE7" w:rsidRDefault="004E7A0E" w:rsidP="00BD03E5">
            <w:pPr>
              <w:overflowPunct w:val="0"/>
              <w:rPr>
                <w:sz w:val="21"/>
                <w:szCs w:val="21"/>
              </w:rPr>
            </w:pPr>
          </w:p>
        </w:tc>
      </w:tr>
      <w:tr w:rsidR="004E7A0E" w14:paraId="16053AB2" w14:textId="77777777" w:rsidTr="004E7A0E">
        <w:tc>
          <w:tcPr>
            <w:tcW w:w="1482" w:type="dxa"/>
            <w:tcBorders>
              <w:top w:val="nil"/>
              <w:right w:val="nil"/>
            </w:tcBorders>
          </w:tcPr>
          <w:p w14:paraId="495BA99C" w14:textId="21F27A7E" w:rsidR="004E7A0E" w:rsidRDefault="004E7A0E" w:rsidP="00BD03E5">
            <w:pPr>
              <w:overflowPunct w:val="0"/>
              <w:rPr>
                <w:rFonts w:ascii="等线" w:eastAsia="等线" w:hAnsi="等线"/>
                <w:sz w:val="21"/>
                <w:szCs w:val="21"/>
              </w:rPr>
            </w:pPr>
            <m:oMathPara>
              <m:oMath>
                <m:r>
                  <w:rPr>
                    <w:rFonts w:ascii="Cambria Math" w:eastAsia="等线" w:hAnsi="Cambria Math"/>
                    <w:sz w:val="21"/>
                    <w:szCs w:val="21"/>
                  </w:rPr>
                  <m:t>false</m:t>
                </m:r>
              </m:oMath>
            </m:oMathPara>
          </w:p>
        </w:tc>
        <w:tc>
          <w:tcPr>
            <w:tcW w:w="1483" w:type="dxa"/>
            <w:tcBorders>
              <w:top w:val="nil"/>
              <w:left w:val="nil"/>
              <w:right w:val="nil"/>
            </w:tcBorders>
          </w:tcPr>
          <w:p w14:paraId="5C86B0AB" w14:textId="77777777" w:rsidR="004E7A0E" w:rsidRPr="004E7A0E" w:rsidRDefault="004E7A0E" w:rsidP="00BD03E5">
            <w:pPr>
              <w:overflowPunct w:val="0"/>
              <w:rPr>
                <w:sz w:val="21"/>
                <w:szCs w:val="21"/>
              </w:rPr>
            </w:pPr>
          </w:p>
        </w:tc>
        <w:tc>
          <w:tcPr>
            <w:tcW w:w="1483" w:type="dxa"/>
            <w:tcBorders>
              <w:top w:val="nil"/>
              <w:left w:val="nil"/>
            </w:tcBorders>
          </w:tcPr>
          <w:p w14:paraId="39A187E1" w14:textId="77777777" w:rsidR="004E7A0E" w:rsidRDefault="004E7A0E" w:rsidP="00BD03E5">
            <w:pPr>
              <w:overflowPunct w:val="0"/>
              <w:rPr>
                <w:sz w:val="21"/>
                <w:szCs w:val="21"/>
              </w:rPr>
            </w:pPr>
            <w:r w:rsidRPr="004E7A0E">
              <w:rPr>
                <w:rFonts w:hint="eastAsia"/>
                <w:sz w:val="21"/>
                <w:szCs w:val="21"/>
              </w:rPr>
              <w:t>0.1189</w:t>
            </w:r>
            <w:r>
              <w:rPr>
                <w:rFonts w:hint="eastAsia"/>
                <w:sz w:val="21"/>
                <w:szCs w:val="21"/>
              </w:rPr>
              <w:t>*</w:t>
            </w:r>
          </w:p>
          <w:p w14:paraId="363478A6" w14:textId="113616F1" w:rsidR="004E7A0E" w:rsidRPr="00597BE7" w:rsidRDefault="004E7A0E" w:rsidP="00BD03E5">
            <w:pPr>
              <w:overflowPunct w:val="0"/>
              <w:rPr>
                <w:sz w:val="21"/>
                <w:szCs w:val="21"/>
              </w:rPr>
            </w:pPr>
            <w:r>
              <w:rPr>
                <w:rFonts w:hint="eastAsia"/>
                <w:sz w:val="21"/>
                <w:szCs w:val="21"/>
              </w:rPr>
              <w:t>(</w:t>
            </w:r>
            <w:r w:rsidRPr="004E7A0E">
              <w:rPr>
                <w:rFonts w:hint="eastAsia"/>
                <w:sz w:val="21"/>
                <w:szCs w:val="21"/>
              </w:rPr>
              <w:t>0.0500</w:t>
            </w:r>
            <w:r>
              <w:rPr>
                <w:rFonts w:hint="eastAsia"/>
                <w:sz w:val="21"/>
                <w:szCs w:val="21"/>
              </w:rPr>
              <w:t>)</w:t>
            </w:r>
          </w:p>
        </w:tc>
      </w:tr>
      <w:tr w:rsidR="004E7A0E" w14:paraId="2B44C510" w14:textId="77777777" w:rsidTr="00BD03E5">
        <w:tc>
          <w:tcPr>
            <w:tcW w:w="1482" w:type="dxa"/>
            <w:tcBorders>
              <w:right w:val="nil"/>
            </w:tcBorders>
          </w:tcPr>
          <w:p w14:paraId="6D11DD9B" w14:textId="77777777" w:rsidR="004E7A0E" w:rsidRPr="00597BE7" w:rsidRDefault="004E7A0E" w:rsidP="00BD03E5">
            <w:pPr>
              <w:overflowPunct w:val="0"/>
              <w:rPr>
                <w:sz w:val="21"/>
                <w:szCs w:val="21"/>
              </w:rPr>
            </w:pPr>
            <w:r>
              <w:rPr>
                <w:rFonts w:hint="eastAsia"/>
                <w:sz w:val="21"/>
                <w:szCs w:val="21"/>
              </w:rPr>
              <w:t>控制变量</w:t>
            </w:r>
          </w:p>
        </w:tc>
        <w:tc>
          <w:tcPr>
            <w:tcW w:w="1483" w:type="dxa"/>
            <w:tcBorders>
              <w:left w:val="nil"/>
              <w:right w:val="nil"/>
            </w:tcBorders>
          </w:tcPr>
          <w:p w14:paraId="616F762C" w14:textId="77777777" w:rsidR="004E7A0E" w:rsidRDefault="004E7A0E" w:rsidP="00BD03E5">
            <w:pPr>
              <w:overflowPunct w:val="0"/>
              <w:rPr>
                <w:rFonts w:ascii="宋体" w:hAnsi="宋体"/>
                <w:sz w:val="21"/>
                <w:szCs w:val="21"/>
              </w:rPr>
            </w:pPr>
            <w:r>
              <w:rPr>
                <w:rFonts w:ascii="宋体" w:hAnsi="宋体" w:hint="eastAsia"/>
                <w:sz w:val="21"/>
                <w:szCs w:val="21"/>
              </w:rPr>
              <w:t>是</w:t>
            </w:r>
          </w:p>
        </w:tc>
        <w:tc>
          <w:tcPr>
            <w:tcW w:w="1483" w:type="dxa"/>
            <w:tcBorders>
              <w:left w:val="nil"/>
            </w:tcBorders>
          </w:tcPr>
          <w:p w14:paraId="0C15615C" w14:textId="77777777" w:rsidR="004E7A0E" w:rsidRDefault="004E7A0E" w:rsidP="00BD03E5">
            <w:pPr>
              <w:overflowPunct w:val="0"/>
              <w:rPr>
                <w:rFonts w:ascii="宋体" w:hAnsi="宋体"/>
                <w:sz w:val="21"/>
                <w:szCs w:val="21"/>
              </w:rPr>
            </w:pPr>
            <w:r>
              <w:rPr>
                <w:rFonts w:ascii="宋体" w:hAnsi="宋体" w:hint="eastAsia"/>
                <w:sz w:val="21"/>
                <w:szCs w:val="21"/>
              </w:rPr>
              <w:t>是</w:t>
            </w:r>
          </w:p>
        </w:tc>
      </w:tr>
      <w:tr w:rsidR="004E7A0E" w14:paraId="3598F787" w14:textId="77777777" w:rsidTr="00BD03E5">
        <w:tc>
          <w:tcPr>
            <w:tcW w:w="1482" w:type="dxa"/>
            <w:tcBorders>
              <w:right w:val="nil"/>
            </w:tcBorders>
          </w:tcPr>
          <w:p w14:paraId="0848CAF6" w14:textId="77777777" w:rsidR="004E7A0E" w:rsidRDefault="004E7A0E" w:rsidP="00BD03E5">
            <w:pPr>
              <w:overflowPunct w:val="0"/>
              <w:rPr>
                <w:sz w:val="21"/>
                <w:szCs w:val="21"/>
              </w:rPr>
            </w:pPr>
            <w:r>
              <w:rPr>
                <w:rFonts w:hint="eastAsia"/>
                <w:sz w:val="21"/>
                <w:szCs w:val="21"/>
              </w:rPr>
              <w:t>时间固定效应</w:t>
            </w:r>
          </w:p>
        </w:tc>
        <w:tc>
          <w:tcPr>
            <w:tcW w:w="1483" w:type="dxa"/>
            <w:tcBorders>
              <w:left w:val="nil"/>
              <w:right w:val="nil"/>
            </w:tcBorders>
          </w:tcPr>
          <w:p w14:paraId="6B9EF22B" w14:textId="77777777" w:rsidR="004E7A0E" w:rsidRDefault="004E7A0E" w:rsidP="00BD03E5">
            <w:pPr>
              <w:overflowPunct w:val="0"/>
              <w:rPr>
                <w:rFonts w:ascii="宋体" w:hAnsi="宋体"/>
                <w:sz w:val="21"/>
                <w:szCs w:val="21"/>
              </w:rPr>
            </w:pPr>
            <w:r>
              <w:rPr>
                <w:rFonts w:ascii="宋体" w:hAnsi="宋体" w:hint="eastAsia"/>
                <w:sz w:val="21"/>
                <w:szCs w:val="21"/>
              </w:rPr>
              <w:t>是</w:t>
            </w:r>
          </w:p>
        </w:tc>
        <w:tc>
          <w:tcPr>
            <w:tcW w:w="1483" w:type="dxa"/>
            <w:tcBorders>
              <w:left w:val="nil"/>
            </w:tcBorders>
          </w:tcPr>
          <w:p w14:paraId="4BBD3B4E" w14:textId="77777777" w:rsidR="004E7A0E" w:rsidRDefault="004E7A0E" w:rsidP="00BD03E5">
            <w:pPr>
              <w:overflowPunct w:val="0"/>
              <w:rPr>
                <w:rFonts w:ascii="宋体" w:hAnsi="宋体"/>
                <w:sz w:val="21"/>
                <w:szCs w:val="21"/>
              </w:rPr>
            </w:pPr>
            <w:r>
              <w:rPr>
                <w:rFonts w:ascii="宋体" w:hAnsi="宋体" w:hint="eastAsia"/>
                <w:sz w:val="21"/>
                <w:szCs w:val="21"/>
              </w:rPr>
              <w:t>是</w:t>
            </w:r>
          </w:p>
        </w:tc>
      </w:tr>
      <w:tr w:rsidR="004E7A0E" w14:paraId="50C65551" w14:textId="77777777" w:rsidTr="00BD03E5">
        <w:tc>
          <w:tcPr>
            <w:tcW w:w="1482" w:type="dxa"/>
            <w:tcBorders>
              <w:bottom w:val="single" w:sz="4" w:space="0" w:color="auto"/>
              <w:right w:val="nil"/>
            </w:tcBorders>
          </w:tcPr>
          <w:p w14:paraId="485CC7DD" w14:textId="77777777" w:rsidR="004E7A0E" w:rsidRDefault="004E7A0E" w:rsidP="00BD03E5">
            <w:pPr>
              <w:overflowPunct w:val="0"/>
              <w:rPr>
                <w:sz w:val="21"/>
                <w:szCs w:val="21"/>
              </w:rPr>
            </w:pPr>
            <w:r>
              <w:rPr>
                <w:rFonts w:hint="eastAsia"/>
                <w:sz w:val="21"/>
                <w:szCs w:val="21"/>
              </w:rPr>
              <w:t>行业固定效应</w:t>
            </w:r>
          </w:p>
        </w:tc>
        <w:tc>
          <w:tcPr>
            <w:tcW w:w="1483" w:type="dxa"/>
            <w:tcBorders>
              <w:left w:val="nil"/>
              <w:bottom w:val="single" w:sz="4" w:space="0" w:color="auto"/>
              <w:right w:val="nil"/>
            </w:tcBorders>
          </w:tcPr>
          <w:p w14:paraId="2A6C509D" w14:textId="77777777" w:rsidR="004E7A0E" w:rsidRDefault="004E7A0E" w:rsidP="00BD03E5">
            <w:pPr>
              <w:overflowPunct w:val="0"/>
              <w:rPr>
                <w:rFonts w:ascii="宋体" w:hAnsi="宋体"/>
                <w:sz w:val="21"/>
                <w:szCs w:val="21"/>
              </w:rPr>
            </w:pPr>
            <w:r>
              <w:rPr>
                <w:rFonts w:ascii="宋体" w:hAnsi="宋体" w:hint="eastAsia"/>
                <w:sz w:val="21"/>
                <w:szCs w:val="21"/>
              </w:rPr>
              <w:t>是</w:t>
            </w:r>
          </w:p>
        </w:tc>
        <w:tc>
          <w:tcPr>
            <w:tcW w:w="1483" w:type="dxa"/>
            <w:tcBorders>
              <w:left w:val="nil"/>
              <w:bottom w:val="single" w:sz="4" w:space="0" w:color="auto"/>
            </w:tcBorders>
          </w:tcPr>
          <w:p w14:paraId="185D5D05" w14:textId="77777777" w:rsidR="004E7A0E" w:rsidRDefault="004E7A0E" w:rsidP="00BD03E5">
            <w:pPr>
              <w:overflowPunct w:val="0"/>
              <w:rPr>
                <w:rFonts w:ascii="宋体" w:hAnsi="宋体"/>
                <w:sz w:val="21"/>
                <w:szCs w:val="21"/>
              </w:rPr>
            </w:pPr>
            <w:r>
              <w:rPr>
                <w:rFonts w:ascii="宋体" w:hAnsi="宋体" w:hint="eastAsia"/>
                <w:sz w:val="21"/>
                <w:szCs w:val="21"/>
              </w:rPr>
              <w:t>是</w:t>
            </w:r>
          </w:p>
        </w:tc>
      </w:tr>
    </w:tbl>
    <w:p w14:paraId="448CFD53" w14:textId="36354892" w:rsidR="004E7A0E" w:rsidRPr="004E7A0E" w:rsidRDefault="004E7A0E" w:rsidP="004E7A0E">
      <w:pPr>
        <w:widowControl/>
        <w:rPr>
          <w:rFonts w:ascii="宋体" w:eastAsia="宋体" w:hAnsi="宋体" w:cs="宋体"/>
          <w:kern w:val="0"/>
          <w:sz w:val="21"/>
          <w:szCs w:val="21"/>
          <w14:ligatures w14:val="none"/>
        </w:rPr>
      </w:pPr>
      <w:r>
        <w:rPr>
          <w:rFonts w:ascii="宋体" w:eastAsia="宋体" w:hAnsi="宋体" w:cs="宋体"/>
          <w:kern w:val="0"/>
          <w:sz w:val="24"/>
          <w14:ligatures w14:val="none"/>
        </w:rPr>
        <w:tab/>
      </w:r>
      <w:r w:rsidR="00C52FFA">
        <w:rPr>
          <w:rFonts w:ascii="宋体" w:eastAsia="宋体" w:hAnsi="宋体" w:cs="宋体" w:hint="eastAsia"/>
          <w:kern w:val="0"/>
          <w:sz w:val="21"/>
          <w:szCs w:val="21"/>
          <w14:ligatures w14:val="none"/>
        </w:rPr>
        <w:t>第一阶段F统计量为66.2，大于10，即可认为新闻文本长度不是弱工具变量。回归结果表明，</w:t>
      </w:r>
      <w:r>
        <w:rPr>
          <w:rFonts w:ascii="宋体" w:eastAsia="宋体" w:hAnsi="宋体" w:cs="宋体" w:hint="eastAsia"/>
          <w:kern w:val="0"/>
          <w:sz w:val="21"/>
          <w:szCs w:val="21"/>
          <w14:ligatures w14:val="none"/>
        </w:rPr>
        <w:t>虚假财经新闻对股价波动</w:t>
      </w:r>
      <w:r w:rsidRPr="004E7A0E">
        <w:rPr>
          <w:rFonts w:ascii="宋体" w:eastAsia="宋体" w:hAnsi="宋体" w:cs="宋体" w:hint="eastAsia"/>
          <w:kern w:val="0"/>
          <w:sz w:val="21"/>
          <w:szCs w:val="21"/>
          <w14:ligatures w14:val="none"/>
        </w:rPr>
        <w:t>的影响</w:t>
      </w:r>
      <w:r w:rsidR="00C52FFA">
        <w:rPr>
          <w:rFonts w:ascii="宋体" w:eastAsia="宋体" w:hAnsi="宋体" w:cs="宋体" w:hint="eastAsia"/>
          <w:kern w:val="0"/>
          <w:sz w:val="21"/>
          <w:szCs w:val="21"/>
          <w14:ligatures w14:val="none"/>
        </w:rPr>
        <w:t>仍</w:t>
      </w:r>
      <w:r w:rsidRPr="004E7A0E">
        <w:rPr>
          <w:rFonts w:ascii="宋体" w:eastAsia="宋体" w:hAnsi="宋体" w:cs="宋体" w:hint="eastAsia"/>
          <w:kern w:val="0"/>
          <w:sz w:val="21"/>
          <w:szCs w:val="21"/>
          <w14:ligatures w14:val="none"/>
        </w:rPr>
        <w:t>在统计上是显著为正的。</w:t>
      </w:r>
      <w:r w:rsidR="00C52FFA">
        <w:rPr>
          <w:rFonts w:ascii="宋体" w:eastAsia="宋体" w:hAnsi="宋体" w:cs="宋体" w:hint="eastAsia"/>
          <w:kern w:val="0"/>
          <w:sz w:val="21"/>
          <w:szCs w:val="21"/>
          <w14:ligatures w14:val="none"/>
        </w:rPr>
        <w:t>故</w:t>
      </w:r>
      <w:r w:rsidRPr="004E7A0E">
        <w:rPr>
          <w:rFonts w:ascii="宋体" w:eastAsia="宋体" w:hAnsi="宋体" w:cs="宋体" w:hint="eastAsia"/>
          <w:kern w:val="0"/>
          <w:sz w:val="21"/>
          <w:szCs w:val="21"/>
          <w14:ligatures w14:val="none"/>
        </w:rPr>
        <w:t>以上的研究结果不是由样本选择偏差造成的。</w:t>
      </w:r>
    </w:p>
    <w:p w14:paraId="68C1A6BD" w14:textId="46019B9F" w:rsidR="00934A8B" w:rsidRPr="00934A8B" w:rsidRDefault="00934A8B" w:rsidP="00934A8B">
      <w:pPr>
        <w:tabs>
          <w:tab w:val="left" w:pos="357"/>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hint="eastAsia"/>
          <w:bCs/>
          <w:sz w:val="21"/>
          <w:szCs w:val="21"/>
          <w14:ligatures w14:val="none"/>
        </w:rPr>
        <w:t>4</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8</w:t>
      </w:r>
      <w:r w:rsidRPr="00C949E4">
        <w:rPr>
          <w:rFonts w:ascii="Times New Roman" w:eastAsia="宋体" w:hAnsi="Times New Roman" w:cs="Times New Roman" w:hint="eastAsia"/>
          <w:bCs/>
          <w:sz w:val="21"/>
          <w:szCs w:val="21"/>
          <w14:ligatures w14:val="none"/>
        </w:rPr>
        <w:t>.</w:t>
      </w:r>
      <w:r w:rsidR="005B7590">
        <w:rPr>
          <w:rFonts w:ascii="Times New Roman" w:eastAsia="宋体" w:hAnsi="Times New Roman" w:cs="Times New Roman" w:hint="eastAsia"/>
          <w:bCs/>
          <w:sz w:val="21"/>
          <w:szCs w:val="21"/>
          <w14:ligatures w14:val="none"/>
        </w:rPr>
        <w:t>2</w:t>
      </w:r>
      <w:r w:rsidRPr="00C949E4">
        <w:rPr>
          <w:rFonts w:ascii="Times New Roman" w:eastAsia="宋体" w:hAnsi="Times New Roman" w:cs="Times New Roman" w:hint="eastAsia"/>
          <w:bCs/>
          <w:sz w:val="21"/>
          <w:szCs w:val="21"/>
          <w14:ligatures w14:val="none"/>
        </w:rPr>
        <w:t xml:space="preserve"> </w:t>
      </w:r>
      <w:commentRangeStart w:id="92"/>
      <w:r>
        <w:rPr>
          <w:rFonts w:ascii="Times New Roman" w:eastAsia="宋体" w:hAnsi="Times New Roman" w:cs="Times New Roman" w:hint="eastAsia"/>
          <w:bCs/>
          <w:sz w:val="21"/>
          <w:szCs w:val="21"/>
          <w14:ligatures w14:val="none"/>
        </w:rPr>
        <w:t>被解释变量</w:t>
      </w:r>
      <w:commentRangeEnd w:id="92"/>
      <w:r w:rsidR="00BA63F6">
        <w:rPr>
          <w:rStyle w:val="affa"/>
          <w:rFonts w:ascii="Times New Roman" w:eastAsia="宋体" w:hAnsi="Times New Roman" w:cs="Times New Roman"/>
          <w14:ligatures w14:val="none"/>
        </w:rPr>
        <w:commentReference w:id="92"/>
      </w:r>
      <w:r>
        <w:rPr>
          <w:rFonts w:ascii="Times New Roman" w:eastAsia="宋体" w:hAnsi="Times New Roman" w:cs="Times New Roman" w:hint="eastAsia"/>
          <w:bCs/>
          <w:sz w:val="21"/>
          <w:szCs w:val="21"/>
          <w14:ligatures w14:val="none"/>
        </w:rPr>
        <w:t>的稳健性</w:t>
      </w:r>
    </w:p>
    <w:p w14:paraId="54873324" w14:textId="089C1356" w:rsidR="00C949E4" w:rsidRPr="00C949E4" w:rsidRDefault="00C949E4" w:rsidP="00934A8B">
      <w:pPr>
        <w:overflowPunct w:val="0"/>
        <w:spacing w:after="0" w:line="240" w:lineRule="auto"/>
        <w:ind w:firstLine="420"/>
        <w:jc w:val="both"/>
        <w:rPr>
          <w:rFonts w:ascii="宋体" w:eastAsia="宋体" w:hAnsi="宋体" w:cs="Times New Roman"/>
          <w:sz w:val="21"/>
          <w:szCs w:val="21"/>
          <w14:ligatures w14:val="none"/>
        </w:rPr>
      </w:pPr>
      <w:r w:rsidRPr="00C949E4">
        <w:rPr>
          <w:rFonts w:ascii="宋体" w:eastAsia="宋体" w:hAnsi="宋体" w:cs="Times New Roman" w:hint="eastAsia"/>
          <w:sz w:val="21"/>
          <w:szCs w:val="21"/>
          <w14:ligatures w14:val="none"/>
        </w:rPr>
        <w:t>从新闻发布时到新闻发布后的一段时间称为事件窗口。</w:t>
      </w:r>
      <w:commentRangeStart w:id="93"/>
      <w:r w:rsidRPr="00C949E4">
        <w:rPr>
          <w:rFonts w:ascii="宋体" w:eastAsia="宋体" w:hAnsi="宋体" w:cs="Times New Roman" w:hint="eastAsia"/>
          <w:sz w:val="21"/>
          <w:szCs w:val="21"/>
          <w14:ligatures w14:val="none"/>
        </w:rPr>
        <w:t>本文选取的事件窗口是-1到3</w:t>
      </w:r>
      <w:commentRangeEnd w:id="93"/>
      <w:r w:rsidR="00BA63F6">
        <w:rPr>
          <w:rStyle w:val="affa"/>
          <w:rFonts w:ascii="Times New Roman" w:eastAsia="宋体" w:hAnsi="Times New Roman" w:cs="Times New Roman"/>
          <w14:ligatures w14:val="none"/>
        </w:rPr>
        <w:commentReference w:id="93"/>
      </w:r>
      <w:r w:rsidRPr="00C949E4">
        <w:rPr>
          <w:rFonts w:ascii="宋体" w:eastAsia="宋体" w:hAnsi="宋体" w:cs="Times New Roman" w:hint="eastAsia"/>
          <w:sz w:val="21"/>
          <w:szCs w:val="21"/>
          <w14:ligatures w14:val="none"/>
        </w:rPr>
        <w:t>。为检验</w:t>
      </w:r>
      <w:r w:rsidR="00BB41A6">
        <w:rPr>
          <w:rFonts w:ascii="宋体" w:eastAsia="宋体" w:hAnsi="宋体" w:cs="Times New Roman" w:hint="eastAsia"/>
          <w:sz w:val="21"/>
          <w:szCs w:val="21"/>
          <w14:ligatures w14:val="none"/>
        </w:rPr>
        <w:t>虚假财经新闻</w:t>
      </w:r>
      <w:r w:rsidRPr="00C949E4">
        <w:rPr>
          <w:rFonts w:ascii="宋体" w:eastAsia="宋体" w:hAnsi="宋体" w:cs="Times New Roman" w:hint="eastAsia"/>
          <w:sz w:val="21"/>
          <w:szCs w:val="21"/>
          <w14:ligatures w14:val="none"/>
        </w:rPr>
        <w:t>对异常收益率的估计结果是否稳健，本文尝试替换不同长度的事件窗口，以排除窗口选择对结果的干扰，因此选取了</w:t>
      </w:r>
      <w:commentRangeStart w:id="94"/>
      <w:r w:rsidRPr="00C949E4">
        <w:rPr>
          <w:rFonts w:ascii="宋体" w:eastAsia="宋体" w:hAnsi="宋体" w:cs="Times New Roman" w:hint="eastAsia"/>
          <w:sz w:val="21"/>
          <w:szCs w:val="21"/>
          <w14:ligatures w14:val="none"/>
        </w:rPr>
        <w:t>不同长度的事件窗口</w:t>
      </w:r>
      <w:commentRangeEnd w:id="94"/>
      <w:r w:rsidR="00BA63F6">
        <w:rPr>
          <w:rStyle w:val="affa"/>
          <w:rFonts w:ascii="Times New Roman" w:eastAsia="宋体" w:hAnsi="Times New Roman" w:cs="Times New Roman"/>
          <w14:ligatures w14:val="none"/>
        </w:rPr>
        <w:commentReference w:id="94"/>
      </w:r>
      <w:r w:rsidRPr="00C949E4">
        <w:rPr>
          <w:rFonts w:ascii="宋体" w:eastAsia="宋体" w:hAnsi="宋体" w:cs="Times New Roman" w:hint="eastAsia"/>
          <w:sz w:val="21"/>
          <w:szCs w:val="21"/>
          <w14:ligatures w14:val="none"/>
        </w:rPr>
        <w:t>作为被解释变量以替代原有的事件窗口为-1到3累计异常收益率。回归结果表明，长度不一致的事件窗口下解释变量</w:t>
      </w:r>
      <m:oMath>
        <m:r>
          <w:rPr>
            <w:rFonts w:ascii="Cambria Math" w:eastAsia="宋体" w:hAnsi="Cambria Math" w:cs="Times New Roman"/>
            <w:sz w:val="21"/>
            <w:szCs w:val="21"/>
            <w14:ligatures w14:val="none"/>
          </w:rPr>
          <m:t>false</m:t>
        </m:r>
      </m:oMath>
      <w:r w:rsidRPr="00C949E4">
        <w:rPr>
          <w:rFonts w:ascii="宋体" w:eastAsia="宋体" w:hAnsi="宋体" w:cs="Times New Roman" w:hint="eastAsia"/>
          <w:sz w:val="21"/>
          <w:szCs w:val="21"/>
          <w14:ligatures w14:val="none"/>
        </w:rPr>
        <w:t>均具有显著性，其估计系数随事件窗口的延长而递减，P值随事件窗口的延长而增大，说明新闻造成的股票异常收益率的会随着时间而减弱。</w:t>
      </w:r>
      <w:r w:rsidRPr="00C949E4">
        <w:rPr>
          <w:rFonts w:ascii="Times New Roman" w:eastAsia="宋体" w:hAnsi="Times New Roman" w:cs="Times New Roman"/>
          <w:noProof/>
          <w:sz w:val="13"/>
          <w:szCs w:val="20"/>
          <w14:ligatures w14:val="none"/>
        </w:rPr>
        <mc:AlternateContent>
          <mc:Choice Requires="wps">
            <w:drawing>
              <wp:anchor distT="0" distB="0" distL="0" distR="0" simplePos="0" relativeHeight="251659264" behindDoc="0" locked="0" layoutInCell="1" allowOverlap="1" wp14:anchorId="67417691" wp14:editId="556E84F2">
                <wp:simplePos x="0" y="0"/>
                <wp:positionH relativeFrom="page">
                  <wp:posOffset>4921250</wp:posOffset>
                </wp:positionH>
                <wp:positionV relativeFrom="paragraph">
                  <wp:posOffset>102235</wp:posOffset>
                </wp:positionV>
                <wp:extent cx="24765" cy="1270"/>
                <wp:effectExtent l="0" t="4445" r="3810" b="3810"/>
                <wp:wrapNone/>
                <wp:docPr id="32" name="Graphic 32"/>
                <wp:cNvGraphicFramePr/>
                <a:graphic xmlns:a="http://schemas.openxmlformats.org/drawingml/2006/main">
                  <a:graphicData uri="http://schemas.microsoft.com/office/word/2010/wordprocessingShape">
                    <wps:wsp>
                      <wps:cNvSpPr/>
                      <wps:spPr>
                        <a:xfrm>
                          <a:off x="0" y="0"/>
                          <a:ext cx="24765" cy="1270"/>
                        </a:xfrm>
                        <a:custGeom>
                          <a:avLst/>
                          <a:gdLst/>
                          <a:ahLst/>
                          <a:cxnLst/>
                          <a:rect l="l" t="t" r="r" b="b"/>
                          <a:pathLst>
                            <a:path w="24765">
                              <a:moveTo>
                                <a:pt x="0" y="0"/>
                              </a:moveTo>
                              <a:lnTo>
                                <a:pt x="24765" y="0"/>
                              </a:lnTo>
                            </a:path>
                          </a:pathLst>
                        </a:custGeom>
                        <a:ln w="5054">
                          <a:solidFill>
                            <a:srgbClr val="000000"/>
                          </a:solidFill>
                          <a:prstDash val="solid"/>
                        </a:ln>
                      </wps:spPr>
                      <wps:bodyPr wrap="square" lIns="0" tIns="0" rIns="0" bIns="0" rtlCol="0">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6C690FF3" id="Graphic 32" o:spid="_x0000_s1026" style="position:absolute;margin-left:387.5pt;margin-top:8.05pt;width:1.9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24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" path="m,l24765,e" filled="f" strokeweight=".14039mm">
                <v:path arrowok="t"/>
                <w10:wrap anchorx="page"/>
              </v:shape>
            </w:pict>
          </mc:Fallback>
        </mc:AlternateContent>
      </w:r>
    </w:p>
    <w:p w14:paraId="61D5B967" w14:textId="5D3012BA" w:rsidR="00934A8B" w:rsidRPr="00934A8B" w:rsidRDefault="00934A8B" w:rsidP="00934A8B">
      <w:pPr>
        <w:tabs>
          <w:tab w:val="left" w:pos="357"/>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hint="eastAsia"/>
          <w:bCs/>
          <w:sz w:val="21"/>
          <w:szCs w:val="21"/>
          <w14:ligatures w14:val="none"/>
        </w:rPr>
        <w:t>4</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8</w:t>
      </w:r>
      <w:r w:rsidRPr="00C949E4">
        <w:rPr>
          <w:rFonts w:ascii="Times New Roman" w:eastAsia="宋体" w:hAnsi="Times New Roman" w:cs="Times New Roman" w:hint="eastAsia"/>
          <w:bCs/>
          <w:sz w:val="21"/>
          <w:szCs w:val="21"/>
          <w14:ligatures w14:val="none"/>
        </w:rPr>
        <w:t>.</w:t>
      </w:r>
      <w:r w:rsidR="005B7590">
        <w:rPr>
          <w:rFonts w:ascii="Times New Roman" w:eastAsia="宋体" w:hAnsi="Times New Roman" w:cs="Times New Roman" w:hint="eastAsia"/>
          <w:bCs/>
          <w:sz w:val="21"/>
          <w:szCs w:val="21"/>
          <w14:ligatures w14:val="none"/>
        </w:rPr>
        <w:t>3</w:t>
      </w:r>
      <w:r w:rsidRPr="00C949E4">
        <w:rPr>
          <w:rFonts w:ascii="Times New Roman" w:eastAsia="宋体" w:hAnsi="Times New Roman" w:cs="Times New Roman" w:hint="eastAsia"/>
          <w:bCs/>
          <w:sz w:val="21"/>
          <w:szCs w:val="21"/>
          <w14:ligatures w14:val="none"/>
        </w:rPr>
        <w:t xml:space="preserve"> </w:t>
      </w:r>
      <w:r>
        <w:rPr>
          <w:rFonts w:ascii="Times New Roman" w:eastAsia="宋体" w:hAnsi="Times New Roman" w:cs="Times New Roman" w:hint="eastAsia"/>
          <w:bCs/>
          <w:sz w:val="21"/>
          <w:szCs w:val="21"/>
          <w14:ligatures w14:val="none"/>
        </w:rPr>
        <w:t>安慰剂检验</w:t>
      </w:r>
    </w:p>
    <w:p w14:paraId="65FE33D5" w14:textId="2B93D817" w:rsidR="001D0093" w:rsidRDefault="00C949E4" w:rsidP="00C949E4">
      <w:pPr>
        <w:overflowPunct w:val="0"/>
        <w:spacing w:after="0" w:line="240" w:lineRule="auto"/>
        <w:ind w:firstLineChars="200" w:firstLine="420"/>
        <w:jc w:val="both"/>
        <w:rPr>
          <w:rFonts w:ascii="宋体" w:eastAsia="宋体" w:hAnsi="宋体" w:cs="Times New Roman"/>
          <w:sz w:val="21"/>
          <w:szCs w:val="21"/>
          <w14:ligatures w14:val="none"/>
        </w:rPr>
      </w:pPr>
      <w:r w:rsidRPr="00C949E4">
        <w:rPr>
          <w:rFonts w:ascii="宋体" w:eastAsia="宋体" w:hAnsi="宋体" w:cs="Times New Roman" w:hint="eastAsia"/>
          <w:sz w:val="21"/>
          <w:szCs w:val="21"/>
          <w14:ligatures w14:val="none"/>
        </w:rPr>
        <w:t>为了进一步检验本文的结果是否由不可观察因素驱动，本文通过随机分配公司进行安慰剂检验（Cai,2016）</w:t>
      </w:r>
      <w:r w:rsidR="004A50A9">
        <w:rPr>
          <w:rFonts w:ascii="宋体" w:eastAsia="宋体" w:hAnsi="宋体" w:cs="Times New Roman" w:hint="eastAsia"/>
          <w:sz w:val="21"/>
          <w:szCs w:val="21"/>
          <w:vertAlign w:val="superscript"/>
          <w14:ligatures w14:val="none"/>
        </w:rPr>
        <w:t>[</w:t>
      </w:r>
      <w:r w:rsidRPr="00C949E4">
        <w:rPr>
          <w:rFonts w:ascii="宋体" w:eastAsia="宋体" w:hAnsi="宋体" w:cs="Times New Roman" w:hint="eastAsia"/>
          <w:sz w:val="21"/>
          <w:szCs w:val="21"/>
          <w:vertAlign w:val="superscript"/>
          <w14:ligatures w14:val="none"/>
        </w:rPr>
        <w:endnoteReference w:id="26"/>
      </w:r>
      <w:r w:rsidR="004A50A9">
        <w:rPr>
          <w:rFonts w:ascii="宋体" w:eastAsia="宋体" w:hAnsi="宋体" w:cs="Times New Roman" w:hint="eastAsia"/>
          <w:sz w:val="21"/>
          <w:szCs w:val="21"/>
          <w:vertAlign w:val="superscript"/>
          <w14:ligatures w14:val="none"/>
        </w:rPr>
        <w:t>]</w:t>
      </w:r>
      <w:r w:rsidRPr="00C949E4">
        <w:rPr>
          <w:rFonts w:ascii="宋体" w:eastAsia="宋体" w:hAnsi="宋体" w:cs="Times New Roman" w:hint="eastAsia"/>
          <w:sz w:val="21"/>
          <w:szCs w:val="21"/>
          <w14:ligatures w14:val="none"/>
        </w:rPr>
        <w:t>。本文从样本中随机选择一半公司作为处理组，假设这些公司受到虚假财经新闻的冲击，其他公司为对照组。</w:t>
      </w:r>
    </w:p>
    <w:p w14:paraId="1500A6AA" w14:textId="5DF17D9B" w:rsidR="001D0093" w:rsidRDefault="001D0093" w:rsidP="009E51A6">
      <w:pPr>
        <w:overflowPunct w:val="0"/>
        <w:spacing w:after="0" w:line="240" w:lineRule="auto"/>
        <w:ind w:firstLineChars="200" w:firstLine="440"/>
        <w:jc w:val="both"/>
        <w:rPr>
          <w:rFonts w:ascii="宋体" w:eastAsia="宋体" w:hAnsi="宋体" w:cs="Times New Roman"/>
          <w:sz w:val="21"/>
          <w:szCs w:val="21"/>
          <w14:ligatures w14:val="none"/>
        </w:rPr>
      </w:pPr>
      <w:r>
        <w:rPr>
          <w:noProof/>
        </w:rPr>
        <w:lastRenderedPageBreak/>
        <w:drawing>
          <wp:inline distT="0" distB="0" distL="0" distR="0" wp14:anchorId="064651BB" wp14:editId="4EA040DF">
            <wp:extent cx="2447996" cy="1093305"/>
            <wp:effectExtent l="0" t="0" r="0" b="0"/>
            <wp:docPr id="4957502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90183" cy="1112146"/>
                    </a:xfrm>
                    <a:prstGeom prst="rect">
                      <a:avLst/>
                    </a:prstGeom>
                    <a:noFill/>
                    <a:ln>
                      <a:noFill/>
                    </a:ln>
                  </pic:spPr>
                </pic:pic>
              </a:graphicData>
            </a:graphic>
          </wp:inline>
        </w:drawing>
      </w:r>
    </w:p>
    <w:p w14:paraId="1CBD06B8" w14:textId="5B12AFAA" w:rsidR="009E51A6" w:rsidRPr="009E51A6" w:rsidRDefault="009E51A6" w:rsidP="009E51A6">
      <w:pPr>
        <w:overflowPunct w:val="0"/>
        <w:spacing w:after="0" w:line="240" w:lineRule="auto"/>
        <w:ind w:firstLineChars="200" w:firstLine="360"/>
        <w:jc w:val="center"/>
        <w:rPr>
          <w:rFonts w:ascii="宋体" w:eastAsia="宋体" w:hAnsi="宋体" w:cs="Times New Roman"/>
          <w:sz w:val="18"/>
          <w:szCs w:val="18"/>
          <w14:ligatures w14:val="none"/>
        </w:rPr>
      </w:pPr>
      <w:r w:rsidRPr="009E51A6">
        <w:rPr>
          <w:rFonts w:ascii="宋体" w:eastAsia="宋体" w:hAnsi="宋体" w:cs="Times New Roman" w:hint="eastAsia"/>
          <w:sz w:val="18"/>
          <w:szCs w:val="18"/>
          <w14:ligatures w14:val="none"/>
        </w:rPr>
        <w:t>图3 安慰剂检验-估计系数均值</w:t>
      </w:r>
    </w:p>
    <w:p w14:paraId="513CD76E" w14:textId="3AAFA4FA" w:rsidR="009E51A6" w:rsidRDefault="00C949E4" w:rsidP="009E51A6">
      <w:pPr>
        <w:overflowPunct w:val="0"/>
        <w:spacing w:after="0" w:line="240" w:lineRule="auto"/>
        <w:ind w:firstLineChars="200" w:firstLine="420"/>
        <w:jc w:val="both"/>
        <w:rPr>
          <w:rFonts w:ascii="宋体" w:eastAsia="宋体" w:hAnsi="宋体" w:cs="Times New Roman"/>
          <w:sz w:val="21"/>
          <w:szCs w:val="21"/>
          <w14:ligatures w14:val="none"/>
        </w:rPr>
      </w:pPr>
      <w:r w:rsidRPr="00C949E4">
        <w:rPr>
          <w:rFonts w:ascii="宋体" w:eastAsia="宋体" w:hAnsi="宋体" w:cs="Times New Roman" w:hint="eastAsia"/>
          <w:sz w:val="21"/>
          <w:szCs w:val="21"/>
          <w14:ligatures w14:val="none"/>
        </w:rPr>
        <w:t>本文进行了100次随机抽样（任胜钢等，2019）</w:t>
      </w:r>
      <w:r w:rsidR="004A50A9">
        <w:rPr>
          <w:rFonts w:ascii="宋体" w:eastAsia="宋体" w:hAnsi="宋体" w:cs="Times New Roman" w:hint="eastAsia"/>
          <w:sz w:val="21"/>
          <w:szCs w:val="21"/>
          <w:vertAlign w:val="superscript"/>
          <w14:ligatures w14:val="none"/>
        </w:rPr>
        <w:t>[</w:t>
      </w:r>
      <w:r w:rsidRPr="00C949E4">
        <w:rPr>
          <w:rFonts w:ascii="宋体" w:eastAsia="宋体" w:hAnsi="宋体" w:cs="Times New Roman" w:hint="eastAsia"/>
          <w:sz w:val="21"/>
          <w:szCs w:val="21"/>
          <w:vertAlign w:val="superscript"/>
          <w14:ligatures w14:val="none"/>
        </w:rPr>
        <w:endnoteReference w:id="27"/>
      </w:r>
      <w:r w:rsidR="004A50A9">
        <w:rPr>
          <w:rFonts w:ascii="宋体" w:eastAsia="宋体" w:hAnsi="宋体" w:cs="Times New Roman" w:hint="eastAsia"/>
          <w:sz w:val="21"/>
          <w:szCs w:val="21"/>
          <w:vertAlign w:val="superscript"/>
          <w14:ligatures w14:val="none"/>
        </w:rPr>
        <w:t>]</w:t>
      </w:r>
      <w:r w:rsidRPr="00C949E4">
        <w:rPr>
          <w:rFonts w:ascii="宋体" w:eastAsia="宋体" w:hAnsi="宋体" w:cs="Times New Roman" w:hint="eastAsia"/>
          <w:sz w:val="21"/>
          <w:szCs w:val="21"/>
          <w14:ligatures w14:val="none"/>
        </w:rPr>
        <w:t>，按照式(5)进行基准回归，所得到的100次随机抽样下得到的交互项</w:t>
      </w:r>
      <m:oMath>
        <m:r>
          <w:rPr>
            <w:rFonts w:ascii="Cambria Math" w:eastAsia="宋体" w:hAnsi="Cambria Math" w:cs="Times New Roman"/>
            <w:sz w:val="21"/>
            <w:szCs w:val="21"/>
            <w14:ligatures w14:val="none"/>
          </w:rPr>
          <m:t>time×random_false</m:t>
        </m:r>
      </m:oMath>
      <w:r w:rsidRPr="00C949E4">
        <w:rPr>
          <w:rFonts w:ascii="宋体" w:eastAsia="宋体" w:hAnsi="宋体" w:cs="Times New Roman" w:hint="eastAsia"/>
          <w:sz w:val="21"/>
          <w:szCs w:val="21"/>
          <w14:ligatures w14:val="none"/>
        </w:rPr>
        <w:t>对股票的异常收益率没有影响，即随机采样后回归估计的系数均值为0.0001，p值均值为0.493，结果如图3</w:t>
      </w:r>
      <w:r w:rsidR="009E51A6">
        <w:rPr>
          <w:rFonts w:ascii="宋体" w:eastAsia="宋体" w:hAnsi="宋体" w:cs="Times New Roman" w:hint="eastAsia"/>
          <w:sz w:val="21"/>
          <w:szCs w:val="21"/>
          <w14:ligatures w14:val="none"/>
        </w:rPr>
        <w:t>，图4</w:t>
      </w:r>
      <w:r w:rsidRPr="00C949E4">
        <w:rPr>
          <w:rFonts w:ascii="宋体" w:eastAsia="宋体" w:hAnsi="宋体" w:cs="Times New Roman" w:hint="eastAsia"/>
          <w:sz w:val="21"/>
          <w:szCs w:val="21"/>
          <w14:ligatures w14:val="none"/>
        </w:rPr>
        <w:t>所示。这些点的分布大多在零点左右，因此</w:t>
      </w:r>
      <w:r w:rsidR="009E51A6">
        <w:rPr>
          <w:rFonts w:ascii="宋体" w:eastAsia="宋体" w:hAnsi="宋体" w:cs="Times New Roman" w:hint="eastAsia"/>
          <w:noProof/>
          <w:sz w:val="21"/>
          <w:szCs w:val="21"/>
          <w14:ligatures w14:val="none"/>
        </w:rPr>
        <w:drawing>
          <wp:anchor distT="0" distB="0" distL="114300" distR="114300" simplePos="0" relativeHeight="251660288" behindDoc="0" locked="0" layoutInCell="1" allowOverlap="1" wp14:anchorId="4B061431" wp14:editId="6C4B18E6">
            <wp:simplePos x="0" y="0"/>
            <wp:positionH relativeFrom="column">
              <wp:posOffset>198148</wp:posOffset>
            </wp:positionH>
            <wp:positionV relativeFrom="paragraph">
              <wp:posOffset>634365</wp:posOffset>
            </wp:positionV>
            <wp:extent cx="2488565" cy="1109980"/>
            <wp:effectExtent l="0" t="0" r="6985" b="0"/>
            <wp:wrapTopAndBottom/>
            <wp:docPr id="17568515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88565" cy="1109980"/>
                    </a:xfrm>
                    <a:prstGeom prst="rect">
                      <a:avLst/>
                    </a:prstGeom>
                    <a:noFill/>
                  </pic:spPr>
                </pic:pic>
              </a:graphicData>
            </a:graphic>
          </wp:anchor>
        </w:drawing>
      </w:r>
      <w:r w:rsidRPr="00C949E4">
        <w:rPr>
          <w:rFonts w:ascii="宋体" w:eastAsia="宋体" w:hAnsi="宋体" w:cs="Times New Roman" w:hint="eastAsia"/>
          <w:sz w:val="21"/>
          <w:szCs w:val="21"/>
          <w14:ligatures w14:val="none"/>
        </w:rPr>
        <w:t>本文的估计结果不太可能由不可观察因素驱动。</w:t>
      </w:r>
    </w:p>
    <w:p w14:paraId="616305F8" w14:textId="1B31CCC8" w:rsidR="009E51A6" w:rsidRPr="009E51A6" w:rsidRDefault="009E51A6" w:rsidP="009E51A6">
      <w:pPr>
        <w:overflowPunct w:val="0"/>
        <w:spacing w:after="0" w:line="240" w:lineRule="auto"/>
        <w:jc w:val="center"/>
        <w:rPr>
          <w:rFonts w:ascii="宋体" w:eastAsia="宋体" w:hAnsi="宋体" w:cs="Times New Roman"/>
          <w:sz w:val="18"/>
          <w:szCs w:val="18"/>
          <w14:ligatures w14:val="none"/>
        </w:rPr>
      </w:pPr>
      <w:r w:rsidRPr="009E51A6">
        <w:rPr>
          <w:rFonts w:ascii="宋体" w:eastAsia="宋体" w:hAnsi="宋体" w:cs="Times New Roman" w:hint="eastAsia"/>
          <w:sz w:val="18"/>
          <w:szCs w:val="18"/>
          <w14:ligatures w14:val="none"/>
        </w:rPr>
        <w:t>图4 安慰剂检验-估计系数P值</w:t>
      </w:r>
    </w:p>
    <w:p w14:paraId="03D25F93" w14:textId="1C824C81" w:rsidR="00934A8B" w:rsidRPr="00934A8B" w:rsidRDefault="00934A8B" w:rsidP="00934A8B">
      <w:pPr>
        <w:tabs>
          <w:tab w:val="left" w:pos="357"/>
        </w:tabs>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hint="eastAsia"/>
          <w:bCs/>
          <w:sz w:val="21"/>
          <w:szCs w:val="21"/>
          <w14:ligatures w14:val="none"/>
        </w:rPr>
        <w:t>4</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8</w:t>
      </w:r>
      <w:r w:rsidRPr="00C949E4">
        <w:rPr>
          <w:rFonts w:ascii="Times New Roman" w:eastAsia="宋体" w:hAnsi="Times New Roman" w:cs="Times New Roman" w:hint="eastAsia"/>
          <w:bCs/>
          <w:sz w:val="21"/>
          <w:szCs w:val="21"/>
          <w14:ligatures w14:val="none"/>
        </w:rPr>
        <w:t>.</w:t>
      </w:r>
      <w:r w:rsidR="005B7590">
        <w:rPr>
          <w:rFonts w:ascii="Times New Roman" w:eastAsia="宋体" w:hAnsi="Times New Roman" w:cs="Times New Roman" w:hint="eastAsia"/>
          <w:bCs/>
          <w:sz w:val="21"/>
          <w:szCs w:val="21"/>
          <w14:ligatures w14:val="none"/>
        </w:rPr>
        <w:t>4</w:t>
      </w:r>
      <w:r w:rsidRPr="00C949E4">
        <w:rPr>
          <w:rFonts w:ascii="Times New Roman" w:eastAsia="宋体" w:hAnsi="Times New Roman" w:cs="Times New Roman" w:hint="eastAsia"/>
          <w:bCs/>
          <w:sz w:val="21"/>
          <w:szCs w:val="21"/>
          <w14:ligatures w14:val="none"/>
        </w:rPr>
        <w:t xml:space="preserve"> </w:t>
      </w:r>
      <w:commentRangeStart w:id="95"/>
      <w:r>
        <w:rPr>
          <w:rFonts w:ascii="Times New Roman" w:eastAsia="宋体" w:hAnsi="Times New Roman" w:cs="Times New Roman" w:hint="eastAsia"/>
          <w:bCs/>
          <w:sz w:val="21"/>
          <w:szCs w:val="21"/>
          <w14:ligatures w14:val="none"/>
        </w:rPr>
        <w:t>新闻发布日期的稳健性</w:t>
      </w:r>
      <w:commentRangeEnd w:id="95"/>
      <w:r w:rsidR="00BA63F6">
        <w:rPr>
          <w:rStyle w:val="affa"/>
          <w:rFonts w:ascii="Times New Roman" w:eastAsia="宋体" w:hAnsi="Times New Roman" w:cs="Times New Roman"/>
          <w14:ligatures w14:val="none"/>
        </w:rPr>
        <w:commentReference w:id="95"/>
      </w:r>
    </w:p>
    <w:p w14:paraId="651407D9" w14:textId="42AB1612" w:rsidR="00C949E4" w:rsidRPr="00C949E4" w:rsidRDefault="00C949E4" w:rsidP="00934A8B">
      <w:pPr>
        <w:overflowPunct w:val="0"/>
        <w:spacing w:after="0" w:line="240" w:lineRule="auto"/>
        <w:ind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由于新闻的发布时间并不总是交易日，可能发生在节假日或非交易时段，因此新闻发布日与市场实际反应的交易日可能存在时间错。这一错配可能导致市场对信息的反应发生延迟，从而影响事件窗口内的收益率估计。因此，需评估新闻发布日与交易日不一致是否会引起估计偏误。</w:t>
      </w:r>
    </w:p>
    <w:p w14:paraId="4C7E02EC" w14:textId="7777777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在评估新闻发布时间与交易日不一致性的影响时，选取较短的窗口</w:t>
      </w:r>
      <w:r w:rsidRPr="00C949E4">
        <w:rPr>
          <w:rFonts w:ascii="Times New Roman" w:eastAsia="宋体" w:hAnsi="Times New Roman" w:cs="Times New Roman" w:hint="eastAsia"/>
          <w:sz w:val="21"/>
          <w:szCs w:val="21"/>
          <w14:ligatures w14:val="none"/>
        </w:rPr>
        <w:t>[-1,1]</w:t>
      </w:r>
      <w:r w:rsidRPr="00C949E4">
        <w:rPr>
          <w:rFonts w:ascii="Times New Roman" w:eastAsia="宋体" w:hAnsi="Times New Roman" w:cs="Times New Roman" w:hint="eastAsia"/>
          <w:sz w:val="21"/>
          <w:szCs w:val="21"/>
          <w14:ligatures w14:val="none"/>
        </w:rPr>
        <w:t>，即围绕新闻发布日前后各一天的交易日，以更精确地衡量新闻发布时间偏差对市场反应的影响。</w:t>
      </w:r>
    </w:p>
    <w:p w14:paraId="1942F193" w14:textId="7777777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为检验新闻发布日与交易日不一致性是否影响事件窗口内的</w:t>
      </w:r>
      <w:commentRangeStart w:id="96"/>
      <w:r w:rsidRPr="00C949E4">
        <w:rPr>
          <w:rFonts w:ascii="Times New Roman" w:eastAsia="宋体" w:hAnsi="Times New Roman" w:cs="Times New Roman" w:hint="eastAsia"/>
          <w:sz w:val="21"/>
          <w:szCs w:val="21"/>
          <w14:ligatures w14:val="none"/>
        </w:rPr>
        <w:t>累计异常收益率</w:t>
      </w:r>
      <w:commentRangeEnd w:id="96"/>
      <w:r w:rsidR="00BA63F6">
        <w:rPr>
          <w:rStyle w:val="affa"/>
          <w:rFonts w:ascii="Times New Roman" w:eastAsia="宋体" w:hAnsi="Times New Roman" w:cs="Times New Roman"/>
          <w14:ligatures w14:val="none"/>
        </w:rPr>
        <w:commentReference w:id="96"/>
      </w:r>
      <w:r w:rsidRPr="00C949E4">
        <w:rPr>
          <w:rFonts w:ascii="Times New Roman" w:eastAsia="宋体" w:hAnsi="Times New Roman" w:cs="Times New Roman" w:hint="eastAsia"/>
          <w:sz w:val="21"/>
          <w:szCs w:val="21"/>
          <w14:ligatures w14:val="none"/>
        </w:rPr>
        <w:t>，我们构造如下虚拟变量：</w:t>
      </w:r>
    </w:p>
    <w:p w14:paraId="383A6613" w14:textId="77777777" w:rsidR="00C949E4" w:rsidRPr="00C949E4" w:rsidRDefault="00C949E4" w:rsidP="00C949E4">
      <w:pPr>
        <w:tabs>
          <w:tab w:val="left" w:pos="357"/>
        </w:tabs>
        <w:overflowPunct w:val="0"/>
        <w:spacing w:after="0" w:line="240" w:lineRule="auto"/>
        <w:jc w:val="both"/>
        <w:rPr>
          <w:rFonts w:ascii="Times New Roman" w:eastAsia="宋体" w:hAnsi="Times New Roman" w:cs="Times New Roman"/>
          <w:bCs/>
          <w:sz w:val="21"/>
          <w:szCs w:val="21"/>
          <w14:ligatures w14:val="none"/>
        </w:rPr>
      </w:pPr>
      <m:oMathPara>
        <m:oMath>
          <m:r>
            <w:rPr>
              <w:rFonts w:ascii="Cambria Math" w:eastAsia="宋体" w:hAnsi="Cambria Math" w:cs="Times New Roman"/>
              <w:sz w:val="21"/>
              <w:szCs w:val="21"/>
              <w14:ligatures w14:val="none"/>
            </w:rPr>
            <m:t>mismatch=</m:t>
          </m:r>
          <m:d>
            <m:dPr>
              <m:begChr m:val="{"/>
              <m:endChr m:val=""/>
              <m:ctrlPr>
                <w:rPr>
                  <w:rFonts w:ascii="Cambria Math" w:eastAsia="宋体" w:hAnsi="Cambria Math" w:cs="Times New Roman"/>
                  <w:i/>
                  <w:sz w:val="21"/>
                  <w:szCs w:val="21"/>
                  <w14:ligatures w14:val="none"/>
                </w:rPr>
              </m:ctrlPr>
            </m:dPr>
            <m:e>
              <m:eqArr>
                <m:eqArrPr>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0,</m:t>
                  </m:r>
                  <m:r>
                    <w:rPr>
                      <w:rFonts w:ascii="Cambria Math" w:eastAsia="宋体" w:hAnsi="Cambria Math" w:cs="Times New Roman" w:hint="eastAsia"/>
                      <w:sz w:val="21"/>
                      <w:szCs w:val="21"/>
                      <w14:ligatures w14:val="none"/>
                    </w:rPr>
                    <m:t>新闻发布日不为交易日</m:t>
                  </m:r>
                </m:e>
                <m:e>
                  <m:r>
                    <w:rPr>
                      <w:rFonts w:ascii="Cambria Math" w:eastAsia="宋体" w:hAnsi="Cambria Math" w:cs="Times New Roman"/>
                      <w:sz w:val="21"/>
                      <w:szCs w:val="21"/>
                      <w14:ligatures w14:val="none"/>
                    </w:rPr>
                    <m:t>1,</m:t>
                  </m:r>
                  <m:r>
                    <w:rPr>
                      <w:rFonts w:ascii="Cambria Math" w:eastAsia="宋体" w:hAnsi="Cambria Math" w:cs="Times New Roman" w:hint="eastAsia"/>
                      <w:sz w:val="21"/>
                      <w:szCs w:val="21"/>
                      <w14:ligatures w14:val="none"/>
                    </w:rPr>
                    <m:t>新闻发布日为交易日</m:t>
                  </m:r>
                </m:e>
              </m:eqArr>
            </m:e>
          </m:d>
        </m:oMath>
      </m:oMathPara>
    </w:p>
    <w:p w14:paraId="336AC04B" w14:textId="782850B4"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回归方程如下：</w:t>
      </w:r>
    </w:p>
    <w:p w14:paraId="215FCB79" w14:textId="0D3E052E" w:rsidR="00C949E4" w:rsidRPr="00C949E4" w:rsidRDefault="0078300E" w:rsidP="00C949E4">
      <w:pPr>
        <w:overflowPunct w:val="0"/>
        <w:spacing w:after="0" w:line="240" w:lineRule="auto"/>
        <w:ind w:firstLineChars="200" w:firstLine="420"/>
        <w:jc w:val="center"/>
        <w:rPr>
          <w:rFonts w:ascii="Times New Roman" w:eastAsia="宋体" w:hAnsi="Times New Roman"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CA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mismatch</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p>
                <m:sSupPr>
                  <m:ctrlPr>
                    <w:rPr>
                      <w:rFonts w:ascii="Cambria Math" w:eastAsia="宋体" w:hAnsi="Cambria Math" w:cs="Times New Roman"/>
                      <w:i/>
                      <w:sz w:val="21"/>
                      <w:szCs w:val="21"/>
                      <w14:ligatures w14:val="none"/>
                    </w:rPr>
                  </m:ctrlPr>
                </m:sSupPr>
                <m:e>
                  <m:r>
                    <w:rPr>
                      <w:rFonts w:ascii="Cambria Math" w:eastAsia="宋体" w:hAnsi="Cambria Math" w:cs="Times New Roman"/>
                      <w:sz w:val="21"/>
                      <w:szCs w:val="21"/>
                      <w14:ligatures w14:val="none"/>
                    </w:rPr>
                    <m:t>λ</m:t>
                  </m:r>
                </m:e>
                <m:sup>
                  <m:r>
                    <w:rPr>
                      <w:rFonts w:ascii="Cambria Math" w:eastAsia="宋体" w:hAnsi="Cambria Math" w:cs="Times New Roman"/>
                      <w:sz w:val="21"/>
                      <w:szCs w:val="21"/>
                      <w14:ligatures w14:val="none"/>
                    </w:rPr>
                    <m:t>T</m:t>
                  </m:r>
                </m:sup>
              </m:sSup>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X</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ϵ</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10</m:t>
                  </m:r>
                </m:e>
              </m:d>
            </m:e>
          </m:eqArr>
        </m:oMath>
      </m:oMathPara>
    </w:p>
    <w:p w14:paraId="730DACB5" w14:textId="7777777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其中，</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X</m:t>
            </m:r>
          </m:e>
          <m:sub>
            <m:r>
              <w:rPr>
                <w:rFonts w:ascii="Cambria Math" w:eastAsia="宋体" w:hAnsi="Cambria Math" w:cs="Times New Roman"/>
                <w:sz w:val="21"/>
                <w:szCs w:val="21"/>
                <w14:ligatures w14:val="none"/>
              </w:rPr>
              <m:t>s</m:t>
            </m:r>
          </m:sub>
        </m:sSub>
      </m:oMath>
      <w:r w:rsidRPr="00C949E4">
        <w:rPr>
          <w:rFonts w:ascii="Times New Roman" w:eastAsia="宋体" w:hAnsi="Times New Roman" w:cs="Times New Roman" w:hint="eastAsia"/>
          <w:sz w:val="21"/>
          <w:szCs w:val="21"/>
          <w14:ligatures w14:val="none"/>
        </w:rPr>
        <w:t>表示一组控制变量，包括个股的财务特征和市场特征，</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ϵ</m:t>
            </m:r>
          </m:e>
          <m:sub>
            <m:r>
              <w:rPr>
                <w:rFonts w:ascii="Cambria Math" w:eastAsia="宋体" w:hAnsi="Cambria Math" w:cs="Times New Roman"/>
                <w:sz w:val="21"/>
                <w:szCs w:val="21"/>
                <w14:ligatures w14:val="none"/>
              </w:rPr>
              <m:t>s</m:t>
            </m:r>
          </m:sub>
        </m:sSub>
      </m:oMath>
      <w:r w:rsidRPr="00C949E4">
        <w:rPr>
          <w:rFonts w:ascii="Times New Roman" w:eastAsia="宋体" w:hAnsi="Times New Roman" w:cs="Times New Roman"/>
          <w:sz w:val="21"/>
          <w:szCs w:val="21"/>
          <w14:ligatures w14:val="none"/>
        </w:rPr>
        <w:t>为随机误差项。若回归结果表</w:t>
      </w:r>
      <w:r w:rsidRPr="00C949E4">
        <w:rPr>
          <w:rFonts w:ascii="Times New Roman" w:eastAsia="宋体" w:hAnsi="Times New Roman" w:cs="Times New Roman" w:hint="eastAsia"/>
          <w:sz w:val="21"/>
          <w:szCs w:val="21"/>
          <w14:ligatures w14:val="none"/>
        </w:rPr>
        <w:t>明</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oMath>
      <w:r w:rsidRPr="00C949E4">
        <w:rPr>
          <w:rFonts w:ascii="Times New Roman" w:eastAsia="宋体" w:hAnsi="Times New Roman" w:cs="Times New Roman" w:hint="eastAsia"/>
          <w:sz w:val="21"/>
          <w:szCs w:val="21"/>
          <w14:ligatures w14:val="none"/>
        </w:rPr>
        <w:t>在统计上显著不为零，则说明新闻发布日与交易日的不一致性会对事件窗口内的</w:t>
      </w:r>
      <w:r w:rsidRPr="00C949E4">
        <w:rPr>
          <w:rFonts w:ascii="Times New Roman" w:eastAsia="宋体" w:hAnsi="Times New Roman" w:cs="Times New Roman" w:hint="eastAsia"/>
          <w:sz w:val="21"/>
          <w:szCs w:val="21"/>
          <w14:ligatures w14:val="none"/>
        </w:rPr>
        <w:t>CAR</w:t>
      </w:r>
      <w:r w:rsidRPr="00C949E4">
        <w:rPr>
          <w:rFonts w:ascii="Times New Roman" w:eastAsia="宋体" w:hAnsi="Times New Roman" w:cs="Times New Roman" w:hint="eastAsia"/>
          <w:sz w:val="21"/>
          <w:szCs w:val="21"/>
          <w14:ligatures w14:val="none"/>
        </w:rPr>
        <w:t>产生显著影响，从而表明市场对新闻的反应受到发布时间的影响显著。</w:t>
      </w:r>
    </w:p>
    <w:p w14:paraId="6EA78E18" w14:textId="467DED15" w:rsid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表</w:t>
      </w:r>
      <w:r w:rsidR="007513D7">
        <w:rPr>
          <w:rFonts w:ascii="Times New Roman" w:eastAsia="宋体" w:hAnsi="Times New Roman" w:cs="Times New Roman" w:hint="eastAsia"/>
          <w:sz w:val="21"/>
          <w:szCs w:val="21"/>
          <w14:ligatures w14:val="none"/>
        </w:rPr>
        <w:t>12</w:t>
      </w:r>
      <w:r w:rsidRPr="00C949E4">
        <w:rPr>
          <w:rFonts w:ascii="Times New Roman" w:eastAsia="宋体" w:hAnsi="Times New Roman" w:cs="Times New Roman" w:hint="eastAsia"/>
          <w:sz w:val="21"/>
          <w:szCs w:val="21"/>
          <w14:ligatures w14:val="none"/>
        </w:rPr>
        <w:t>显示了</w:t>
      </w:r>
      <w:r w:rsidRPr="00C949E4">
        <w:rPr>
          <w:rFonts w:ascii="Times New Roman" w:eastAsia="宋体" w:hAnsi="Times New Roman" w:cs="Times New Roman" w:hint="eastAsia"/>
          <w:sz w:val="21"/>
          <w:szCs w:val="21"/>
          <w14:ligatures w14:val="none"/>
        </w:rPr>
        <w:t>OLS</w:t>
      </w:r>
      <w:r w:rsidRPr="00C949E4">
        <w:rPr>
          <w:rFonts w:ascii="Times New Roman" w:eastAsia="宋体" w:hAnsi="Times New Roman" w:cs="Times New Roman" w:hint="eastAsia"/>
          <w:sz w:val="21"/>
          <w:szCs w:val="21"/>
          <w14:ligatures w14:val="none"/>
        </w:rPr>
        <w:t>回归的估计结果，其中因变量为累计异常收益率（</w:t>
      </w:r>
      <w:r w:rsidRPr="00C949E4">
        <w:rPr>
          <w:rFonts w:ascii="Times New Roman" w:eastAsia="宋体" w:hAnsi="Times New Roman" w:cs="Times New Roman" w:hint="eastAsia"/>
          <w:sz w:val="21"/>
          <w:szCs w:val="21"/>
          <w14:ligatures w14:val="none"/>
        </w:rPr>
        <w:t>Cumulative Abnormal Return , CAR</w:t>
      </w:r>
      <w:r w:rsidRPr="00C949E4">
        <w:rPr>
          <w:rFonts w:ascii="Times New Roman" w:eastAsia="宋体" w:hAnsi="Times New Roman" w:cs="Times New Roman" w:hint="eastAsia"/>
          <w:sz w:val="21"/>
          <w:szCs w:val="21"/>
          <w14:ligatures w14:val="none"/>
        </w:rPr>
        <w:t>），主要解释变量为新闻发布时间与交易日是否一致（</w:t>
      </w:r>
      <w:r w:rsidRPr="00C949E4">
        <w:rPr>
          <w:rFonts w:ascii="Times New Roman" w:eastAsia="宋体" w:hAnsi="Times New Roman" w:cs="Times New Roman" w:hint="eastAsia"/>
          <w:sz w:val="21"/>
          <w:szCs w:val="21"/>
          <w14:ligatures w14:val="none"/>
        </w:rPr>
        <w:t>mismatch</w:t>
      </w:r>
      <w:r w:rsidRPr="00C949E4">
        <w:rPr>
          <w:rFonts w:ascii="Times New Roman" w:eastAsia="宋体" w:hAnsi="Times New Roman" w:cs="Times New Roman" w:hint="eastAsia"/>
          <w:sz w:val="21"/>
          <w:szCs w:val="21"/>
          <w14:ligatures w14:val="none"/>
        </w:rPr>
        <w:t>），同时控制了一系列财务与市场特征变量。回归结果表明，核心解释变量</w:t>
      </w:r>
      <w:r w:rsidRPr="00C949E4">
        <w:rPr>
          <w:rFonts w:ascii="Times New Roman" w:eastAsia="宋体" w:hAnsi="Times New Roman" w:cs="Times New Roman" w:hint="eastAsia"/>
          <w:sz w:val="21"/>
          <w:szCs w:val="21"/>
          <w14:ligatures w14:val="none"/>
        </w:rPr>
        <w:t>mismatch</w:t>
      </w:r>
      <w:r w:rsidRPr="00C949E4">
        <w:rPr>
          <w:rFonts w:ascii="Times New Roman" w:eastAsia="宋体" w:hAnsi="Times New Roman" w:cs="Times New Roman" w:hint="eastAsia"/>
          <w:sz w:val="21"/>
          <w:szCs w:val="21"/>
          <w14:ligatures w14:val="none"/>
        </w:rPr>
        <w:t>的系数估计值为</w:t>
      </w:r>
      <w:r w:rsidRPr="00C949E4">
        <w:rPr>
          <w:rFonts w:ascii="Times New Roman" w:eastAsia="宋体" w:hAnsi="Times New Roman" w:cs="Times New Roman" w:hint="eastAsia"/>
          <w:sz w:val="21"/>
          <w:szCs w:val="21"/>
          <w14:ligatures w14:val="none"/>
        </w:rPr>
        <w:t>-0.0057</w:t>
      </w:r>
      <w:r w:rsidRPr="00C949E4">
        <w:rPr>
          <w:rFonts w:ascii="Times New Roman" w:eastAsia="宋体" w:hAnsi="Times New Roman" w:cs="Times New Roman" w:hint="eastAsia"/>
          <w:sz w:val="21"/>
          <w:szCs w:val="21"/>
          <w14:ligatures w14:val="none"/>
        </w:rPr>
        <w:t>，但该系数在</w:t>
      </w:r>
      <w:r w:rsidRPr="00C949E4">
        <w:rPr>
          <w:rFonts w:ascii="Times New Roman" w:eastAsia="宋体" w:hAnsi="Times New Roman" w:cs="Times New Roman" w:hint="eastAsia"/>
          <w:sz w:val="21"/>
          <w:szCs w:val="21"/>
          <w14:ligatures w14:val="none"/>
        </w:rPr>
        <w:t>5%</w:t>
      </w:r>
      <w:r w:rsidRPr="00C949E4">
        <w:rPr>
          <w:rFonts w:ascii="Times New Roman" w:eastAsia="宋体" w:hAnsi="Times New Roman" w:cs="Times New Roman" w:hint="eastAsia"/>
          <w:sz w:val="21"/>
          <w:szCs w:val="21"/>
          <w14:ligatures w14:val="none"/>
        </w:rPr>
        <w:t>和</w:t>
      </w:r>
      <w:r w:rsidRPr="00C949E4">
        <w:rPr>
          <w:rFonts w:ascii="Times New Roman" w:eastAsia="宋体" w:hAnsi="Times New Roman" w:cs="Times New Roman" w:hint="eastAsia"/>
          <w:sz w:val="21"/>
          <w:szCs w:val="21"/>
          <w14:ligatures w14:val="none"/>
        </w:rPr>
        <w:t>10%</w:t>
      </w:r>
      <w:r w:rsidRPr="00C949E4">
        <w:rPr>
          <w:rFonts w:ascii="Times New Roman" w:eastAsia="宋体" w:hAnsi="Times New Roman" w:cs="Times New Roman" w:hint="eastAsia"/>
          <w:sz w:val="21"/>
          <w:szCs w:val="21"/>
          <w14:ligatures w14:val="none"/>
        </w:rPr>
        <w:t>水平上均不显著（</w:t>
      </w:r>
      <w:r w:rsidRPr="00C949E4">
        <w:rPr>
          <w:rFonts w:ascii="Times New Roman" w:eastAsia="宋体" w:hAnsi="Times New Roman" w:cs="Times New Roman" w:hint="eastAsia"/>
          <w:sz w:val="21"/>
          <w:szCs w:val="21"/>
          <w14:ligatures w14:val="none"/>
        </w:rPr>
        <w:t>p</w:t>
      </w:r>
      <w:r w:rsidRPr="00C949E4">
        <w:rPr>
          <w:rFonts w:ascii="Times New Roman" w:eastAsia="宋体" w:hAnsi="Times New Roman" w:cs="Times New Roman" w:hint="eastAsia"/>
          <w:sz w:val="21"/>
          <w:szCs w:val="21"/>
          <w14:ligatures w14:val="none"/>
        </w:rPr>
        <w:t>值</w:t>
      </w:r>
      <w:r w:rsidRPr="00C949E4">
        <w:rPr>
          <w:rFonts w:ascii="Times New Roman" w:eastAsia="宋体" w:hAnsi="Times New Roman" w:cs="Times New Roman" w:hint="eastAsia"/>
          <w:sz w:val="21"/>
          <w:szCs w:val="21"/>
          <w14:ligatures w14:val="none"/>
        </w:rPr>
        <w:t>=0.518</w:t>
      </w:r>
      <w:r w:rsidRPr="00C949E4">
        <w:rPr>
          <w:rFonts w:ascii="Times New Roman" w:eastAsia="宋体" w:hAnsi="Times New Roman" w:cs="Times New Roman" w:hint="eastAsia"/>
          <w:sz w:val="21"/>
          <w:szCs w:val="21"/>
          <w14:ligatures w14:val="none"/>
        </w:rPr>
        <w:t>）。这表明新闻发布时间是否为交易日对累计异常收益率（</w:t>
      </w:r>
      <w:r w:rsidRPr="00C949E4">
        <w:rPr>
          <w:rFonts w:ascii="Times New Roman" w:eastAsia="宋体" w:hAnsi="Times New Roman" w:cs="Times New Roman" w:hint="eastAsia"/>
          <w:sz w:val="21"/>
          <w:szCs w:val="21"/>
          <w14:ligatures w14:val="none"/>
        </w:rPr>
        <w:t>CAR</w:t>
      </w:r>
      <w:r w:rsidRPr="00C949E4">
        <w:rPr>
          <w:rFonts w:ascii="Times New Roman" w:eastAsia="宋体" w:hAnsi="Times New Roman" w:cs="Times New Roman" w:hint="eastAsia"/>
          <w:sz w:val="21"/>
          <w:szCs w:val="21"/>
          <w14:ligatures w14:val="none"/>
        </w:rPr>
        <w:t>）没有显著影响，未能提供统计上的证据支持市场对新闻的即时反应受到发布时间错配的影响，即说明以下假设成立：投资者不会在新闻发布后迅速“遗忘”新闻所带来投资决策的改变。</w:t>
      </w:r>
    </w:p>
    <w:tbl>
      <w:tblPr>
        <w:tblpPr w:leftFromText="180" w:rightFromText="180" w:vertAnchor="text" w:horzAnchor="margin" w:tblpY="146"/>
        <w:tblW w:w="4749" w:type="pct"/>
        <w:tblCellMar>
          <w:left w:w="0" w:type="dxa"/>
          <w:right w:w="0" w:type="dxa"/>
        </w:tblCellMar>
        <w:tblLook w:val="04A0" w:firstRow="1" w:lastRow="0" w:firstColumn="1" w:lastColumn="0" w:noHBand="0" w:noVBand="1"/>
      </w:tblPr>
      <w:tblGrid>
        <w:gridCol w:w="2914"/>
        <w:gridCol w:w="2569"/>
        <w:gridCol w:w="2406"/>
      </w:tblGrid>
      <w:tr w:rsidR="001761FD" w:rsidRPr="00C949E4" w14:paraId="41D1B3EB" w14:textId="77777777" w:rsidTr="001761FD">
        <w:trPr>
          <w:trHeight w:val="232"/>
        </w:trPr>
        <w:tc>
          <w:tcPr>
            <w:tcW w:w="5000" w:type="pct"/>
            <w:gridSpan w:val="3"/>
            <w:tcBorders>
              <w:top w:val="single" w:sz="4" w:space="0" w:color="000000"/>
              <w:bottom w:val="single" w:sz="4" w:space="0" w:color="000000"/>
            </w:tcBorders>
          </w:tcPr>
          <w:p w14:paraId="7182CBCF" w14:textId="77777777" w:rsidR="001761FD" w:rsidRDefault="001761FD" w:rsidP="001761FD">
            <w:pPr>
              <w:widowControl/>
              <w:spacing w:after="0" w:line="240" w:lineRule="auto"/>
              <w:ind w:right="118"/>
              <w:jc w:val="center"/>
              <w:rPr>
                <w:rFonts w:ascii="宋体" w:eastAsia="宋体" w:hAnsi="Times New Roman" w:cs="Times New Roman"/>
                <w:sz w:val="21"/>
                <w:szCs w:val="21"/>
                <w14:ligatures w14:val="none"/>
              </w:rPr>
            </w:pPr>
            <w:r>
              <w:rPr>
                <w:rFonts w:ascii="宋体" w:eastAsia="宋体" w:hAnsi="Times New Roman" w:cs="Times New Roman" w:hint="eastAsia"/>
                <w:spacing w:val="-5"/>
                <w:sz w:val="21"/>
                <w:szCs w:val="21"/>
                <w14:ligatures w14:val="none"/>
              </w:rPr>
              <w:t>表12 新闻发布日非交易日</w:t>
            </w:r>
          </w:p>
        </w:tc>
      </w:tr>
      <w:tr w:rsidR="001761FD" w:rsidRPr="00C949E4" w14:paraId="7C0E52CF" w14:textId="77777777" w:rsidTr="001761FD">
        <w:trPr>
          <w:trHeight w:val="232"/>
        </w:trPr>
        <w:tc>
          <w:tcPr>
            <w:tcW w:w="1847" w:type="pct"/>
            <w:tcBorders>
              <w:top w:val="single" w:sz="4" w:space="0" w:color="000000"/>
              <w:bottom w:val="single" w:sz="4" w:space="0" w:color="000000"/>
            </w:tcBorders>
          </w:tcPr>
          <w:p w14:paraId="24F0119E" w14:textId="77777777" w:rsidR="001761FD" w:rsidRPr="00C949E4" w:rsidRDefault="001761FD" w:rsidP="001761FD">
            <w:pPr>
              <w:widowControl/>
              <w:spacing w:after="0" w:line="240" w:lineRule="auto"/>
              <w:ind w:left="119"/>
              <w:jc w:val="both"/>
              <w:rPr>
                <w:rFonts w:ascii="宋体" w:eastAsia="宋体" w:hAnsi="Times New Roman" w:cs="Times New Roman"/>
                <w:sz w:val="21"/>
                <w:szCs w:val="21"/>
                <w14:ligatures w14:val="none"/>
              </w:rPr>
            </w:pPr>
            <w:r w:rsidRPr="00C949E4">
              <w:rPr>
                <w:rFonts w:ascii="宋体" w:eastAsia="宋体" w:hAnsi="Times New Roman" w:cs="Times New Roman"/>
                <w:spacing w:val="-5"/>
                <w:sz w:val="21"/>
                <w:szCs w:val="21"/>
                <w14:ligatures w14:val="none"/>
              </w:rPr>
              <w:lastRenderedPageBreak/>
              <w:t>变量</w:t>
            </w:r>
          </w:p>
        </w:tc>
        <w:tc>
          <w:tcPr>
            <w:tcW w:w="1628" w:type="pct"/>
            <w:tcBorders>
              <w:top w:val="single" w:sz="4" w:space="0" w:color="000000"/>
              <w:bottom w:val="single" w:sz="4" w:space="0" w:color="000000"/>
            </w:tcBorders>
          </w:tcPr>
          <w:p w14:paraId="28E0ACAC" w14:textId="77777777" w:rsidR="001761FD" w:rsidRPr="00C949E4" w:rsidRDefault="001761FD" w:rsidP="001761FD">
            <w:pPr>
              <w:widowControl/>
              <w:spacing w:after="0" w:line="240" w:lineRule="auto"/>
              <w:ind w:right="118"/>
              <w:jc w:val="right"/>
              <w:rPr>
                <w:rFonts w:ascii="宋体" w:eastAsia="宋体" w:hAnsi="Times New Roman" w:cs="Times New Roman"/>
                <w:sz w:val="21"/>
                <w:szCs w:val="21"/>
                <w14:ligatures w14:val="none"/>
              </w:rPr>
            </w:pPr>
            <w:r>
              <w:rPr>
                <w:rFonts w:ascii="宋体" w:eastAsia="宋体" w:hAnsi="Times New Roman" w:cs="Times New Roman" w:hint="eastAsia"/>
                <w:sz w:val="21"/>
                <w:szCs w:val="21"/>
                <w14:ligatures w14:val="none"/>
              </w:rPr>
              <w:t>（1）</w:t>
            </w:r>
          </w:p>
        </w:tc>
        <w:tc>
          <w:tcPr>
            <w:tcW w:w="1525" w:type="pct"/>
            <w:tcBorders>
              <w:top w:val="single" w:sz="4" w:space="0" w:color="000000"/>
              <w:bottom w:val="single" w:sz="4" w:space="0" w:color="000000"/>
            </w:tcBorders>
          </w:tcPr>
          <w:p w14:paraId="4E4D06E5" w14:textId="77777777" w:rsidR="001761FD" w:rsidRPr="00C949E4" w:rsidRDefault="001761FD" w:rsidP="001761FD">
            <w:pPr>
              <w:widowControl/>
              <w:spacing w:after="0" w:line="240" w:lineRule="auto"/>
              <w:ind w:right="118"/>
              <w:jc w:val="right"/>
              <w:rPr>
                <w:rFonts w:ascii="宋体" w:eastAsia="宋体" w:hAnsi="Times New Roman" w:cs="Times New Roman"/>
                <w:sz w:val="21"/>
                <w:szCs w:val="21"/>
                <w14:ligatures w14:val="none"/>
              </w:rPr>
            </w:pPr>
            <w:r>
              <w:rPr>
                <w:rFonts w:ascii="宋体" w:eastAsia="宋体" w:hAnsi="Times New Roman" w:cs="Times New Roman" w:hint="eastAsia"/>
                <w:sz w:val="21"/>
                <w:szCs w:val="21"/>
                <w14:ligatures w14:val="none"/>
              </w:rPr>
              <w:t>（2）</w:t>
            </w:r>
          </w:p>
        </w:tc>
      </w:tr>
      <w:tr w:rsidR="001761FD" w:rsidRPr="00C949E4" w14:paraId="319EC494" w14:textId="77777777" w:rsidTr="001761FD">
        <w:trPr>
          <w:trHeight w:val="234"/>
        </w:trPr>
        <w:tc>
          <w:tcPr>
            <w:tcW w:w="1847" w:type="pct"/>
          </w:tcPr>
          <w:p w14:paraId="4C8BC450" w14:textId="77777777" w:rsidR="001761FD" w:rsidRPr="007513D7" w:rsidRDefault="001761FD" w:rsidP="001761FD">
            <w:pPr>
              <w:widowControl/>
              <w:spacing w:before="18" w:after="0" w:line="240" w:lineRule="auto"/>
              <w:ind w:left="119"/>
              <w:jc w:val="both"/>
              <w:rPr>
                <w:rFonts w:ascii="Times New Roman" w:hAnsi="Times New Roman" w:cs="Times New Roman"/>
                <w:sz w:val="21"/>
                <w:szCs w:val="21"/>
                <w14:ligatures w14:val="none"/>
              </w:rPr>
            </w:pPr>
            <m:oMathPara>
              <m:oMath>
                <m:r>
                  <w:rPr>
                    <w:rFonts w:ascii="Cambria Math" w:hAnsi="Cambria Math" w:cs="Times New Roman"/>
                    <w:sz w:val="21"/>
                    <w:szCs w:val="21"/>
                    <w14:ligatures w14:val="none"/>
                  </w:rPr>
                  <m:t>mismatch</m:t>
                </m:r>
              </m:oMath>
            </m:oMathPara>
          </w:p>
        </w:tc>
        <w:tc>
          <w:tcPr>
            <w:tcW w:w="1628" w:type="pct"/>
          </w:tcPr>
          <w:p w14:paraId="28F7074F" w14:textId="77777777" w:rsidR="001761FD" w:rsidRDefault="001761FD" w:rsidP="001761FD">
            <w:pPr>
              <w:widowControl/>
              <w:spacing w:before="18" w:after="0" w:line="240" w:lineRule="auto"/>
              <w:ind w:right="118"/>
              <w:jc w:val="right"/>
              <w:rPr>
                <w:rFonts w:ascii="Times New Roman" w:hAnsi="Times New Roman" w:cs="Times New Roman"/>
                <w:spacing w:val="-2"/>
                <w:sz w:val="21"/>
                <w:szCs w:val="21"/>
                <w14:ligatures w14:val="none"/>
              </w:rPr>
            </w:pPr>
            <w:r w:rsidRPr="00C949E4">
              <w:rPr>
                <w:rFonts w:ascii="Times New Roman" w:eastAsia="Times New Roman" w:hAnsi="Times New Roman" w:cs="Times New Roman"/>
                <w:sz w:val="21"/>
                <w:szCs w:val="21"/>
                <w14:ligatures w14:val="none"/>
              </w:rPr>
              <w:t>-</w:t>
            </w:r>
            <w:r w:rsidRPr="00C949E4">
              <w:rPr>
                <w:rFonts w:ascii="Times New Roman" w:eastAsia="Times New Roman" w:hAnsi="Times New Roman" w:cs="Times New Roman"/>
                <w:spacing w:val="-2"/>
                <w:sz w:val="21"/>
                <w:szCs w:val="21"/>
                <w14:ligatures w14:val="none"/>
              </w:rPr>
              <w:t>0.0057</w:t>
            </w:r>
          </w:p>
          <w:p w14:paraId="27E017CD" w14:textId="77777777" w:rsidR="001761FD" w:rsidRPr="007513D7" w:rsidRDefault="001761FD" w:rsidP="001761FD">
            <w:pPr>
              <w:widowControl/>
              <w:spacing w:before="18" w:after="0" w:line="240" w:lineRule="auto"/>
              <w:ind w:right="118"/>
              <w:jc w:val="right"/>
              <w:rPr>
                <w:rFonts w:ascii="Times New Roman" w:hAnsi="Times New Roman" w:cs="Times New Roman"/>
                <w:sz w:val="21"/>
                <w:szCs w:val="21"/>
                <w14:ligatures w14:val="none"/>
              </w:rPr>
            </w:pPr>
            <w:r>
              <w:rPr>
                <w:rFonts w:ascii="Times New Roman" w:hAnsi="Times New Roman" w:cs="Times New Roman" w:hint="eastAsia"/>
                <w:sz w:val="21"/>
                <w:szCs w:val="21"/>
                <w14:ligatures w14:val="none"/>
              </w:rPr>
              <w:t>(</w:t>
            </w:r>
            <w:r w:rsidRPr="00C949E4">
              <w:rPr>
                <w:rFonts w:ascii="Times New Roman" w:eastAsia="Times New Roman" w:hAnsi="Times New Roman" w:cs="Times New Roman"/>
                <w:spacing w:val="-2"/>
                <w:sz w:val="21"/>
                <w:szCs w:val="21"/>
                <w14:ligatures w14:val="none"/>
              </w:rPr>
              <w:t>0.009</w:t>
            </w:r>
            <w:r>
              <w:rPr>
                <w:rFonts w:ascii="Times New Roman" w:hAnsi="Times New Roman" w:cs="Times New Roman" w:hint="eastAsia"/>
                <w:sz w:val="21"/>
                <w:szCs w:val="21"/>
                <w14:ligatures w14:val="none"/>
              </w:rPr>
              <w:t>)</w:t>
            </w:r>
          </w:p>
        </w:tc>
        <w:tc>
          <w:tcPr>
            <w:tcW w:w="1525" w:type="pct"/>
          </w:tcPr>
          <w:p w14:paraId="5AFDCC7E" w14:textId="77777777" w:rsidR="001761FD" w:rsidRDefault="001761FD" w:rsidP="001761FD">
            <w:pPr>
              <w:widowControl/>
              <w:spacing w:before="18" w:after="0" w:line="240" w:lineRule="auto"/>
              <w:ind w:right="118"/>
              <w:jc w:val="right"/>
              <w:rPr>
                <w:rFonts w:ascii="Times New Roman" w:hAnsi="Times New Roman" w:cs="Times New Roman"/>
                <w:sz w:val="21"/>
                <w:szCs w:val="21"/>
                <w14:ligatures w14:val="none"/>
              </w:rPr>
            </w:pPr>
            <w:r w:rsidRPr="00051FB7">
              <w:rPr>
                <w:rFonts w:ascii="Times New Roman" w:eastAsia="Times New Roman" w:hAnsi="Times New Roman" w:cs="Times New Roman" w:hint="eastAsia"/>
                <w:sz w:val="21"/>
                <w:szCs w:val="21"/>
                <w14:ligatures w14:val="none"/>
              </w:rPr>
              <w:t>-0.0048</w:t>
            </w:r>
          </w:p>
          <w:p w14:paraId="559AE061" w14:textId="77777777" w:rsidR="001761FD" w:rsidRPr="00051FB7" w:rsidRDefault="001761FD" w:rsidP="001761FD">
            <w:pPr>
              <w:widowControl/>
              <w:spacing w:before="18" w:after="0" w:line="240" w:lineRule="auto"/>
              <w:ind w:right="118"/>
              <w:jc w:val="right"/>
              <w:rPr>
                <w:rFonts w:ascii="Times New Roman" w:hAnsi="Times New Roman" w:cs="Times New Roman"/>
                <w:sz w:val="21"/>
                <w:szCs w:val="21"/>
                <w14:ligatures w14:val="none"/>
              </w:rPr>
            </w:pPr>
            <w:r>
              <w:rPr>
                <w:rFonts w:ascii="Times New Roman" w:hAnsi="Times New Roman" w:cs="Times New Roman" w:hint="eastAsia"/>
                <w:sz w:val="21"/>
                <w:szCs w:val="21"/>
                <w14:ligatures w14:val="none"/>
              </w:rPr>
              <w:t>(</w:t>
            </w:r>
            <w:r w:rsidRPr="00051FB7">
              <w:rPr>
                <w:rFonts w:ascii="Times New Roman" w:hAnsi="Times New Roman" w:cs="Times New Roman" w:hint="eastAsia"/>
                <w:sz w:val="21"/>
                <w:szCs w:val="21"/>
                <w14:ligatures w14:val="none"/>
              </w:rPr>
              <w:t>0.009</w:t>
            </w:r>
            <w:r>
              <w:rPr>
                <w:rFonts w:ascii="Times New Roman" w:hAnsi="Times New Roman" w:cs="Times New Roman" w:hint="eastAsia"/>
                <w:sz w:val="21"/>
                <w:szCs w:val="21"/>
                <w14:ligatures w14:val="none"/>
              </w:rPr>
              <w:t>)</w:t>
            </w:r>
          </w:p>
        </w:tc>
      </w:tr>
      <w:tr w:rsidR="001761FD" w:rsidRPr="00C949E4" w14:paraId="69D75849" w14:textId="77777777" w:rsidTr="001761FD">
        <w:trPr>
          <w:trHeight w:val="234"/>
        </w:trPr>
        <w:tc>
          <w:tcPr>
            <w:tcW w:w="1847" w:type="pct"/>
          </w:tcPr>
          <w:p w14:paraId="32E8255A" w14:textId="77777777" w:rsidR="001761FD" w:rsidRPr="00C949E4" w:rsidRDefault="001761FD" w:rsidP="001761FD">
            <w:pPr>
              <w:widowControl/>
              <w:spacing w:before="18" w:after="0" w:line="240" w:lineRule="auto"/>
              <w:ind w:left="119"/>
              <w:jc w:val="both"/>
              <w:rPr>
                <w:rFonts w:ascii="Times New Roman" w:eastAsia="Times New Roman" w:hAnsi="Times New Roman" w:cs="Times New Roman"/>
                <w:spacing w:val="-2"/>
                <w:sz w:val="21"/>
                <w:szCs w:val="21"/>
                <w14:ligatures w14:val="none"/>
              </w:rPr>
            </w:pPr>
            <m:oMathPara>
              <m:oMath>
                <m:r>
                  <w:rPr>
                    <w:rFonts w:ascii="Cambria Math" w:eastAsia="Times New Roman" w:hAnsi="Cambria Math" w:cs="Times New Roman"/>
                    <w:spacing w:val="-2"/>
                    <w:sz w:val="21"/>
                    <w:szCs w:val="21"/>
                    <w14:ligatures w14:val="none"/>
                  </w:rPr>
                  <m:t>c</m:t>
                </m:r>
                <m:r>
                  <w:rPr>
                    <w:rFonts w:ascii="Cambria Math" w:hAnsi="Cambria Math" w:cs="Times New Roman"/>
                    <w:spacing w:val="-2"/>
                    <w:sz w:val="21"/>
                    <w:szCs w:val="21"/>
                    <w14:ligatures w14:val="none"/>
                  </w:rPr>
                  <m:t>ons</m:t>
                </m:r>
              </m:oMath>
            </m:oMathPara>
          </w:p>
        </w:tc>
        <w:tc>
          <w:tcPr>
            <w:tcW w:w="1628" w:type="pct"/>
          </w:tcPr>
          <w:p w14:paraId="0EEDC165" w14:textId="77777777" w:rsidR="001761FD" w:rsidRDefault="001761FD" w:rsidP="001761FD">
            <w:pPr>
              <w:widowControl/>
              <w:spacing w:before="18" w:after="0" w:line="240" w:lineRule="auto"/>
              <w:ind w:right="118"/>
              <w:jc w:val="right"/>
              <w:rPr>
                <w:rFonts w:ascii="Times New Roman" w:hAnsi="Times New Roman" w:cs="Times New Roman"/>
                <w:sz w:val="21"/>
                <w:szCs w:val="21"/>
                <w14:ligatures w14:val="none"/>
              </w:rPr>
            </w:pPr>
            <w:r>
              <w:rPr>
                <w:rFonts w:ascii="Times New Roman" w:hAnsi="Times New Roman" w:cs="Times New Roman" w:hint="eastAsia"/>
                <w:sz w:val="21"/>
                <w:szCs w:val="21"/>
                <w14:ligatures w14:val="none"/>
              </w:rPr>
              <w:t>0.014</w:t>
            </w:r>
          </w:p>
          <w:p w14:paraId="5220EF0C" w14:textId="77777777" w:rsidR="001761FD" w:rsidRPr="007513D7" w:rsidRDefault="001761FD" w:rsidP="001761FD">
            <w:pPr>
              <w:widowControl/>
              <w:spacing w:before="18" w:after="0" w:line="240" w:lineRule="auto"/>
              <w:ind w:right="118"/>
              <w:jc w:val="right"/>
              <w:rPr>
                <w:rFonts w:ascii="Times New Roman" w:hAnsi="Times New Roman" w:cs="Times New Roman"/>
                <w:sz w:val="21"/>
                <w:szCs w:val="21"/>
                <w14:ligatures w14:val="none"/>
              </w:rPr>
            </w:pPr>
            <w:r>
              <w:rPr>
                <w:rFonts w:ascii="Times New Roman" w:hAnsi="Times New Roman" w:cs="Times New Roman" w:hint="eastAsia"/>
                <w:sz w:val="21"/>
                <w:szCs w:val="21"/>
                <w14:ligatures w14:val="none"/>
              </w:rPr>
              <w:t>(0.170)</w:t>
            </w:r>
          </w:p>
        </w:tc>
        <w:tc>
          <w:tcPr>
            <w:tcW w:w="1525" w:type="pct"/>
          </w:tcPr>
          <w:p w14:paraId="547F7168" w14:textId="77777777" w:rsidR="001761FD" w:rsidRDefault="001761FD" w:rsidP="001761FD">
            <w:pPr>
              <w:widowControl/>
              <w:spacing w:before="18" w:after="0" w:line="240" w:lineRule="auto"/>
              <w:ind w:right="118"/>
              <w:jc w:val="right"/>
              <w:rPr>
                <w:rFonts w:ascii="Times New Roman" w:hAnsi="Times New Roman" w:cs="Times New Roman"/>
                <w:spacing w:val="-2"/>
                <w:sz w:val="21"/>
                <w:szCs w:val="21"/>
                <w14:ligatures w14:val="none"/>
              </w:rPr>
            </w:pPr>
            <w:r w:rsidRPr="00051FB7">
              <w:rPr>
                <w:rFonts w:ascii="Times New Roman" w:eastAsia="Times New Roman" w:hAnsi="Times New Roman" w:cs="Times New Roman" w:hint="eastAsia"/>
                <w:spacing w:val="-2"/>
                <w:sz w:val="21"/>
                <w:szCs w:val="21"/>
                <w14:ligatures w14:val="none"/>
              </w:rPr>
              <w:t>-0.0065</w:t>
            </w:r>
          </w:p>
          <w:p w14:paraId="382E78A6" w14:textId="77777777" w:rsidR="001761FD" w:rsidRPr="00051FB7" w:rsidRDefault="001761FD" w:rsidP="001761FD">
            <w:pPr>
              <w:widowControl/>
              <w:spacing w:before="18" w:after="0" w:line="240" w:lineRule="auto"/>
              <w:ind w:right="118"/>
              <w:jc w:val="right"/>
              <w:rPr>
                <w:rFonts w:ascii="Times New Roman" w:hAnsi="Times New Roman" w:cs="Times New Roman"/>
                <w:spacing w:val="-2"/>
                <w:sz w:val="21"/>
                <w:szCs w:val="21"/>
                <w14:ligatures w14:val="none"/>
              </w:rPr>
            </w:pPr>
            <w:r>
              <w:rPr>
                <w:rFonts w:ascii="Times New Roman" w:hAnsi="Times New Roman" w:cs="Times New Roman" w:hint="eastAsia"/>
                <w:spacing w:val="-2"/>
                <w:sz w:val="21"/>
                <w:szCs w:val="21"/>
                <w14:ligatures w14:val="none"/>
              </w:rPr>
              <w:t>(</w:t>
            </w:r>
            <w:r w:rsidRPr="00051FB7">
              <w:rPr>
                <w:rFonts w:ascii="Times New Roman" w:hAnsi="Times New Roman" w:cs="Times New Roman" w:hint="eastAsia"/>
                <w:spacing w:val="-2"/>
                <w:sz w:val="21"/>
                <w:szCs w:val="21"/>
                <w14:ligatures w14:val="none"/>
              </w:rPr>
              <w:t>0.004</w:t>
            </w:r>
            <w:r>
              <w:rPr>
                <w:rFonts w:ascii="Times New Roman" w:hAnsi="Times New Roman" w:cs="Times New Roman" w:hint="eastAsia"/>
                <w:spacing w:val="-2"/>
                <w:sz w:val="21"/>
                <w:szCs w:val="21"/>
                <w14:ligatures w14:val="none"/>
              </w:rPr>
              <w:t>)</w:t>
            </w:r>
          </w:p>
        </w:tc>
      </w:tr>
      <w:tr w:rsidR="001761FD" w:rsidRPr="00C949E4" w14:paraId="19D03E2A" w14:textId="77777777" w:rsidTr="001761FD">
        <w:trPr>
          <w:trHeight w:val="234"/>
        </w:trPr>
        <w:tc>
          <w:tcPr>
            <w:tcW w:w="1847" w:type="pct"/>
          </w:tcPr>
          <w:p w14:paraId="0562DC83" w14:textId="77777777" w:rsidR="001761FD" w:rsidRPr="00051FB7" w:rsidRDefault="001761FD" w:rsidP="001761FD">
            <w:pPr>
              <w:widowControl/>
              <w:spacing w:before="18" w:after="0" w:line="240" w:lineRule="auto"/>
              <w:ind w:left="119"/>
              <w:jc w:val="both"/>
              <w:rPr>
                <w:rFonts w:ascii="宋体" w:eastAsia="宋体" w:hAnsi="宋体" w:cs="Times New Roman"/>
                <w:spacing w:val="-2"/>
                <w:sz w:val="21"/>
                <w:szCs w:val="21"/>
                <w14:ligatures w14:val="none"/>
              </w:rPr>
            </w:pPr>
            <w:r w:rsidRPr="00051FB7">
              <w:rPr>
                <w:rFonts w:ascii="宋体" w:eastAsia="宋体" w:hAnsi="宋体" w:cs="Times New Roman" w:hint="eastAsia"/>
                <w:spacing w:val="-2"/>
                <w:sz w:val="21"/>
                <w:szCs w:val="21"/>
                <w14:ligatures w14:val="none"/>
              </w:rPr>
              <w:t>控制变量</w:t>
            </w:r>
          </w:p>
        </w:tc>
        <w:tc>
          <w:tcPr>
            <w:tcW w:w="1628" w:type="pct"/>
          </w:tcPr>
          <w:p w14:paraId="3CB247F6" w14:textId="77777777" w:rsidR="001761FD" w:rsidRPr="00051FB7" w:rsidRDefault="001761FD" w:rsidP="001761FD">
            <w:pPr>
              <w:widowControl/>
              <w:spacing w:before="18" w:after="0" w:line="240" w:lineRule="auto"/>
              <w:ind w:right="118"/>
              <w:jc w:val="right"/>
              <w:rPr>
                <w:rFonts w:ascii="宋体" w:eastAsia="宋体" w:hAnsi="宋体" w:cs="Times New Roman"/>
                <w:sz w:val="21"/>
                <w:szCs w:val="21"/>
                <w14:ligatures w14:val="none"/>
              </w:rPr>
            </w:pPr>
            <w:r w:rsidRPr="00051FB7">
              <w:rPr>
                <w:rFonts w:ascii="宋体" w:eastAsia="宋体" w:hAnsi="宋体" w:cs="Times New Roman" w:hint="eastAsia"/>
                <w:sz w:val="21"/>
                <w:szCs w:val="21"/>
                <w14:ligatures w14:val="none"/>
              </w:rPr>
              <w:t>是</w:t>
            </w:r>
          </w:p>
        </w:tc>
        <w:tc>
          <w:tcPr>
            <w:tcW w:w="1525" w:type="pct"/>
          </w:tcPr>
          <w:p w14:paraId="1E7F6EF4" w14:textId="77777777" w:rsidR="001761FD" w:rsidRPr="00051FB7" w:rsidRDefault="001761FD" w:rsidP="001761FD">
            <w:pPr>
              <w:widowControl/>
              <w:spacing w:before="18" w:after="0" w:line="240" w:lineRule="auto"/>
              <w:ind w:right="118"/>
              <w:jc w:val="right"/>
              <w:rPr>
                <w:rFonts w:ascii="Times New Roman" w:eastAsia="Times New Roman" w:hAnsi="Times New Roman" w:cs="Times New Roman"/>
                <w:spacing w:val="-2"/>
                <w:sz w:val="21"/>
                <w:szCs w:val="21"/>
                <w14:ligatures w14:val="none"/>
              </w:rPr>
            </w:pPr>
            <w:r>
              <w:rPr>
                <w:rFonts w:ascii="宋体" w:eastAsia="宋体" w:hAnsi="宋体" w:cs="宋体" w:hint="eastAsia"/>
                <w:spacing w:val="-2"/>
                <w:sz w:val="21"/>
                <w:szCs w:val="21"/>
                <w14:ligatures w14:val="none"/>
              </w:rPr>
              <w:t>否</w:t>
            </w:r>
          </w:p>
        </w:tc>
      </w:tr>
      <w:tr w:rsidR="001761FD" w:rsidRPr="00C949E4" w14:paraId="0363411F" w14:textId="77777777" w:rsidTr="001761FD">
        <w:trPr>
          <w:trHeight w:val="234"/>
        </w:trPr>
        <w:tc>
          <w:tcPr>
            <w:tcW w:w="1847" w:type="pct"/>
          </w:tcPr>
          <w:p w14:paraId="64ED9B96" w14:textId="77777777" w:rsidR="001761FD" w:rsidRPr="00051FB7" w:rsidRDefault="001761FD" w:rsidP="001761FD">
            <w:pPr>
              <w:widowControl/>
              <w:spacing w:before="18" w:after="0" w:line="240" w:lineRule="auto"/>
              <w:ind w:left="119"/>
              <w:jc w:val="both"/>
              <w:rPr>
                <w:rFonts w:ascii="宋体" w:eastAsia="宋体" w:hAnsi="宋体" w:cs="Times New Roman"/>
                <w:spacing w:val="-2"/>
                <w:sz w:val="21"/>
                <w:szCs w:val="21"/>
                <w14:ligatures w14:val="none"/>
              </w:rPr>
            </w:pPr>
            <w:r w:rsidRPr="00051FB7">
              <w:rPr>
                <w:rFonts w:ascii="宋体" w:eastAsia="宋体" w:hAnsi="宋体" w:cs="Times New Roman" w:hint="eastAsia"/>
                <w:spacing w:val="-2"/>
                <w:sz w:val="21"/>
                <w:szCs w:val="21"/>
                <w14:ligatures w14:val="none"/>
              </w:rPr>
              <w:t>行业固定效应</w:t>
            </w:r>
          </w:p>
        </w:tc>
        <w:tc>
          <w:tcPr>
            <w:tcW w:w="1628" w:type="pct"/>
          </w:tcPr>
          <w:p w14:paraId="0A76AA87" w14:textId="77777777" w:rsidR="001761FD" w:rsidRPr="00051FB7" w:rsidRDefault="001761FD" w:rsidP="001761FD">
            <w:pPr>
              <w:widowControl/>
              <w:spacing w:before="18" w:after="0" w:line="240" w:lineRule="auto"/>
              <w:ind w:right="118"/>
              <w:jc w:val="right"/>
              <w:rPr>
                <w:rFonts w:ascii="宋体" w:eastAsia="宋体" w:hAnsi="宋体" w:cs="Times New Roman"/>
                <w:sz w:val="21"/>
                <w:szCs w:val="21"/>
                <w14:ligatures w14:val="none"/>
              </w:rPr>
            </w:pPr>
            <w:r w:rsidRPr="00051FB7">
              <w:rPr>
                <w:rFonts w:ascii="宋体" w:eastAsia="宋体" w:hAnsi="宋体" w:cs="Times New Roman" w:hint="eastAsia"/>
                <w:sz w:val="21"/>
                <w:szCs w:val="21"/>
                <w14:ligatures w14:val="none"/>
              </w:rPr>
              <w:t>是</w:t>
            </w:r>
          </w:p>
        </w:tc>
        <w:tc>
          <w:tcPr>
            <w:tcW w:w="1525" w:type="pct"/>
          </w:tcPr>
          <w:p w14:paraId="0578B924" w14:textId="77777777" w:rsidR="001761FD" w:rsidRDefault="001761FD" w:rsidP="001761FD">
            <w:pPr>
              <w:widowControl/>
              <w:spacing w:before="18" w:after="0" w:line="240" w:lineRule="auto"/>
              <w:ind w:right="118"/>
              <w:jc w:val="right"/>
              <w:rPr>
                <w:rFonts w:ascii="宋体" w:eastAsia="宋体" w:hAnsi="宋体" w:cs="宋体"/>
                <w:spacing w:val="-2"/>
                <w:sz w:val="21"/>
                <w:szCs w:val="21"/>
                <w14:ligatures w14:val="none"/>
              </w:rPr>
            </w:pPr>
            <w:r>
              <w:rPr>
                <w:rFonts w:ascii="宋体" w:eastAsia="宋体" w:hAnsi="宋体" w:cs="宋体" w:hint="eastAsia"/>
                <w:spacing w:val="-2"/>
                <w:sz w:val="21"/>
                <w:szCs w:val="21"/>
                <w14:ligatures w14:val="none"/>
              </w:rPr>
              <w:t>是</w:t>
            </w:r>
          </w:p>
        </w:tc>
      </w:tr>
      <w:tr w:rsidR="001761FD" w:rsidRPr="00C949E4" w14:paraId="550F1A86" w14:textId="77777777" w:rsidTr="001761FD">
        <w:trPr>
          <w:trHeight w:val="234"/>
        </w:trPr>
        <w:tc>
          <w:tcPr>
            <w:tcW w:w="1847" w:type="pct"/>
            <w:tcBorders>
              <w:bottom w:val="single" w:sz="4" w:space="0" w:color="auto"/>
            </w:tcBorders>
          </w:tcPr>
          <w:p w14:paraId="11C5E7BB" w14:textId="77777777" w:rsidR="001761FD" w:rsidRPr="00051FB7" w:rsidRDefault="001761FD" w:rsidP="001761FD">
            <w:pPr>
              <w:widowControl/>
              <w:spacing w:before="18" w:after="0" w:line="240" w:lineRule="auto"/>
              <w:ind w:left="119"/>
              <w:jc w:val="both"/>
              <w:rPr>
                <w:rFonts w:ascii="宋体" w:eastAsia="宋体" w:hAnsi="宋体" w:cs="Times New Roman"/>
                <w:spacing w:val="-2"/>
                <w:sz w:val="21"/>
                <w:szCs w:val="21"/>
                <w14:ligatures w14:val="none"/>
              </w:rPr>
            </w:pPr>
            <w:r w:rsidRPr="00051FB7">
              <w:rPr>
                <w:rFonts w:ascii="宋体" w:eastAsia="宋体" w:hAnsi="宋体" w:cs="Times New Roman" w:hint="eastAsia"/>
                <w:spacing w:val="-2"/>
                <w:sz w:val="21"/>
                <w:szCs w:val="21"/>
                <w14:ligatures w14:val="none"/>
              </w:rPr>
              <w:t>时间固定效应</w:t>
            </w:r>
          </w:p>
        </w:tc>
        <w:tc>
          <w:tcPr>
            <w:tcW w:w="1628" w:type="pct"/>
            <w:tcBorders>
              <w:bottom w:val="single" w:sz="4" w:space="0" w:color="auto"/>
            </w:tcBorders>
          </w:tcPr>
          <w:p w14:paraId="70579D83" w14:textId="77777777" w:rsidR="001761FD" w:rsidRPr="00051FB7" w:rsidRDefault="001761FD" w:rsidP="001761FD">
            <w:pPr>
              <w:widowControl/>
              <w:spacing w:before="18" w:after="0" w:line="240" w:lineRule="auto"/>
              <w:ind w:right="118"/>
              <w:jc w:val="right"/>
              <w:rPr>
                <w:rFonts w:ascii="宋体" w:eastAsia="宋体" w:hAnsi="宋体" w:cs="Times New Roman"/>
                <w:sz w:val="21"/>
                <w:szCs w:val="21"/>
                <w14:ligatures w14:val="none"/>
              </w:rPr>
            </w:pPr>
            <w:r w:rsidRPr="00051FB7">
              <w:rPr>
                <w:rFonts w:ascii="宋体" w:eastAsia="宋体" w:hAnsi="宋体" w:cs="Times New Roman" w:hint="eastAsia"/>
                <w:sz w:val="21"/>
                <w:szCs w:val="21"/>
                <w14:ligatures w14:val="none"/>
              </w:rPr>
              <w:t>是</w:t>
            </w:r>
          </w:p>
        </w:tc>
        <w:tc>
          <w:tcPr>
            <w:tcW w:w="1525" w:type="pct"/>
            <w:tcBorders>
              <w:bottom w:val="single" w:sz="4" w:space="0" w:color="auto"/>
            </w:tcBorders>
          </w:tcPr>
          <w:p w14:paraId="6C42ADB6" w14:textId="77777777" w:rsidR="001761FD" w:rsidRDefault="001761FD" w:rsidP="001761FD">
            <w:pPr>
              <w:widowControl/>
              <w:spacing w:before="18" w:after="0" w:line="240" w:lineRule="auto"/>
              <w:ind w:right="118"/>
              <w:jc w:val="right"/>
              <w:rPr>
                <w:rFonts w:ascii="宋体" w:eastAsia="宋体" w:hAnsi="宋体" w:cs="宋体"/>
                <w:spacing w:val="-2"/>
                <w:sz w:val="21"/>
                <w:szCs w:val="21"/>
                <w14:ligatures w14:val="none"/>
              </w:rPr>
            </w:pPr>
            <w:r>
              <w:rPr>
                <w:rFonts w:ascii="宋体" w:eastAsia="宋体" w:hAnsi="宋体" w:cs="宋体" w:hint="eastAsia"/>
                <w:spacing w:val="-2"/>
                <w:sz w:val="21"/>
                <w:szCs w:val="21"/>
                <w14:ligatures w14:val="none"/>
              </w:rPr>
              <w:t>是</w:t>
            </w:r>
          </w:p>
        </w:tc>
      </w:tr>
    </w:tbl>
    <w:p w14:paraId="2C59CF28" w14:textId="4A383CC6" w:rsidR="00ED2960" w:rsidRDefault="00ED2960" w:rsidP="00ED2960">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kern w:val="0"/>
          <w:sz w:val="28"/>
          <w:szCs w:val="28"/>
          <w14:ligatures w14:val="none"/>
        </w:rPr>
      </w:pPr>
      <w:r>
        <w:rPr>
          <w:rFonts w:ascii="Times New Roman" w:eastAsia="黑体" w:hAnsi="Times New Roman" w:cs="Times New Roman" w:hint="eastAsia"/>
          <w:kern w:val="0"/>
          <w:sz w:val="28"/>
          <w:szCs w:val="28"/>
          <w14:ligatures w14:val="none"/>
        </w:rPr>
        <w:t>5</w:t>
      </w:r>
      <w:r w:rsidR="00C949E4" w:rsidRPr="00C949E4">
        <w:rPr>
          <w:rFonts w:ascii="Times New Roman" w:eastAsia="黑体" w:hAnsi="Times New Roman" w:cs="Times New Roman" w:hint="eastAsia"/>
          <w:kern w:val="0"/>
          <w:sz w:val="28"/>
          <w:szCs w:val="28"/>
          <w14:ligatures w14:val="none"/>
        </w:rPr>
        <w:t xml:space="preserve"> </w:t>
      </w:r>
      <w:r w:rsidR="00C949E4" w:rsidRPr="00C949E4">
        <w:rPr>
          <w:rFonts w:ascii="Times New Roman" w:eastAsia="黑体" w:hAnsi="Times New Roman" w:cs="Times New Roman" w:hint="eastAsia"/>
          <w:kern w:val="0"/>
          <w:sz w:val="28"/>
          <w:szCs w:val="28"/>
          <w14:ligatures w14:val="none"/>
        </w:rPr>
        <w:t>结论与启示</w:t>
      </w:r>
    </w:p>
    <w:p w14:paraId="19778F38" w14:textId="4A2FF1BD" w:rsidR="00ED2960" w:rsidRPr="00ED2960" w:rsidRDefault="00ED2960" w:rsidP="00ED2960">
      <w:pPr>
        <w:keepNext/>
        <w:keepLines/>
        <w:tabs>
          <w:tab w:val="left" w:pos="318"/>
          <w:tab w:val="left" w:pos="360"/>
        </w:tabs>
        <w:overflowPunct w:val="0"/>
        <w:adjustRightInd w:val="0"/>
        <w:spacing w:before="160" w:line="240" w:lineRule="auto"/>
        <w:textAlignment w:val="baseline"/>
        <w:outlineLvl w:val="0"/>
        <w:rPr>
          <w:rFonts w:ascii="宋体" w:eastAsia="宋体" w:hAnsi="宋体" w:cs="Times New Roman"/>
          <w:kern w:val="0"/>
          <w:sz w:val="28"/>
          <w:szCs w:val="28"/>
          <w14:ligatures w14:val="none"/>
        </w:rPr>
      </w:pPr>
      <w:r w:rsidRPr="00ED2960">
        <w:rPr>
          <w:rFonts w:ascii="宋体" w:eastAsia="宋体" w:hAnsi="宋体" w:cs="Times New Roman" w:hint="eastAsia"/>
          <w:sz w:val="21"/>
          <w:szCs w:val="21"/>
          <w14:ligatures w14:val="none"/>
        </w:rPr>
        <w:t>5.1 研究结论</w:t>
      </w:r>
    </w:p>
    <w:p w14:paraId="26A3C64E" w14:textId="7389BE70" w:rsidR="00ED2960" w:rsidRPr="00ED2960" w:rsidRDefault="00ED2960" w:rsidP="00ED2960">
      <w:pPr>
        <w:overflowPunct w:val="0"/>
        <w:autoSpaceDE w:val="0"/>
        <w:spacing w:after="0" w:line="240" w:lineRule="auto"/>
        <w:ind w:firstLine="420"/>
        <w:rPr>
          <w:rFonts w:ascii="宋体" w:eastAsia="宋体" w:hAnsi="宋体" w:cs="Times New Roman"/>
          <w:sz w:val="21"/>
          <w:szCs w:val="21"/>
          <w14:ligatures w14:val="none"/>
        </w:rPr>
      </w:pPr>
      <w:r w:rsidRPr="00ED2960">
        <w:rPr>
          <w:rFonts w:ascii="宋体" w:eastAsia="宋体" w:hAnsi="宋体" w:cs="Times New Roman" w:hint="eastAsia"/>
          <w:sz w:val="21"/>
          <w:szCs w:val="21"/>
          <w14:ligatures w14:val="none"/>
        </w:rPr>
        <w:t>基于</w:t>
      </w:r>
      <w:r>
        <w:rPr>
          <w:rFonts w:ascii="宋体" w:eastAsia="宋体" w:hAnsi="宋体" w:cs="Times New Roman" w:hint="eastAsia"/>
          <w:sz w:val="21"/>
          <w:szCs w:val="21"/>
          <w14:ligatures w14:val="none"/>
        </w:rPr>
        <w:t>双重差分与机制设计模型对</w:t>
      </w:r>
      <w:r w:rsidRPr="00ED2960">
        <w:rPr>
          <w:rFonts w:ascii="宋体" w:eastAsia="宋体" w:hAnsi="宋体" w:cs="Times New Roman" w:hint="eastAsia"/>
          <w:sz w:val="21"/>
          <w:szCs w:val="21"/>
          <w14:ligatures w14:val="none"/>
        </w:rPr>
        <w:t>2015–2022 年虚假财经新闻以及对应股吧评论的情绪量化与事件研究分析，本文发现：虚假财经新闻</w:t>
      </w:r>
      <w:r>
        <w:rPr>
          <w:rFonts w:ascii="宋体" w:eastAsia="宋体" w:hAnsi="宋体" w:cs="Times New Roman" w:hint="eastAsia"/>
          <w:sz w:val="21"/>
          <w:szCs w:val="21"/>
          <w14:ligatures w14:val="none"/>
        </w:rPr>
        <w:t>对股价波动影响呈负向影响</w:t>
      </w:r>
      <w:r w:rsidRPr="00ED2960">
        <w:rPr>
          <w:rFonts w:ascii="宋体" w:eastAsia="宋体" w:hAnsi="宋体" w:cs="Times New Roman" w:hint="eastAsia"/>
          <w:sz w:val="21"/>
          <w:szCs w:val="21"/>
          <w14:ligatures w14:val="none"/>
        </w:rPr>
        <w:t>，且在事件窗口</w:t>
      </w:r>
      <w:r w:rsidRPr="00ED2960">
        <w:rPr>
          <w:rFonts w:ascii="宋体" w:eastAsia="宋体" w:hAnsi="宋体" w:cs="Times New Roman"/>
          <w:sz w:val="21"/>
          <w:szCs w:val="21"/>
          <w14:ligatures w14:val="none"/>
        </w:rPr>
        <w:t>内其价格冲击幅度显著高于真实新闻；进一步的</w:t>
      </w:r>
      <w:r>
        <w:rPr>
          <w:rFonts w:ascii="宋体" w:eastAsia="宋体" w:hAnsi="宋体" w:cs="Times New Roman" w:hint="eastAsia"/>
          <w:sz w:val="21"/>
          <w:szCs w:val="21"/>
          <w14:ligatures w14:val="none"/>
        </w:rPr>
        <w:t>机制分析</w:t>
      </w:r>
      <w:r w:rsidRPr="00ED2960">
        <w:rPr>
          <w:rFonts w:ascii="宋体" w:eastAsia="宋体" w:hAnsi="宋体" w:cs="Times New Roman"/>
          <w:sz w:val="21"/>
          <w:szCs w:val="21"/>
          <w14:ligatures w14:val="none"/>
        </w:rPr>
        <w:t>表明，</w:t>
      </w:r>
      <w:r>
        <w:rPr>
          <w:rFonts w:ascii="宋体" w:eastAsia="宋体" w:hAnsi="宋体" w:cs="Times New Roman" w:hint="eastAsia"/>
          <w:sz w:val="21"/>
          <w:szCs w:val="21"/>
          <w14:ligatures w14:val="none"/>
        </w:rPr>
        <w:t>社交媒体</w:t>
      </w:r>
      <w:r w:rsidRPr="00ED2960">
        <w:rPr>
          <w:rFonts w:ascii="宋体" w:eastAsia="宋体" w:hAnsi="宋体" w:cs="Times New Roman"/>
          <w:sz w:val="21"/>
          <w:szCs w:val="21"/>
          <w14:ligatures w14:val="none"/>
        </w:rPr>
        <w:t>情绪是虚假新闻影响股价的关键传导渠道，说明投资者情绪被夸张或失真的信息所驱动，进而加剧市场波动。</w:t>
      </w:r>
    </w:p>
    <w:p w14:paraId="73FB7181" w14:textId="77777777" w:rsidR="00ED2960" w:rsidRPr="00ED2960" w:rsidRDefault="00ED2960" w:rsidP="00ED2960">
      <w:pPr>
        <w:overflowPunct w:val="0"/>
        <w:autoSpaceDE w:val="0"/>
        <w:spacing w:after="0" w:line="240" w:lineRule="auto"/>
        <w:rPr>
          <w:rFonts w:ascii="宋体" w:eastAsia="宋体" w:hAnsi="宋体" w:cs="Times New Roman"/>
          <w:sz w:val="21"/>
          <w:szCs w:val="21"/>
          <w14:ligatures w14:val="none"/>
        </w:rPr>
      </w:pPr>
      <w:r w:rsidRPr="00ED2960">
        <w:rPr>
          <w:rFonts w:ascii="宋体" w:eastAsia="宋体" w:hAnsi="宋体" w:cs="Times New Roman" w:hint="eastAsia"/>
          <w:sz w:val="21"/>
          <w:szCs w:val="21"/>
          <w14:ligatures w14:val="none"/>
        </w:rPr>
        <w:t>5.2 理论贡献</w:t>
      </w:r>
    </w:p>
    <w:p w14:paraId="42175103" w14:textId="55567980" w:rsidR="00ED2960" w:rsidRPr="00ED2960" w:rsidRDefault="00ED2960" w:rsidP="00ED2960">
      <w:pPr>
        <w:overflowPunct w:val="0"/>
        <w:autoSpaceDE w:val="0"/>
        <w:spacing w:after="0" w:line="240" w:lineRule="auto"/>
        <w:ind w:firstLine="420"/>
        <w:rPr>
          <w:rFonts w:ascii="宋体" w:eastAsia="宋体" w:hAnsi="宋体" w:cs="Times New Roman"/>
          <w:sz w:val="21"/>
          <w:szCs w:val="21"/>
          <w14:ligatures w14:val="none"/>
        </w:rPr>
      </w:pPr>
      <w:r w:rsidRPr="00ED2960">
        <w:rPr>
          <w:rFonts w:ascii="宋体" w:eastAsia="宋体" w:hAnsi="宋体" w:cs="Times New Roman" w:hint="eastAsia"/>
          <w:sz w:val="21"/>
          <w:szCs w:val="21"/>
          <w14:ligatures w14:val="none"/>
        </w:rPr>
        <w:t>本文</w:t>
      </w:r>
      <w:r w:rsidR="007168D5">
        <w:rPr>
          <w:rFonts w:ascii="宋体" w:eastAsia="宋体" w:hAnsi="宋体" w:cs="Times New Roman" w:hint="eastAsia"/>
          <w:sz w:val="21"/>
          <w:szCs w:val="21"/>
          <w14:ligatures w14:val="none"/>
        </w:rPr>
        <w:t>基于中国金融市场</w:t>
      </w:r>
      <w:r w:rsidRPr="00ED2960">
        <w:rPr>
          <w:rFonts w:ascii="宋体" w:eastAsia="宋体" w:hAnsi="宋体" w:cs="Times New Roman" w:hint="eastAsia"/>
          <w:sz w:val="21"/>
          <w:szCs w:val="21"/>
          <w14:ligatures w14:val="none"/>
        </w:rPr>
        <w:t>比较虚假与真实财经新闻对股价</w:t>
      </w:r>
      <w:r>
        <w:rPr>
          <w:rFonts w:ascii="宋体" w:eastAsia="宋体" w:hAnsi="宋体" w:cs="Times New Roman" w:hint="eastAsia"/>
          <w:sz w:val="21"/>
          <w:szCs w:val="21"/>
          <w14:ligatures w14:val="none"/>
        </w:rPr>
        <w:t>波动影响差异</w:t>
      </w:r>
      <w:r w:rsidRPr="00ED2960">
        <w:rPr>
          <w:rFonts w:ascii="宋体" w:eastAsia="宋体" w:hAnsi="宋体" w:cs="Times New Roman" w:hint="eastAsia"/>
          <w:sz w:val="21"/>
          <w:szCs w:val="21"/>
          <w14:ligatures w14:val="none"/>
        </w:rPr>
        <w:t>，并将国产大语言模型引入金融</w:t>
      </w:r>
      <w:r>
        <w:rPr>
          <w:rFonts w:ascii="宋体" w:eastAsia="宋体" w:hAnsi="宋体" w:cs="Times New Roman" w:hint="eastAsia"/>
          <w:sz w:val="21"/>
          <w:szCs w:val="21"/>
          <w14:ligatures w14:val="none"/>
        </w:rPr>
        <w:t>文本</w:t>
      </w:r>
      <w:r w:rsidRPr="00ED2960">
        <w:rPr>
          <w:rFonts w:ascii="宋体" w:eastAsia="宋体" w:hAnsi="宋体" w:cs="Times New Roman" w:hint="eastAsia"/>
          <w:sz w:val="21"/>
          <w:szCs w:val="21"/>
          <w14:ligatures w14:val="none"/>
        </w:rPr>
        <w:t>情绪测度，为</w:t>
      </w:r>
      <w:r>
        <w:rPr>
          <w:rFonts w:ascii="宋体" w:eastAsia="宋体" w:hAnsi="宋体" w:cs="Times New Roman" w:hint="eastAsia"/>
          <w:sz w:val="21"/>
          <w:szCs w:val="21"/>
          <w14:ligatures w14:val="none"/>
        </w:rPr>
        <w:t>防范虚假信息对金融市场的影响提供了边际贡献</w:t>
      </w:r>
      <w:r w:rsidRPr="00ED2960">
        <w:rPr>
          <w:rFonts w:ascii="宋体" w:eastAsia="宋体" w:hAnsi="宋体" w:cs="Times New Roman" w:hint="eastAsia"/>
          <w:sz w:val="21"/>
          <w:szCs w:val="21"/>
          <w14:ligatures w14:val="none"/>
        </w:rPr>
        <w:t>。</w:t>
      </w:r>
    </w:p>
    <w:p w14:paraId="5CC05031" w14:textId="2AB5DB92" w:rsidR="00ED2960" w:rsidRDefault="00ED2960" w:rsidP="00ED2960">
      <w:pPr>
        <w:overflowPunct w:val="0"/>
        <w:autoSpaceDE w:val="0"/>
        <w:spacing w:after="0" w:line="240" w:lineRule="auto"/>
        <w:rPr>
          <w:rFonts w:ascii="宋体" w:eastAsia="宋体" w:hAnsi="宋体" w:cs="Times New Roman"/>
          <w:sz w:val="21"/>
          <w:szCs w:val="21"/>
          <w14:ligatures w14:val="none"/>
        </w:rPr>
      </w:pPr>
      <w:r w:rsidRPr="00ED2960">
        <w:rPr>
          <w:rFonts w:ascii="宋体" w:eastAsia="宋体" w:hAnsi="宋体" w:cs="Times New Roman" w:hint="eastAsia"/>
          <w:sz w:val="21"/>
          <w:szCs w:val="21"/>
          <w14:ligatures w14:val="none"/>
        </w:rPr>
        <w:t>5.3 管理启示</w:t>
      </w:r>
    </w:p>
    <w:p w14:paraId="4D422108" w14:textId="25E3854D" w:rsidR="00ED2960" w:rsidRPr="00ED2960" w:rsidRDefault="00ED2960" w:rsidP="00ED2960">
      <w:pPr>
        <w:ind w:firstLineChars="200" w:firstLine="420"/>
        <w:rPr>
          <w:rFonts w:ascii="宋体" w:eastAsia="宋体" w:hAnsi="宋体" w:cs="Times New Roman"/>
          <w:sz w:val="21"/>
          <w:szCs w:val="21"/>
          <w14:ligatures w14:val="none"/>
        </w:rPr>
      </w:pPr>
      <w:r>
        <w:rPr>
          <w:rFonts w:ascii="宋体" w:eastAsia="宋体" w:hAnsi="宋体" w:cs="Times New Roman" w:hint="eastAsia"/>
          <w:sz w:val="21"/>
          <w:szCs w:val="21"/>
        </w:rPr>
        <w:t>政策制定者与监管机构应加强虚假财经新闻治理本研究表明，虚假财经新闻对市场的负面影响较为显著。为减少投资者被虚假财经新闻的错误信息和煽动性情绪误导进而做出非理性决策，监管部门应当加强对于虚假财经新闻的监控力度。金融市场的信息披露机制应进一步优化。公司在面对市场传闻或虚假财经新闻时，应及时发布澄清公告，从而缩减因新闻发布而对股价异常收益率扰动的事件窗口，以减少虚假信息对市场的干扰。此外，交易所和媒体平台可以关注投资者情绪，从投资者的反应中评估虚假新闻的影响程度。</w:t>
      </w:r>
    </w:p>
    <w:p w14:paraId="4585954F" w14:textId="16E5C351" w:rsidR="00C949E4" w:rsidRDefault="00ED2960" w:rsidP="00ED2960">
      <w:pPr>
        <w:overflowPunct w:val="0"/>
        <w:autoSpaceDE w:val="0"/>
        <w:spacing w:after="0" w:line="240" w:lineRule="auto"/>
        <w:rPr>
          <w:rFonts w:ascii="宋体" w:eastAsia="宋体" w:hAnsi="宋体" w:cs="Times New Roman"/>
          <w:sz w:val="21"/>
          <w:szCs w:val="21"/>
          <w14:ligatures w14:val="none"/>
        </w:rPr>
      </w:pPr>
      <w:r w:rsidRPr="00ED2960">
        <w:rPr>
          <w:rFonts w:ascii="宋体" w:eastAsia="宋体" w:hAnsi="宋体" w:cs="Times New Roman" w:hint="eastAsia"/>
          <w:sz w:val="21"/>
          <w:szCs w:val="21"/>
          <w14:ligatures w14:val="none"/>
        </w:rPr>
        <w:t>5.4 研究展望</w:t>
      </w:r>
    </w:p>
    <w:p w14:paraId="73D3F8FE" w14:textId="77777777" w:rsidR="0080036D" w:rsidRDefault="00ED2960" w:rsidP="0080036D">
      <w:pPr>
        <w:overflowPunct w:val="0"/>
        <w:autoSpaceDE w:val="0"/>
        <w:spacing w:after="0" w:line="240" w:lineRule="auto"/>
        <w:rPr>
          <w:rFonts w:ascii="宋体" w:eastAsia="宋体" w:hAnsi="宋体" w:cs="Times New Roman"/>
          <w:sz w:val="21"/>
          <w:szCs w:val="21"/>
        </w:rPr>
      </w:pPr>
      <w:r>
        <w:rPr>
          <w:rFonts w:ascii="宋体" w:eastAsia="宋体" w:hAnsi="宋体" w:cs="Times New Roman"/>
          <w:sz w:val="21"/>
          <w:szCs w:val="21"/>
          <w14:ligatures w14:val="none"/>
        </w:rPr>
        <w:tab/>
      </w:r>
      <w:r w:rsidR="001E0872" w:rsidRPr="001E0872">
        <w:rPr>
          <w:rFonts w:ascii="宋体" w:eastAsia="宋体" w:hAnsi="宋体" w:cs="Times New Roman" w:hint="eastAsia"/>
          <w:sz w:val="21"/>
          <w:szCs w:val="21"/>
        </w:rPr>
        <w:t>未来研究可从三方面推进：一是数据扩展，结合图像、视频、语音等多模态信息，提升虚假财经新闻识别的准确性；二是方法改进，引入因果机器学习</w:t>
      </w:r>
      <w:r w:rsidR="001E0872">
        <w:rPr>
          <w:rFonts w:ascii="宋体" w:eastAsia="宋体" w:hAnsi="宋体" w:cs="Times New Roman" w:hint="eastAsia"/>
          <w:sz w:val="21"/>
          <w:szCs w:val="21"/>
        </w:rPr>
        <w:t>等其他工具</w:t>
      </w:r>
      <w:r w:rsidR="001E0872" w:rsidRPr="001E0872">
        <w:rPr>
          <w:rFonts w:ascii="宋体" w:eastAsia="宋体" w:hAnsi="宋体" w:cs="Times New Roman" w:hint="eastAsia"/>
          <w:sz w:val="21"/>
          <w:szCs w:val="21"/>
        </w:rPr>
        <w:t>，系统评估各类监管措施对</w:t>
      </w:r>
      <w:r w:rsidR="001E0872">
        <w:rPr>
          <w:rFonts w:ascii="宋体" w:eastAsia="宋体" w:hAnsi="宋体" w:cs="Times New Roman" w:hint="eastAsia"/>
          <w:sz w:val="21"/>
          <w:szCs w:val="21"/>
        </w:rPr>
        <w:t>缓解虚假财经新闻影响</w:t>
      </w:r>
      <w:r w:rsidR="001E0872" w:rsidRPr="001E0872">
        <w:rPr>
          <w:rFonts w:ascii="宋体" w:eastAsia="宋体" w:hAnsi="宋体" w:cs="Times New Roman" w:hint="eastAsia"/>
          <w:sz w:val="21"/>
          <w:szCs w:val="21"/>
        </w:rPr>
        <w:t>市场波动的实际效果；三是外部检验，对债券、期货、加密资产等不同资产类别以及不同制度环境的市场进行比较，以验证研究结论的适用范围并为跨市场风险预警提供参考。</w:t>
      </w:r>
    </w:p>
    <w:p w14:paraId="09101C61" w14:textId="77777777" w:rsidR="0080036D" w:rsidRDefault="0080036D" w:rsidP="0080036D">
      <w:pPr>
        <w:overflowPunct w:val="0"/>
        <w:autoSpaceDE w:val="0"/>
        <w:spacing w:after="0" w:line="240" w:lineRule="auto"/>
        <w:rPr>
          <w:rFonts w:ascii="宋体" w:eastAsia="宋体" w:hAnsi="宋体" w:cs="Times New Roman"/>
          <w:sz w:val="21"/>
          <w:szCs w:val="21"/>
        </w:rPr>
      </w:pPr>
    </w:p>
    <w:p w14:paraId="3D8CE8DD" w14:textId="26042BC6" w:rsidR="00333B8B" w:rsidRPr="00C949E4" w:rsidRDefault="00C949E4" w:rsidP="0080036D">
      <w:pPr>
        <w:overflowPunct w:val="0"/>
        <w:autoSpaceDE w:val="0"/>
        <w:spacing w:after="0" w:line="240" w:lineRule="auto"/>
        <w:rPr>
          <w:rFonts w:ascii="黑体" w:eastAsia="黑体" w:hAnsi="黑体" w:cs="Times New Roman"/>
          <w:sz w:val="21"/>
          <w:szCs w:val="21"/>
          <w14:ligatures w14:val="none"/>
        </w:rPr>
      </w:pPr>
      <w:r w:rsidRPr="00C949E4">
        <w:rPr>
          <w:rFonts w:ascii="黑体" w:eastAsia="黑体" w:hAnsi="黑体" w:cs="Times New Roman" w:hint="eastAsia"/>
          <w:sz w:val="21"/>
          <w:szCs w:val="21"/>
          <w14:ligatures w14:val="none"/>
        </w:rPr>
        <w:t>参 考 文 献</w:t>
      </w:r>
    </w:p>
    <w:sectPr w:rsidR="00333B8B" w:rsidRPr="00C949E4">
      <w:headerReference w:type="even" r:id="rId19"/>
      <w:headerReference w:type="default" r:id="rId20"/>
      <w:footerReference w:type="even" r:id="rId21"/>
      <w:footerReference w:type="default" r:id="rId22"/>
      <w:headerReference w:type="first" r:id="rId23"/>
      <w:footerReference w:type="first" r:id="rId24"/>
      <w:endnotePr>
        <w:numFmt w:val="decimal"/>
      </w:endnotePr>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nie" w:date="2025-08-01T21:55:00Z" w:initials="a">
    <w:p w14:paraId="36D6E86D" w14:textId="382B13CF" w:rsidR="0050160F" w:rsidRDefault="0050160F">
      <w:pPr>
        <w:pStyle w:val="af3"/>
      </w:pPr>
      <w:r>
        <w:rPr>
          <w:rStyle w:val="affa"/>
        </w:rPr>
        <w:annotationRef/>
      </w:r>
      <w:r>
        <w:rPr>
          <w:rFonts w:hint="eastAsia"/>
        </w:rPr>
        <w:t>标题待创新点明确后再定</w:t>
      </w:r>
      <w:r w:rsidR="00485FA8">
        <w:rPr>
          <w:rFonts w:hint="eastAsia"/>
        </w:rPr>
        <w:t>，除创新点外，论文主要四个问题：一是没有用的研究过程愣要往论文里堆砌，舍不得删，没人会看没有结果或价值的东西；二是论文的学术严谨性非常弱，想怎么说就怎么说，大白话很多，很多都是错的；三是研究和写作都很仓促，给人感觉就是不想认真做研究；四是论文写作诸多不规范。目前还未达到投稿的程度，还需要认真静下心来做研究。</w:t>
      </w:r>
    </w:p>
  </w:comment>
  <w:comment w:id="1" w:author="annie" w:date="2025-08-01T21:55:00Z" w:initials="a">
    <w:p w14:paraId="1CE7155C" w14:textId="2FB00494" w:rsidR="0050160F" w:rsidRDefault="0050160F">
      <w:pPr>
        <w:pStyle w:val="af3"/>
      </w:pPr>
      <w:r>
        <w:rPr>
          <w:rStyle w:val="affa"/>
        </w:rPr>
        <w:annotationRef/>
      </w:r>
      <w:r>
        <w:rPr>
          <w:rFonts w:hint="eastAsia"/>
        </w:rPr>
        <w:t>摘要待创新点明确后重写</w:t>
      </w:r>
    </w:p>
  </w:comment>
  <w:comment w:id="2" w:author="annie" w:date="2025-08-01T21:56:00Z" w:initials="a">
    <w:p w14:paraId="3D1AEAAD" w14:textId="4FDFC508" w:rsidR="00A736C7" w:rsidRDefault="00A736C7">
      <w:pPr>
        <w:pStyle w:val="af3"/>
        <w:rPr>
          <w:rFonts w:hint="eastAsia"/>
        </w:rPr>
      </w:pPr>
      <w:r>
        <w:rPr>
          <w:rStyle w:val="affa"/>
        </w:rPr>
        <w:annotationRef/>
      </w:r>
      <w:r>
        <w:rPr>
          <w:rFonts w:hint="eastAsia"/>
        </w:rPr>
        <w:t>关键词待创新点明确后再定</w:t>
      </w:r>
    </w:p>
  </w:comment>
  <w:comment w:id="51" w:author="annie" w:date="2025-08-01T22:27:00Z" w:initials="a">
    <w:p w14:paraId="0B84B4A1" w14:textId="7C90F252" w:rsidR="00BA63F6" w:rsidRDefault="00BA63F6">
      <w:pPr>
        <w:pStyle w:val="af3"/>
        <w:rPr>
          <w:rFonts w:hint="eastAsia"/>
        </w:rPr>
      </w:pPr>
      <w:r>
        <w:rPr>
          <w:rStyle w:val="affa"/>
        </w:rPr>
        <w:annotationRef/>
      </w:r>
      <w:r>
        <w:rPr>
          <w:rFonts w:hint="eastAsia"/>
        </w:rPr>
        <w:t>这篇论文并不是关于财经新闻的，不能乱套</w:t>
      </w:r>
    </w:p>
  </w:comment>
  <w:comment w:id="52" w:author="annie" w:date="2025-08-01T22:27:00Z" w:initials="a">
    <w:p w14:paraId="29D0BC15" w14:textId="02630FC8" w:rsidR="00BA63F6" w:rsidRDefault="00BA63F6">
      <w:pPr>
        <w:pStyle w:val="af3"/>
      </w:pPr>
      <w:r>
        <w:rPr>
          <w:rStyle w:val="affa"/>
        </w:rPr>
        <w:annotationRef/>
      </w:r>
      <w:r>
        <w:rPr>
          <w:rFonts w:hint="eastAsia"/>
        </w:rPr>
        <w:t>这篇看上去像是一篇新闻报道？</w:t>
      </w:r>
    </w:p>
  </w:comment>
  <w:comment w:id="53" w:author="annie" w:date="2025-08-01T22:27:00Z" w:initials="a">
    <w:p w14:paraId="2D6115EB" w14:textId="2140AF47" w:rsidR="00BA63F6" w:rsidRDefault="00BA63F6">
      <w:pPr>
        <w:pStyle w:val="af3"/>
      </w:pPr>
      <w:r>
        <w:rPr>
          <w:rStyle w:val="affa"/>
        </w:rPr>
        <w:annotationRef/>
      </w:r>
      <w:r>
        <w:rPr>
          <w:rFonts w:hint="eastAsia"/>
        </w:rPr>
        <w:t>什么意思，不知所云</w:t>
      </w:r>
    </w:p>
  </w:comment>
  <w:comment w:id="54" w:author="annie" w:date="2025-08-01T22:28:00Z" w:initials="a">
    <w:p w14:paraId="4990F1E9" w14:textId="00A934DA" w:rsidR="00BA63F6" w:rsidRDefault="00BA63F6">
      <w:pPr>
        <w:pStyle w:val="af3"/>
      </w:pPr>
      <w:r>
        <w:rPr>
          <w:rStyle w:val="affa"/>
        </w:rPr>
        <w:annotationRef/>
      </w:r>
      <w:r>
        <w:rPr>
          <w:rFonts w:hint="eastAsia"/>
        </w:rPr>
        <w:t>从后文的参考文献来看，也并不都是研究传闻，这个总结过于随意</w:t>
      </w:r>
    </w:p>
  </w:comment>
  <w:comment w:id="55" w:author="annie" w:date="2025-08-01T22:29:00Z" w:initials="a">
    <w:p w14:paraId="765D2D50" w14:textId="05BD0F6A" w:rsidR="00BA63F6" w:rsidRDefault="00BA63F6">
      <w:pPr>
        <w:pStyle w:val="af3"/>
      </w:pPr>
      <w:r>
        <w:rPr>
          <w:rStyle w:val="affa"/>
        </w:rPr>
        <w:annotationRef/>
      </w:r>
      <w:r>
        <w:rPr>
          <w:rFonts w:hint="eastAsia"/>
        </w:rPr>
        <w:t>过于简略</w:t>
      </w:r>
    </w:p>
  </w:comment>
  <w:comment w:id="56" w:author="annie" w:date="2025-08-01T22:29:00Z" w:initials="a">
    <w:p w14:paraId="4104FB0C" w14:textId="1EA40478" w:rsidR="00BA63F6" w:rsidRDefault="00BA63F6">
      <w:pPr>
        <w:pStyle w:val="af3"/>
      </w:pPr>
      <w:r>
        <w:rPr>
          <w:rStyle w:val="affa"/>
        </w:rPr>
        <w:annotationRef/>
      </w:r>
      <w:r>
        <w:rPr>
          <w:rFonts w:hint="eastAsia"/>
        </w:rPr>
        <w:t>这篇文献和本文研究无关</w:t>
      </w:r>
    </w:p>
  </w:comment>
  <w:comment w:id="57" w:author="annie" w:date="2025-08-01T22:29:00Z" w:initials="a">
    <w:p w14:paraId="154C2625" w14:textId="72417D6D" w:rsidR="00BA63F6" w:rsidRDefault="00BA63F6">
      <w:pPr>
        <w:pStyle w:val="af3"/>
        <w:rPr>
          <w:rFonts w:hint="eastAsia"/>
        </w:rPr>
      </w:pPr>
      <w:r>
        <w:rPr>
          <w:rStyle w:val="affa"/>
        </w:rPr>
        <w:annotationRef/>
      </w:r>
      <w:r>
        <w:rPr>
          <w:rFonts w:hint="eastAsia"/>
        </w:rPr>
        <w:t>这篇论文和我们的研究获取数据的方式十分相似，这里的谣言应该就是虚假新闻？</w:t>
      </w:r>
    </w:p>
  </w:comment>
  <w:comment w:id="58" w:author="annie" w:date="2025-08-01T22:30:00Z" w:initials="a">
    <w:p w14:paraId="5575AD0A" w14:textId="2BFAC6A5" w:rsidR="00BA63F6" w:rsidRDefault="00BA63F6">
      <w:pPr>
        <w:pStyle w:val="af3"/>
      </w:pPr>
      <w:r>
        <w:rPr>
          <w:rStyle w:val="affa"/>
        </w:rPr>
        <w:annotationRef/>
      </w:r>
      <w:r>
        <w:rPr>
          <w:rFonts w:hint="eastAsia"/>
        </w:rPr>
        <w:t>后面在做异质性分析的时候可以考虑，而不是用新闻文本情绪</w:t>
      </w:r>
    </w:p>
  </w:comment>
  <w:comment w:id="59" w:author="annie" w:date="2025-08-01T22:30:00Z" w:initials="a">
    <w:p w14:paraId="4EA374E4" w14:textId="2E099560" w:rsidR="00BA63F6" w:rsidRDefault="00BA63F6">
      <w:pPr>
        <w:pStyle w:val="af3"/>
      </w:pPr>
      <w:r>
        <w:rPr>
          <w:rStyle w:val="affa"/>
        </w:rPr>
        <w:annotationRef/>
      </w:r>
      <w:r>
        <w:rPr>
          <w:rFonts w:hint="eastAsia"/>
        </w:rPr>
        <w:t>方法是否具有创新？其他研究都用的什么方法？</w:t>
      </w:r>
    </w:p>
  </w:comment>
  <w:comment w:id="60" w:author="annie" w:date="2025-08-01T22:31:00Z" w:initials="a">
    <w:p w14:paraId="40B45240" w14:textId="0DC6444B" w:rsidR="00BA63F6" w:rsidRDefault="00BA63F6">
      <w:pPr>
        <w:pStyle w:val="af3"/>
      </w:pPr>
      <w:r>
        <w:rPr>
          <w:rStyle w:val="affa"/>
        </w:rPr>
        <w:annotationRef/>
      </w:r>
      <w:r>
        <w:rPr>
          <w:rFonts w:hint="eastAsia"/>
        </w:rPr>
        <w:t>这个应该删掉</w:t>
      </w:r>
    </w:p>
  </w:comment>
  <w:comment w:id="61" w:author="annie" w:date="2025-08-01T22:31:00Z" w:initials="a">
    <w:p w14:paraId="0A36A9D2" w14:textId="6E38E466" w:rsidR="00BA63F6" w:rsidRDefault="00BA63F6">
      <w:pPr>
        <w:pStyle w:val="af3"/>
        <w:rPr>
          <w:rFonts w:hint="eastAsia"/>
        </w:rPr>
      </w:pPr>
      <w:r>
        <w:rPr>
          <w:rStyle w:val="affa"/>
        </w:rPr>
        <w:annotationRef/>
      </w:r>
      <w:r>
        <w:rPr>
          <w:rFonts w:hint="eastAsia"/>
        </w:rPr>
        <w:t>这个太夸张了，随便一用就是拓展应用了？关键用</w:t>
      </w:r>
      <w:r>
        <w:rPr>
          <w:rFonts w:hint="eastAsia"/>
        </w:rPr>
        <w:t>D</w:t>
      </w:r>
      <w:r>
        <w:t>eepseek</w:t>
      </w:r>
      <w:r>
        <w:rPr>
          <w:rFonts w:hint="eastAsia"/>
        </w:rPr>
        <w:t>还不一定准确，要做稳健性检验</w:t>
      </w:r>
    </w:p>
  </w:comment>
  <w:comment w:id="62" w:author="annie" w:date="2025-08-01T22:32:00Z" w:initials="a">
    <w:p w14:paraId="179F15EB" w14:textId="36DB1515" w:rsidR="00BA63F6" w:rsidRDefault="00BA63F6">
      <w:pPr>
        <w:pStyle w:val="af3"/>
        <w:rPr>
          <w:rFonts w:hint="eastAsia"/>
        </w:rPr>
      </w:pPr>
      <w:r>
        <w:rPr>
          <w:rStyle w:val="affa"/>
        </w:rPr>
        <w:annotationRef/>
      </w:r>
      <w:r>
        <w:rPr>
          <w:rFonts w:hint="eastAsia"/>
        </w:rPr>
        <w:t>说法非常不学术，不是基于学术语言的模仿，而是基于自己的语言</w:t>
      </w:r>
    </w:p>
  </w:comment>
  <w:comment w:id="63" w:author="annie" w:date="2025-08-01T22:33:00Z" w:initials="a">
    <w:p w14:paraId="0DC49DEC" w14:textId="2D2CE2DC" w:rsidR="00BA63F6" w:rsidRDefault="00BA63F6">
      <w:pPr>
        <w:pStyle w:val="af3"/>
      </w:pPr>
      <w:r>
        <w:rPr>
          <w:rStyle w:val="affa"/>
        </w:rPr>
        <w:annotationRef/>
      </w:r>
      <w:r>
        <w:rPr>
          <w:rFonts w:hint="eastAsia"/>
        </w:rPr>
        <w:t>这个不需要</w:t>
      </w:r>
    </w:p>
  </w:comment>
  <w:comment w:id="64" w:author="annie" w:date="2025-08-01T22:46:00Z" w:initials="a">
    <w:p w14:paraId="2A154D6A" w14:textId="6C25269A" w:rsidR="00BA63F6" w:rsidRDefault="00BA63F6">
      <w:pPr>
        <w:pStyle w:val="af3"/>
      </w:pPr>
      <w:r>
        <w:rPr>
          <w:rStyle w:val="affa"/>
        </w:rPr>
        <w:annotationRef/>
      </w:r>
      <w:r>
        <w:rPr>
          <w:rFonts w:hint="eastAsia"/>
        </w:rPr>
        <w:t>假设不规范</w:t>
      </w:r>
    </w:p>
  </w:comment>
  <w:comment w:id="65" w:author="annie" w:date="2025-08-01T22:34:00Z" w:initials="a">
    <w:p w14:paraId="1D695319" w14:textId="362D5761" w:rsidR="00BA63F6" w:rsidRDefault="00BA63F6">
      <w:pPr>
        <w:pStyle w:val="af3"/>
        <w:rPr>
          <w:rFonts w:hint="eastAsia"/>
        </w:rPr>
      </w:pPr>
      <w:r>
        <w:rPr>
          <w:rStyle w:val="affa"/>
        </w:rPr>
        <w:annotationRef/>
      </w:r>
      <w:r>
        <w:rPr>
          <w:rFonts w:hint="eastAsia"/>
        </w:rPr>
        <w:t>社交媒体只是媒体，核心是股民的情绪</w:t>
      </w:r>
    </w:p>
  </w:comment>
  <w:comment w:id="66" w:author="annie" w:date="2025-08-01T22:33:00Z" w:initials="a">
    <w:p w14:paraId="2E07E8C4" w14:textId="2F48F846" w:rsidR="00BA63F6" w:rsidRDefault="00BA63F6">
      <w:pPr>
        <w:pStyle w:val="af3"/>
      </w:pPr>
      <w:r>
        <w:rPr>
          <w:rStyle w:val="affa"/>
        </w:rPr>
        <w:annotationRef/>
      </w:r>
      <w:r>
        <w:rPr>
          <w:rFonts w:hint="eastAsia"/>
        </w:rPr>
        <w:t>股价波动还是异常收益？</w:t>
      </w:r>
    </w:p>
  </w:comment>
  <w:comment w:id="67" w:author="annie" w:date="2025-08-01T22:36:00Z" w:initials="a">
    <w:p w14:paraId="3D57A532" w14:textId="0642DE30" w:rsidR="00BA63F6" w:rsidRDefault="00BA63F6">
      <w:pPr>
        <w:pStyle w:val="af3"/>
      </w:pPr>
      <w:r>
        <w:rPr>
          <w:rStyle w:val="affa"/>
        </w:rPr>
        <w:annotationRef/>
      </w:r>
      <w:r>
        <w:rPr>
          <w:rFonts w:hint="eastAsia"/>
        </w:rPr>
        <w:t>放到实证部分去</w:t>
      </w:r>
    </w:p>
  </w:comment>
  <w:comment w:id="68" w:author="annie" w:date="2025-08-01T22:34:00Z" w:initials="a">
    <w:p w14:paraId="047DFB75" w14:textId="72582264" w:rsidR="00BA63F6" w:rsidRDefault="00BA63F6">
      <w:pPr>
        <w:pStyle w:val="af3"/>
        <w:rPr>
          <w:rFonts w:hint="eastAsia"/>
        </w:rPr>
      </w:pPr>
      <w:r>
        <w:rPr>
          <w:rStyle w:val="affa"/>
        </w:rPr>
        <w:annotationRef/>
      </w:r>
      <w:r>
        <w:rPr>
          <w:rFonts w:hint="eastAsia"/>
        </w:rPr>
        <w:t>之前让邓沛扩展数据到</w:t>
      </w:r>
      <w:r>
        <w:rPr>
          <w:rFonts w:hint="eastAsia"/>
        </w:rPr>
        <w:t>2</w:t>
      </w:r>
      <w:r>
        <w:t>024</w:t>
      </w:r>
      <w:r>
        <w:rPr>
          <w:rFonts w:hint="eastAsia"/>
        </w:rPr>
        <w:t>年</w:t>
      </w:r>
    </w:p>
  </w:comment>
  <w:comment w:id="69" w:author="annie" w:date="2025-08-01T22:34:00Z" w:initials="a">
    <w:p w14:paraId="3A2C5D33" w14:textId="461D7E16" w:rsidR="00BA63F6" w:rsidRDefault="00BA63F6">
      <w:pPr>
        <w:pStyle w:val="af3"/>
      </w:pPr>
      <w:r>
        <w:rPr>
          <w:rStyle w:val="affa"/>
        </w:rPr>
        <w:annotationRef/>
      </w:r>
      <w:r>
        <w:rPr>
          <w:rFonts w:hint="eastAsia"/>
        </w:rPr>
        <w:t>一下两个原因的解释特别牵强，特别是第二个，属于无病呻吟</w:t>
      </w:r>
    </w:p>
  </w:comment>
  <w:comment w:id="70" w:author="annie" w:date="2025-08-01T22:35:00Z" w:initials="a">
    <w:p w14:paraId="747AE995" w14:textId="015F3A99" w:rsidR="00BA63F6" w:rsidRDefault="00BA63F6">
      <w:pPr>
        <w:pStyle w:val="af3"/>
      </w:pPr>
      <w:r>
        <w:rPr>
          <w:rStyle w:val="affa"/>
        </w:rPr>
        <w:annotationRef/>
      </w:r>
      <w:r>
        <w:rPr>
          <w:rFonts w:hint="eastAsia"/>
        </w:rPr>
        <w:t>依据是什么？前人的研究？</w:t>
      </w:r>
    </w:p>
  </w:comment>
  <w:comment w:id="71" w:author="annie" w:date="2025-08-01T22:36:00Z" w:initials="a">
    <w:p w14:paraId="0B692E36" w14:textId="538003EB" w:rsidR="00BA63F6" w:rsidRDefault="00BA63F6">
      <w:pPr>
        <w:pStyle w:val="af3"/>
        <w:rPr>
          <w:rFonts w:hint="eastAsia"/>
        </w:rPr>
      </w:pPr>
      <w:r>
        <w:rPr>
          <w:rStyle w:val="affa"/>
        </w:rPr>
        <w:annotationRef/>
      </w:r>
      <w:r>
        <w:rPr>
          <w:rFonts w:hint="eastAsia"/>
        </w:rPr>
        <w:t>这样写莫名其妙，好像</w:t>
      </w:r>
      <w:r>
        <w:rPr>
          <w:rFonts w:hint="eastAsia"/>
        </w:rPr>
        <w:t>d</w:t>
      </w:r>
      <w:r>
        <w:t>eepsek</w:t>
      </w:r>
      <w:r>
        <w:rPr>
          <w:rFonts w:hint="eastAsia"/>
        </w:rPr>
        <w:t>就比别的都好，其实</w:t>
      </w:r>
      <w:r>
        <w:rPr>
          <w:rFonts w:hint="eastAsia"/>
        </w:rPr>
        <w:t>d</w:t>
      </w:r>
      <w:r>
        <w:t>eepseek</w:t>
      </w:r>
      <w:r>
        <w:rPr>
          <w:rFonts w:hint="eastAsia"/>
        </w:rPr>
        <w:t>只是用着方便，对于研究问题不一定就好于小模型</w:t>
      </w:r>
    </w:p>
  </w:comment>
  <w:comment w:id="72" w:author="annie" w:date="2025-08-01T22:38:00Z" w:initials="a">
    <w:p w14:paraId="71233266" w14:textId="51F74694" w:rsidR="00BA63F6" w:rsidRDefault="00BA63F6">
      <w:pPr>
        <w:pStyle w:val="af3"/>
        <w:rPr>
          <w:rFonts w:hint="eastAsia"/>
        </w:rPr>
      </w:pPr>
      <w:r>
        <w:rPr>
          <w:rStyle w:val="affa"/>
        </w:rPr>
        <w:annotationRef/>
      </w:r>
      <w:r>
        <w:rPr>
          <w:rFonts w:hint="eastAsia"/>
        </w:rPr>
        <w:t>参考文献序号对不上，后面是</w:t>
      </w:r>
      <w:r>
        <w:rPr>
          <w:rFonts w:hint="eastAsia"/>
        </w:rPr>
        <w:t>2</w:t>
      </w:r>
      <w:r>
        <w:t>2</w:t>
      </w:r>
      <w:r>
        <w:rPr>
          <w:rFonts w:hint="eastAsia"/>
        </w:rPr>
        <w:t>。这篇文献是从双重差分到事件研究法，理解上是事件研究法更好？这里却将它作为双重差分法优势的引用</w:t>
      </w:r>
    </w:p>
  </w:comment>
  <w:comment w:id="73" w:author="annie" w:date="2025-08-01T22:39:00Z" w:initials="a">
    <w:p w14:paraId="165B85CB" w14:textId="2E0D1ABC" w:rsidR="00BA63F6" w:rsidRDefault="00BA63F6">
      <w:pPr>
        <w:pStyle w:val="af3"/>
        <w:rPr>
          <w:rFonts w:hint="eastAsia"/>
        </w:rPr>
      </w:pPr>
      <w:r>
        <w:rPr>
          <w:rStyle w:val="affa"/>
        </w:rPr>
        <w:annotationRef/>
      </w:r>
      <w:r>
        <w:rPr>
          <w:rFonts w:hint="eastAsia"/>
        </w:rPr>
        <w:t>一直没有说明具体的窗口期，</w:t>
      </w:r>
      <w:r>
        <w:rPr>
          <w:rFonts w:hint="eastAsia"/>
        </w:rPr>
        <w:t>-</w:t>
      </w:r>
      <w:r>
        <w:t>10</w:t>
      </w:r>
      <w:r>
        <w:rPr>
          <w:rFonts w:hint="eastAsia"/>
        </w:rPr>
        <w:t>——</w:t>
      </w:r>
      <w:r>
        <w:rPr>
          <w:rFonts w:hint="eastAsia"/>
        </w:rPr>
        <w:t>1</w:t>
      </w:r>
      <w:r>
        <w:t>0</w:t>
      </w:r>
      <w:r>
        <w:rPr>
          <w:rFonts w:hint="eastAsia"/>
        </w:rPr>
        <w:t>？</w:t>
      </w:r>
    </w:p>
  </w:comment>
  <w:comment w:id="74" w:author="annie" w:date="2025-08-01T22:40:00Z" w:initials="a">
    <w:p w14:paraId="19D5C943" w14:textId="2BE4BF6B" w:rsidR="00BA63F6" w:rsidRDefault="00BA63F6">
      <w:pPr>
        <w:pStyle w:val="af3"/>
        <w:rPr>
          <w:rFonts w:hint="eastAsia"/>
        </w:rPr>
      </w:pPr>
      <w:r>
        <w:rPr>
          <w:rStyle w:val="affa"/>
        </w:rPr>
        <w:annotationRef/>
      </w:r>
      <w:r>
        <w:rPr>
          <w:rFonts w:hint="eastAsia"/>
        </w:rPr>
        <w:t>实证研究的第一部分是虚假财经新闻数据集的构建。</w:t>
      </w:r>
    </w:p>
  </w:comment>
  <w:comment w:id="79" w:author="annie" w:date="2025-08-01T22:41:00Z" w:initials="a">
    <w:p w14:paraId="2E662EFC" w14:textId="5E4C8C84" w:rsidR="00BA63F6" w:rsidRDefault="00BA63F6">
      <w:pPr>
        <w:pStyle w:val="af3"/>
      </w:pPr>
      <w:r>
        <w:rPr>
          <w:rStyle w:val="affa"/>
        </w:rPr>
        <w:annotationRef/>
      </w:r>
      <w:r>
        <w:rPr>
          <w:rFonts w:hint="eastAsia"/>
        </w:rPr>
        <w:t>异常收益？</w:t>
      </w:r>
    </w:p>
  </w:comment>
  <w:comment w:id="80" w:author="annie" w:date="2025-08-01T22:41:00Z" w:initials="a">
    <w:p w14:paraId="39B795B2" w14:textId="141E7C5C" w:rsidR="00BA63F6" w:rsidRDefault="00BA63F6">
      <w:pPr>
        <w:pStyle w:val="af3"/>
        <w:rPr>
          <w:rFonts w:hint="eastAsia"/>
        </w:rPr>
      </w:pPr>
      <w:r>
        <w:rPr>
          <w:rStyle w:val="affa"/>
        </w:rPr>
        <w:annotationRef/>
      </w:r>
      <w:r>
        <w:rPr>
          <w:rFonts w:hint="eastAsia"/>
        </w:rPr>
        <w:t>一会儿股价波动，一会儿金融市场，确定好内容之后，要前后统一</w:t>
      </w:r>
    </w:p>
  </w:comment>
  <w:comment w:id="81" w:author="annie" w:date="2025-08-01T22:40:00Z" w:initials="a">
    <w:p w14:paraId="01902EA3" w14:textId="31690AF8" w:rsidR="00BA63F6" w:rsidRDefault="00BA63F6">
      <w:pPr>
        <w:pStyle w:val="af3"/>
      </w:pPr>
      <w:r>
        <w:rPr>
          <w:rStyle w:val="affa"/>
        </w:rPr>
        <w:annotationRef/>
      </w:r>
      <w:r>
        <w:rPr>
          <w:rFonts w:hint="eastAsia"/>
        </w:rPr>
        <w:t>什么意思？不知所云</w:t>
      </w:r>
    </w:p>
  </w:comment>
  <w:comment w:id="82" w:author="annie" w:date="2025-08-01T22:42:00Z" w:initials="a">
    <w:p w14:paraId="709584D9" w14:textId="192C3B5E" w:rsidR="00BA63F6" w:rsidRDefault="00BA63F6">
      <w:pPr>
        <w:pStyle w:val="af3"/>
      </w:pPr>
      <w:r>
        <w:rPr>
          <w:rStyle w:val="affa"/>
        </w:rPr>
        <w:annotationRef/>
      </w:r>
      <w:r>
        <w:rPr>
          <w:rFonts w:hint="eastAsia"/>
        </w:rPr>
        <w:t>没说清楚，在研究设计部分可以说明怎么计算在数据集构建那里可以说明怎么获取数据</w:t>
      </w:r>
    </w:p>
  </w:comment>
  <w:comment w:id="83" w:author="annie" w:date="2025-08-01T22:42:00Z" w:initials="a">
    <w:p w14:paraId="50EE3CF8" w14:textId="678F6A1F" w:rsidR="00BA63F6" w:rsidRDefault="00BA63F6">
      <w:pPr>
        <w:pStyle w:val="af3"/>
        <w:rPr>
          <w:rFonts w:hint="eastAsia"/>
        </w:rPr>
      </w:pPr>
      <w:r>
        <w:rPr>
          <w:rStyle w:val="affa"/>
        </w:rPr>
        <w:annotationRef/>
      </w:r>
      <w:r>
        <w:rPr>
          <w:rFonts w:hint="eastAsia"/>
        </w:rPr>
        <w:t>最后的结果是没有差异，写在这里有什么意义呢？不能因为做了这部分实验，就愣往论文里写；如前所述，正面和负面也许可以作为异质性分析</w:t>
      </w:r>
    </w:p>
  </w:comment>
  <w:comment w:id="84" w:author="annie" w:date="2025-08-01T22:43:00Z" w:initials="a">
    <w:p w14:paraId="03E72465" w14:textId="7010C83F" w:rsidR="00BA63F6" w:rsidRDefault="00BA63F6">
      <w:pPr>
        <w:pStyle w:val="af3"/>
      </w:pPr>
      <w:r>
        <w:rPr>
          <w:rStyle w:val="affa"/>
        </w:rPr>
        <w:annotationRef/>
      </w:r>
      <w:r>
        <w:rPr>
          <w:rFonts w:hint="eastAsia"/>
        </w:rPr>
        <w:t>格式先全部统一改为一栏，不要出现两栏的表</w:t>
      </w:r>
    </w:p>
  </w:comment>
  <w:comment w:id="85" w:author="annie" w:date="2025-08-01T22:44:00Z" w:initials="a">
    <w:p w14:paraId="4EDF036F" w14:textId="5C2CECE3" w:rsidR="00BA63F6" w:rsidRDefault="00BA63F6">
      <w:pPr>
        <w:pStyle w:val="af3"/>
        <w:rPr>
          <w:rFonts w:hint="eastAsia"/>
        </w:rPr>
      </w:pPr>
      <w:r>
        <w:rPr>
          <w:rStyle w:val="affa"/>
        </w:rPr>
        <w:annotationRef/>
      </w:r>
      <w:r>
        <w:rPr>
          <w:rFonts w:hint="eastAsia"/>
        </w:rPr>
        <w:t>这部分写的非常混乱，异质性分析的结果是没有什么差别，然后又说起到了调节作用，究竟在这里想干什么？</w:t>
      </w:r>
    </w:p>
  </w:comment>
  <w:comment w:id="86" w:author="annie" w:date="2025-08-01T22:45:00Z" w:initials="a">
    <w:p w14:paraId="42889DE7" w14:textId="63BB5700" w:rsidR="00BA63F6" w:rsidRDefault="00BA63F6">
      <w:pPr>
        <w:pStyle w:val="af3"/>
      </w:pPr>
      <w:r>
        <w:rPr>
          <w:rStyle w:val="affa"/>
        </w:rPr>
        <w:annotationRef/>
      </w:r>
      <w:r>
        <w:rPr>
          <w:rFonts w:hint="eastAsia"/>
        </w:rPr>
        <w:t>没有区别</w:t>
      </w:r>
    </w:p>
  </w:comment>
  <w:comment w:id="87" w:author="annie" w:date="2025-08-01T22:45:00Z" w:initials="a">
    <w:p w14:paraId="7EA930D1" w14:textId="67B872B4" w:rsidR="00BA63F6" w:rsidRDefault="00BA63F6">
      <w:pPr>
        <w:pStyle w:val="af3"/>
        <w:rPr>
          <w:rFonts w:hint="eastAsia"/>
        </w:rPr>
      </w:pPr>
      <w:r>
        <w:rPr>
          <w:rStyle w:val="affa"/>
        </w:rPr>
        <w:annotationRef/>
      </w:r>
      <w:r>
        <w:rPr>
          <w:rFonts w:hint="eastAsia"/>
        </w:rPr>
        <w:t>这个假设在哪里？</w:t>
      </w:r>
    </w:p>
  </w:comment>
  <w:comment w:id="90" w:author="annie" w:date="2025-08-01T22:46:00Z" w:initials="a">
    <w:p w14:paraId="0F7EC079" w14:textId="4801F2DB" w:rsidR="00BA63F6" w:rsidRDefault="00BA63F6">
      <w:pPr>
        <w:pStyle w:val="af3"/>
        <w:rPr>
          <w:rFonts w:hint="eastAsia"/>
        </w:rPr>
      </w:pPr>
      <w:r>
        <w:rPr>
          <w:rStyle w:val="affa"/>
        </w:rPr>
        <w:annotationRef/>
      </w:r>
      <w:r>
        <w:rPr>
          <w:rFonts w:hint="eastAsia"/>
        </w:rPr>
        <w:t>这篇论文是用来检测虚假新闻的，怎么就作为选取工具变量的依据呢</w:t>
      </w:r>
    </w:p>
  </w:comment>
  <w:comment w:id="91" w:author="annie" w:date="2025-08-01T22:47:00Z" w:initials="a">
    <w:p w14:paraId="5FA96332" w14:textId="119E2223" w:rsidR="00BA63F6" w:rsidRDefault="00BA63F6">
      <w:pPr>
        <w:pStyle w:val="af3"/>
      </w:pPr>
      <w:r>
        <w:rPr>
          <w:rStyle w:val="affa"/>
        </w:rPr>
        <w:annotationRef/>
      </w:r>
      <w:r>
        <w:rPr>
          <w:rFonts w:hint="eastAsia"/>
        </w:rPr>
        <w:t>胡说八道</w:t>
      </w:r>
    </w:p>
  </w:comment>
  <w:comment w:id="92" w:author="annie" w:date="2025-08-01T22:48:00Z" w:initials="a">
    <w:p w14:paraId="0DCE8C42" w14:textId="342524CE" w:rsidR="00BA63F6" w:rsidRDefault="00BA63F6">
      <w:pPr>
        <w:pStyle w:val="af3"/>
        <w:rPr>
          <w:rFonts w:hint="eastAsia"/>
        </w:rPr>
      </w:pPr>
      <w:r>
        <w:rPr>
          <w:rStyle w:val="affa"/>
        </w:rPr>
        <w:annotationRef/>
      </w:r>
      <w:r>
        <w:rPr>
          <w:rFonts w:hint="eastAsia"/>
        </w:rPr>
        <w:t>这里是事件窗口的变化，怎么就成了被解释变量的稳健性呢？</w:t>
      </w:r>
    </w:p>
  </w:comment>
  <w:comment w:id="93" w:author="annie" w:date="2025-08-01T22:48:00Z" w:initials="a">
    <w:p w14:paraId="1001C197" w14:textId="154B1D34" w:rsidR="00BA63F6" w:rsidRDefault="00BA63F6">
      <w:pPr>
        <w:pStyle w:val="af3"/>
        <w:rPr>
          <w:rFonts w:hint="eastAsia"/>
        </w:rPr>
      </w:pPr>
      <w:r>
        <w:rPr>
          <w:rStyle w:val="affa"/>
        </w:rPr>
        <w:annotationRef/>
      </w:r>
      <w:r>
        <w:rPr>
          <w:rFonts w:hint="eastAsia"/>
        </w:rPr>
        <w:t>到这里才出现事件窗口，但似乎前面不是这个</w:t>
      </w:r>
    </w:p>
  </w:comment>
  <w:comment w:id="94" w:author="annie" w:date="2025-08-01T22:48:00Z" w:initials="a">
    <w:p w14:paraId="7DAC17C6" w14:textId="550FBF20" w:rsidR="00BA63F6" w:rsidRDefault="00BA63F6">
      <w:pPr>
        <w:pStyle w:val="af3"/>
      </w:pPr>
      <w:r>
        <w:rPr>
          <w:rStyle w:val="affa"/>
        </w:rPr>
        <w:annotationRef/>
      </w:r>
      <w:r>
        <w:rPr>
          <w:rFonts w:hint="eastAsia"/>
        </w:rPr>
        <w:t>不同是多长？</w:t>
      </w:r>
    </w:p>
  </w:comment>
  <w:comment w:id="95" w:author="annie" w:date="2025-08-01T22:49:00Z" w:initials="a">
    <w:p w14:paraId="5824150D" w14:textId="71D94A3E" w:rsidR="00BA63F6" w:rsidRDefault="00BA63F6">
      <w:pPr>
        <w:pStyle w:val="af3"/>
        <w:rPr>
          <w:rFonts w:hint="eastAsia"/>
        </w:rPr>
      </w:pPr>
      <w:r>
        <w:rPr>
          <w:rStyle w:val="affa"/>
        </w:rPr>
        <w:annotationRef/>
      </w:r>
      <w:r>
        <w:rPr>
          <w:rFonts w:hint="eastAsia"/>
        </w:rPr>
        <w:t>为什么要做这个的稳健性？是有其他类似研究做了吗？</w:t>
      </w:r>
    </w:p>
  </w:comment>
  <w:comment w:id="96" w:author="annie" w:date="2025-08-01T22:49:00Z" w:initials="a">
    <w:p w14:paraId="265D8AF1" w14:textId="73722EDB" w:rsidR="00BA63F6" w:rsidRDefault="00BA63F6">
      <w:pPr>
        <w:pStyle w:val="af3"/>
        <w:rPr>
          <w:rFonts w:hint="eastAsia"/>
        </w:rPr>
      </w:pPr>
      <w:r>
        <w:rPr>
          <w:rStyle w:val="affa"/>
        </w:rPr>
        <w:annotationRef/>
      </w:r>
      <w:r>
        <w:rPr>
          <w:rFonts w:hint="eastAsia"/>
        </w:rPr>
        <w:t>既然是累计，又有事件窗口期，发布日是不是交易日有什么关系呢</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D6E86D" w15:done="0"/>
  <w15:commentEx w15:paraId="1CE7155C" w15:done="0"/>
  <w15:commentEx w15:paraId="3D1AEAAD" w15:done="0"/>
  <w15:commentEx w15:paraId="0B84B4A1" w15:done="0"/>
  <w15:commentEx w15:paraId="29D0BC15" w15:done="0"/>
  <w15:commentEx w15:paraId="2D6115EB" w15:done="0"/>
  <w15:commentEx w15:paraId="4990F1E9" w15:done="0"/>
  <w15:commentEx w15:paraId="765D2D50" w15:done="0"/>
  <w15:commentEx w15:paraId="4104FB0C" w15:done="0"/>
  <w15:commentEx w15:paraId="154C2625" w15:done="0"/>
  <w15:commentEx w15:paraId="5575AD0A" w15:done="0"/>
  <w15:commentEx w15:paraId="4EA374E4" w15:done="0"/>
  <w15:commentEx w15:paraId="40B45240" w15:done="0"/>
  <w15:commentEx w15:paraId="0A36A9D2" w15:done="0"/>
  <w15:commentEx w15:paraId="179F15EB" w15:done="0"/>
  <w15:commentEx w15:paraId="0DC49DEC" w15:done="0"/>
  <w15:commentEx w15:paraId="2A154D6A" w15:done="0"/>
  <w15:commentEx w15:paraId="1D695319" w15:done="0"/>
  <w15:commentEx w15:paraId="2E07E8C4" w15:done="0"/>
  <w15:commentEx w15:paraId="3D57A532" w15:done="0"/>
  <w15:commentEx w15:paraId="047DFB75" w15:done="0"/>
  <w15:commentEx w15:paraId="3A2C5D33" w15:done="0"/>
  <w15:commentEx w15:paraId="747AE995" w15:done="0"/>
  <w15:commentEx w15:paraId="0B692E36" w15:done="0"/>
  <w15:commentEx w15:paraId="71233266" w15:done="0"/>
  <w15:commentEx w15:paraId="165B85CB" w15:done="0"/>
  <w15:commentEx w15:paraId="19D5C943" w15:done="0"/>
  <w15:commentEx w15:paraId="2E662EFC" w15:done="0"/>
  <w15:commentEx w15:paraId="39B795B2" w15:done="0"/>
  <w15:commentEx w15:paraId="01902EA3" w15:done="0"/>
  <w15:commentEx w15:paraId="709584D9" w15:done="0"/>
  <w15:commentEx w15:paraId="50EE3CF8" w15:done="0"/>
  <w15:commentEx w15:paraId="03E72465" w15:done="0"/>
  <w15:commentEx w15:paraId="4EDF036F" w15:done="0"/>
  <w15:commentEx w15:paraId="42889DE7" w15:done="0"/>
  <w15:commentEx w15:paraId="7EA930D1" w15:done="0"/>
  <w15:commentEx w15:paraId="0F7EC079" w15:done="0"/>
  <w15:commentEx w15:paraId="5FA96332" w15:done="0"/>
  <w15:commentEx w15:paraId="0DCE8C42" w15:done="0"/>
  <w15:commentEx w15:paraId="1001C197" w15:done="0"/>
  <w15:commentEx w15:paraId="7DAC17C6" w15:done="0"/>
  <w15:commentEx w15:paraId="5824150D" w15:done="0"/>
  <w15:commentEx w15:paraId="265D8AF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37B654" w16cex:dateUtc="2025-08-01T13:55:00Z"/>
  <w16cex:commentExtensible w16cex:durableId="2C37B667" w16cex:dateUtc="2025-08-01T13:55:00Z"/>
  <w16cex:commentExtensible w16cex:durableId="2C37B68A" w16cex:dateUtc="2025-08-01T13:56:00Z"/>
  <w16cex:commentExtensible w16cex:durableId="2C37BDC0" w16cex:dateUtc="2025-08-01T14:27:00Z"/>
  <w16cex:commentExtensible w16cex:durableId="2C37BDDE" w16cex:dateUtc="2025-08-01T14:27:00Z"/>
  <w16cex:commentExtensible w16cex:durableId="2C37BDEF" w16cex:dateUtc="2025-08-01T14:27:00Z"/>
  <w16cex:commentExtensible w16cex:durableId="2C37BE00" w16cex:dateUtc="2025-08-01T14:28:00Z"/>
  <w16cex:commentExtensible w16cex:durableId="2C37BE2C" w16cex:dateUtc="2025-08-01T14:29:00Z"/>
  <w16cex:commentExtensible w16cex:durableId="2C37BE3E" w16cex:dateUtc="2025-08-01T14:29:00Z"/>
  <w16cex:commentExtensible w16cex:durableId="2C37BE49" w16cex:dateUtc="2025-08-01T14:29:00Z"/>
  <w16cex:commentExtensible w16cex:durableId="2C37BE7A" w16cex:dateUtc="2025-08-01T14:30:00Z"/>
  <w16cex:commentExtensible w16cex:durableId="2C37BE9A" w16cex:dateUtc="2025-08-01T14:30:00Z"/>
  <w16cex:commentExtensible w16cex:durableId="2C37BEB5" w16cex:dateUtc="2025-08-01T14:31:00Z"/>
  <w16cex:commentExtensible w16cex:durableId="2C37BECC" w16cex:dateUtc="2025-08-01T14:31:00Z"/>
  <w16cex:commentExtensible w16cex:durableId="2C37BF05" w16cex:dateUtc="2025-08-01T14:32:00Z"/>
  <w16cex:commentExtensible w16cex:durableId="2C37BF26" w16cex:dateUtc="2025-08-01T14:33:00Z"/>
  <w16cex:commentExtensible w16cex:durableId="2C37C238" w16cex:dateUtc="2025-08-01T14:46:00Z"/>
  <w16cex:commentExtensible w16cex:durableId="2C37BF5C" w16cex:dateUtc="2025-08-01T14:34:00Z"/>
  <w16cex:commentExtensible w16cex:durableId="2C37BF4C" w16cex:dateUtc="2025-08-01T14:33:00Z"/>
  <w16cex:commentExtensible w16cex:durableId="2C37BFD7" w16cex:dateUtc="2025-08-01T14:36:00Z"/>
  <w16cex:commentExtensible w16cex:durableId="2C37BF6E" w16cex:dateUtc="2025-08-01T14:34:00Z"/>
  <w16cex:commentExtensible w16cex:durableId="2C37BF89" w16cex:dateUtc="2025-08-01T14:34:00Z"/>
  <w16cex:commentExtensible w16cex:durableId="2C37BFA9" w16cex:dateUtc="2025-08-01T14:35:00Z"/>
  <w16cex:commentExtensible w16cex:durableId="2C37C008" w16cex:dateUtc="2025-08-01T14:36:00Z"/>
  <w16cex:commentExtensible w16cex:durableId="2C37C057" w16cex:dateUtc="2025-08-01T14:38:00Z"/>
  <w16cex:commentExtensible w16cex:durableId="2C37C0A2" w16cex:dateUtc="2025-08-01T14:39:00Z"/>
  <w16cex:commentExtensible w16cex:durableId="2C37C0C8" w16cex:dateUtc="2025-08-01T14:40:00Z"/>
  <w16cex:commentExtensible w16cex:durableId="2C37C103" w16cex:dateUtc="2025-08-01T14:41:00Z"/>
  <w16cex:commentExtensible w16cex:durableId="2C37C110" w16cex:dateUtc="2025-08-01T14:41:00Z"/>
  <w16cex:commentExtensible w16cex:durableId="2C37C0EC" w16cex:dateUtc="2025-08-01T14:40:00Z"/>
  <w16cex:commentExtensible w16cex:durableId="2C37C13D" w16cex:dateUtc="2025-08-01T14:42:00Z"/>
  <w16cex:commentExtensible w16cex:durableId="2C37C167" w16cex:dateUtc="2025-08-01T14:42:00Z"/>
  <w16cex:commentExtensible w16cex:durableId="2C37C1A3" w16cex:dateUtc="2025-08-01T14:43:00Z"/>
  <w16cex:commentExtensible w16cex:durableId="2C37C1C4" w16cex:dateUtc="2025-08-01T14:44:00Z"/>
  <w16cex:commentExtensible w16cex:durableId="2C37C1FD" w16cex:dateUtc="2025-08-01T14:45:00Z"/>
  <w16cex:commentExtensible w16cex:durableId="2C37C21B" w16cex:dateUtc="2025-08-01T14:45:00Z"/>
  <w16cex:commentExtensible w16cex:durableId="2C37C25B" w16cex:dateUtc="2025-08-01T14:46:00Z"/>
  <w16cex:commentExtensible w16cex:durableId="2C37C271" w16cex:dateUtc="2025-08-01T14:47:00Z"/>
  <w16cex:commentExtensible w16cex:durableId="2C37C2A9" w16cex:dateUtc="2025-08-01T14:48:00Z"/>
  <w16cex:commentExtensible w16cex:durableId="2C37C2C2" w16cex:dateUtc="2025-08-01T14:48:00Z"/>
  <w16cex:commentExtensible w16cex:durableId="2C37C2D5" w16cex:dateUtc="2025-08-01T14:48:00Z"/>
  <w16cex:commentExtensible w16cex:durableId="2C37C2EB" w16cex:dateUtc="2025-08-01T14:49:00Z"/>
  <w16cex:commentExtensible w16cex:durableId="2C37C2F2" w16cex:dateUtc="2025-08-01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D6E86D" w16cid:durableId="2C37B654"/>
  <w16cid:commentId w16cid:paraId="1CE7155C" w16cid:durableId="2C37B667"/>
  <w16cid:commentId w16cid:paraId="3D1AEAAD" w16cid:durableId="2C37B68A"/>
  <w16cid:commentId w16cid:paraId="0B84B4A1" w16cid:durableId="2C37BDC0"/>
  <w16cid:commentId w16cid:paraId="29D0BC15" w16cid:durableId="2C37BDDE"/>
  <w16cid:commentId w16cid:paraId="2D6115EB" w16cid:durableId="2C37BDEF"/>
  <w16cid:commentId w16cid:paraId="4990F1E9" w16cid:durableId="2C37BE00"/>
  <w16cid:commentId w16cid:paraId="765D2D50" w16cid:durableId="2C37BE2C"/>
  <w16cid:commentId w16cid:paraId="4104FB0C" w16cid:durableId="2C37BE3E"/>
  <w16cid:commentId w16cid:paraId="154C2625" w16cid:durableId="2C37BE49"/>
  <w16cid:commentId w16cid:paraId="5575AD0A" w16cid:durableId="2C37BE7A"/>
  <w16cid:commentId w16cid:paraId="4EA374E4" w16cid:durableId="2C37BE9A"/>
  <w16cid:commentId w16cid:paraId="40B45240" w16cid:durableId="2C37BEB5"/>
  <w16cid:commentId w16cid:paraId="0A36A9D2" w16cid:durableId="2C37BECC"/>
  <w16cid:commentId w16cid:paraId="179F15EB" w16cid:durableId="2C37BF05"/>
  <w16cid:commentId w16cid:paraId="0DC49DEC" w16cid:durableId="2C37BF26"/>
  <w16cid:commentId w16cid:paraId="2A154D6A" w16cid:durableId="2C37C238"/>
  <w16cid:commentId w16cid:paraId="1D695319" w16cid:durableId="2C37BF5C"/>
  <w16cid:commentId w16cid:paraId="2E07E8C4" w16cid:durableId="2C37BF4C"/>
  <w16cid:commentId w16cid:paraId="3D57A532" w16cid:durableId="2C37BFD7"/>
  <w16cid:commentId w16cid:paraId="047DFB75" w16cid:durableId="2C37BF6E"/>
  <w16cid:commentId w16cid:paraId="3A2C5D33" w16cid:durableId="2C37BF89"/>
  <w16cid:commentId w16cid:paraId="747AE995" w16cid:durableId="2C37BFA9"/>
  <w16cid:commentId w16cid:paraId="0B692E36" w16cid:durableId="2C37C008"/>
  <w16cid:commentId w16cid:paraId="71233266" w16cid:durableId="2C37C057"/>
  <w16cid:commentId w16cid:paraId="165B85CB" w16cid:durableId="2C37C0A2"/>
  <w16cid:commentId w16cid:paraId="19D5C943" w16cid:durableId="2C37C0C8"/>
  <w16cid:commentId w16cid:paraId="2E662EFC" w16cid:durableId="2C37C103"/>
  <w16cid:commentId w16cid:paraId="39B795B2" w16cid:durableId="2C37C110"/>
  <w16cid:commentId w16cid:paraId="01902EA3" w16cid:durableId="2C37C0EC"/>
  <w16cid:commentId w16cid:paraId="709584D9" w16cid:durableId="2C37C13D"/>
  <w16cid:commentId w16cid:paraId="50EE3CF8" w16cid:durableId="2C37C167"/>
  <w16cid:commentId w16cid:paraId="03E72465" w16cid:durableId="2C37C1A3"/>
  <w16cid:commentId w16cid:paraId="4EDF036F" w16cid:durableId="2C37C1C4"/>
  <w16cid:commentId w16cid:paraId="42889DE7" w16cid:durableId="2C37C1FD"/>
  <w16cid:commentId w16cid:paraId="7EA930D1" w16cid:durableId="2C37C21B"/>
  <w16cid:commentId w16cid:paraId="0F7EC079" w16cid:durableId="2C37C25B"/>
  <w16cid:commentId w16cid:paraId="5FA96332" w16cid:durableId="2C37C271"/>
  <w16cid:commentId w16cid:paraId="0DCE8C42" w16cid:durableId="2C37C2A9"/>
  <w16cid:commentId w16cid:paraId="1001C197" w16cid:durableId="2C37C2C2"/>
  <w16cid:commentId w16cid:paraId="7DAC17C6" w16cid:durableId="2C37C2D5"/>
  <w16cid:commentId w16cid:paraId="5824150D" w16cid:durableId="2C37C2EB"/>
  <w16cid:commentId w16cid:paraId="265D8AF1" w16cid:durableId="2C37C2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7E299F" w14:textId="77777777" w:rsidR="0078300E" w:rsidRDefault="0078300E" w:rsidP="00C949E4">
      <w:pPr>
        <w:spacing w:after="0" w:line="240" w:lineRule="auto"/>
      </w:pPr>
      <w:r>
        <w:separator/>
      </w:r>
    </w:p>
  </w:endnote>
  <w:endnote w:type="continuationSeparator" w:id="0">
    <w:p w14:paraId="30A53F96" w14:textId="77777777" w:rsidR="0078300E" w:rsidRDefault="0078300E" w:rsidP="00C949E4">
      <w:pPr>
        <w:spacing w:after="0" w:line="240" w:lineRule="auto"/>
      </w:pPr>
      <w:r>
        <w:continuationSeparator/>
      </w:r>
    </w:p>
  </w:endnote>
  <w:endnote w:id="1">
    <w:p w14:paraId="0BEF23D0" w14:textId="1916CF15"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246E64" w:rsidRPr="00246E64">
        <w:rPr>
          <w:rFonts w:hint="eastAsia"/>
        </w:rPr>
        <w:t xml:space="preserve">Tandoc, E. C. Jr., Lim, Z. W., &amp; Ling, R. Defining </w:t>
      </w:r>
      <w:r w:rsidR="00246E64" w:rsidRPr="00246E64">
        <w:rPr>
          <w:rFonts w:hint="eastAsia"/>
        </w:rPr>
        <w:t>“</w:t>
      </w:r>
      <w:r w:rsidR="00246E64" w:rsidRPr="00246E64">
        <w:rPr>
          <w:rFonts w:hint="eastAsia"/>
        </w:rPr>
        <w:t>fake news</w:t>
      </w:r>
      <w:r w:rsidR="00246E64" w:rsidRPr="00246E64">
        <w:rPr>
          <w:rFonts w:hint="eastAsia"/>
        </w:rPr>
        <w:t>”</w:t>
      </w:r>
      <w:r w:rsidR="00246E64" w:rsidRPr="00246E64">
        <w:rPr>
          <w:rFonts w:hint="eastAsia"/>
        </w:rPr>
        <w:t>: A typology of scholarly definitions. Digital Journalism, 6(2), 137</w:t>
      </w:r>
      <w:r w:rsidR="00246E64" w:rsidRPr="00246E64">
        <w:rPr>
          <w:rFonts w:hint="eastAsia"/>
        </w:rPr>
        <w:t>–</w:t>
      </w:r>
      <w:r w:rsidR="00246E64" w:rsidRPr="00246E64">
        <w:rPr>
          <w:rFonts w:hint="eastAsia"/>
        </w:rPr>
        <w:t>153. 2018.</w:t>
      </w:r>
    </w:p>
  </w:endnote>
  <w:endnote w:id="2">
    <w:p w14:paraId="703DAB9D" w14:textId="19B0F224"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246E64" w:rsidRPr="00246E64">
        <w:rPr>
          <w:rFonts w:hint="eastAsia"/>
        </w:rPr>
        <w:t>Clarke, J., Chen, H., Du, D., &amp; Hu, Y. J. Fake news, investor attention, and market reaction. Information Systems Research, 32(1), 35</w:t>
      </w:r>
      <w:r w:rsidR="00246E64" w:rsidRPr="00246E64">
        <w:rPr>
          <w:rFonts w:hint="eastAsia"/>
        </w:rPr>
        <w:t>–</w:t>
      </w:r>
      <w:r w:rsidR="00246E64" w:rsidRPr="00246E64">
        <w:rPr>
          <w:rFonts w:hint="eastAsia"/>
        </w:rPr>
        <w:t>52. 2020.</w:t>
      </w:r>
    </w:p>
  </w:endnote>
  <w:endnote w:id="3">
    <w:p w14:paraId="08EDAA10" w14:textId="7CAED553"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246E64" w:rsidRPr="00246E64">
        <w:rPr>
          <w:rFonts w:hint="eastAsia"/>
        </w:rPr>
        <w:t xml:space="preserve">Makortoff, K., Brignall, M., &amp; Waterson, J. Metro Bank shares plunge as it attacks </w:t>
      </w:r>
      <w:r w:rsidR="00246E64" w:rsidRPr="00246E64">
        <w:rPr>
          <w:rFonts w:hint="eastAsia"/>
        </w:rPr>
        <w:t>“</w:t>
      </w:r>
      <w:r w:rsidR="00246E64" w:rsidRPr="00246E64">
        <w:rPr>
          <w:rFonts w:hint="eastAsia"/>
        </w:rPr>
        <w:t>false rumours.</w:t>
      </w:r>
      <w:r w:rsidR="00246E64" w:rsidRPr="00246E64">
        <w:rPr>
          <w:rFonts w:hint="eastAsia"/>
        </w:rPr>
        <w:t>”</w:t>
      </w:r>
      <w:r w:rsidR="00246E64" w:rsidRPr="00246E64">
        <w:rPr>
          <w:rFonts w:hint="eastAsia"/>
        </w:rPr>
        <w:t xml:space="preserve"> The Guardian, May 13. 2019.</w:t>
      </w:r>
    </w:p>
  </w:endnote>
  <w:endnote w:id="4">
    <w:p w14:paraId="34305912" w14:textId="0E919AD2" w:rsidR="00E73220" w:rsidRPr="00E73220" w:rsidRDefault="00E73220">
      <w:pPr>
        <w:pStyle w:val="af5"/>
      </w:pPr>
      <w:r>
        <w:rPr>
          <w:rStyle w:val="aff6"/>
        </w:rPr>
        <w:endnoteRef/>
      </w:r>
      <w:r>
        <w:t xml:space="preserve"> </w:t>
      </w:r>
      <w:r w:rsidRPr="00E73220">
        <w:rPr>
          <w:rFonts w:hint="eastAsia"/>
        </w:rPr>
        <w:t>R</w:t>
      </w:r>
      <w:r w:rsidRPr="00E73220">
        <w:rPr>
          <w:rFonts w:hint="eastAsia"/>
        </w:rPr>
        <w:t>ü</w:t>
      </w:r>
      <w:r w:rsidRPr="00E73220">
        <w:rPr>
          <w:rFonts w:hint="eastAsia"/>
        </w:rPr>
        <w:t>ckert, J., Bognanni, M., &amp; Clark, S. (2025). Trump</w:t>
      </w:r>
      <w:r w:rsidRPr="00E73220">
        <w:rPr>
          <w:rFonts w:hint="eastAsia"/>
        </w:rPr>
        <w:t>’</w:t>
      </w:r>
      <w:r w:rsidRPr="00E73220">
        <w:rPr>
          <w:rFonts w:hint="eastAsia"/>
        </w:rPr>
        <w:t>s fake news and stock market returns. European Journal of Finance, 31(4), 508-522.</w:t>
      </w:r>
    </w:p>
  </w:endnote>
  <w:endnote w:id="5">
    <w:p w14:paraId="2B3EFB51" w14:textId="7828EB93" w:rsidR="00F42B1F" w:rsidRPr="00F42B1F" w:rsidRDefault="00F42B1F">
      <w:pPr>
        <w:pStyle w:val="af5"/>
      </w:pPr>
      <w:r>
        <w:rPr>
          <w:rStyle w:val="aff6"/>
        </w:rPr>
        <w:endnoteRef/>
      </w:r>
      <w:r>
        <w:t xml:space="preserve"> </w:t>
      </w:r>
      <w:r w:rsidRPr="00F42B1F">
        <w:rPr>
          <w:rFonts w:hint="eastAsia"/>
        </w:rPr>
        <w:t>Assenza, T., Collard, F., F</w:t>
      </w:r>
      <w:r w:rsidRPr="00F42B1F">
        <w:rPr>
          <w:rFonts w:hint="eastAsia"/>
        </w:rPr>
        <w:t>è</w:t>
      </w:r>
      <w:r w:rsidRPr="00F42B1F">
        <w:rPr>
          <w:rFonts w:hint="eastAsia"/>
        </w:rPr>
        <w:t>ve, P., &amp; Huber, S. (2024). From buzz to bust: How fake news shapes the business cycle. ECONtribute Discussion Paper 287.</w:t>
      </w:r>
    </w:p>
  </w:endnote>
  <w:endnote w:id="6">
    <w:p w14:paraId="3F38B167" w14:textId="2D299677" w:rsidR="00EF0385" w:rsidRPr="00EF0385" w:rsidRDefault="00EF0385">
      <w:pPr>
        <w:pStyle w:val="af5"/>
      </w:pPr>
      <w:r>
        <w:rPr>
          <w:rStyle w:val="aff6"/>
        </w:rPr>
        <w:endnoteRef/>
      </w:r>
      <w:r>
        <w:t xml:space="preserve"> </w:t>
      </w:r>
      <w:r w:rsidRPr="00EF0385">
        <w:rPr>
          <w:rFonts w:hint="eastAsia"/>
        </w:rPr>
        <w:t>宫晓莉</w:t>
      </w:r>
      <w:r w:rsidRPr="00EF0385">
        <w:rPr>
          <w:rFonts w:hint="eastAsia"/>
        </w:rPr>
        <w:t xml:space="preserve">, </w:t>
      </w:r>
      <w:r w:rsidRPr="00EF0385">
        <w:rPr>
          <w:rFonts w:hint="eastAsia"/>
        </w:rPr>
        <w:t>张靖彬</w:t>
      </w:r>
      <w:r w:rsidRPr="00EF0385">
        <w:rPr>
          <w:rFonts w:hint="eastAsia"/>
        </w:rPr>
        <w:t xml:space="preserve">, </w:t>
      </w:r>
      <w:r w:rsidRPr="00EF0385">
        <w:rPr>
          <w:rFonts w:hint="eastAsia"/>
        </w:rPr>
        <w:t>原思雨</w:t>
      </w:r>
      <w:r w:rsidRPr="00EF0385">
        <w:rPr>
          <w:rFonts w:hint="eastAsia"/>
        </w:rPr>
        <w:t xml:space="preserve">. </w:t>
      </w:r>
      <w:r w:rsidRPr="00EF0385">
        <w:rPr>
          <w:rFonts w:hint="eastAsia"/>
        </w:rPr>
        <w:t>媒体报道与股价同步性——基于机器学习和文本分析的证据</w:t>
      </w:r>
      <w:r w:rsidRPr="00EF0385">
        <w:rPr>
          <w:rFonts w:hint="eastAsia"/>
        </w:rPr>
        <w:t xml:space="preserve">[J]. </w:t>
      </w:r>
      <w:r w:rsidRPr="00EF0385">
        <w:rPr>
          <w:rFonts w:hint="eastAsia"/>
        </w:rPr>
        <w:t>东方论坛·青岛大学学报</w:t>
      </w:r>
      <w:r w:rsidRPr="00EF0385">
        <w:rPr>
          <w:rFonts w:hint="eastAsia"/>
        </w:rPr>
        <w:t>(</w:t>
      </w:r>
      <w:r w:rsidRPr="00EF0385">
        <w:rPr>
          <w:rFonts w:hint="eastAsia"/>
        </w:rPr>
        <w:t>社会科学版</w:t>
      </w:r>
      <w:r w:rsidRPr="00EF0385">
        <w:rPr>
          <w:rFonts w:hint="eastAsia"/>
        </w:rPr>
        <w:t>), 2025, (1): 48-64.</w:t>
      </w:r>
    </w:p>
  </w:endnote>
  <w:endnote w:id="7">
    <w:p w14:paraId="4C96E885" w14:textId="62243C36" w:rsidR="00F1124F" w:rsidRPr="00F1124F" w:rsidRDefault="00F1124F">
      <w:pPr>
        <w:pStyle w:val="af5"/>
      </w:pPr>
      <w:r>
        <w:rPr>
          <w:rStyle w:val="aff6"/>
        </w:rPr>
        <w:endnoteRef/>
      </w:r>
      <w:r>
        <w:t xml:space="preserve"> </w:t>
      </w:r>
      <w:r w:rsidRPr="00F1124F">
        <w:rPr>
          <w:rFonts w:hint="eastAsia"/>
        </w:rPr>
        <w:t>徐高彦</w:t>
      </w:r>
      <w:r w:rsidRPr="00F1124F">
        <w:rPr>
          <w:rFonts w:hint="eastAsia"/>
        </w:rPr>
        <w:t xml:space="preserve">, </w:t>
      </w:r>
      <w:r w:rsidRPr="00F1124F">
        <w:rPr>
          <w:rFonts w:hint="eastAsia"/>
        </w:rPr>
        <w:t>张婷婷</w:t>
      </w:r>
      <w:r w:rsidRPr="00F1124F">
        <w:rPr>
          <w:rFonts w:hint="eastAsia"/>
        </w:rPr>
        <w:t xml:space="preserve">. </w:t>
      </w:r>
      <w:r w:rsidRPr="00F1124F">
        <w:rPr>
          <w:rFonts w:hint="eastAsia"/>
        </w:rPr>
        <w:t>公司自媒体可以提供更多的指钮信息吗？——基于企业微信公众技术创新披露的文本分析</w:t>
      </w:r>
      <w:r w:rsidRPr="00F1124F">
        <w:rPr>
          <w:rFonts w:hint="eastAsia"/>
        </w:rPr>
        <w:t xml:space="preserve">[J]. </w:t>
      </w:r>
      <w:r w:rsidRPr="00F1124F">
        <w:rPr>
          <w:rFonts w:hint="eastAsia"/>
        </w:rPr>
        <w:t>经济管理</w:t>
      </w:r>
      <w:r w:rsidRPr="00F1124F">
        <w:rPr>
          <w:rFonts w:hint="eastAsia"/>
        </w:rPr>
        <w:t>, 2024, 46(6): 164-189. DOI:10.19616/j.cnki.bmj.2024.06.009.</w:t>
      </w:r>
    </w:p>
  </w:endnote>
  <w:endnote w:id="8">
    <w:p w14:paraId="36DD34E2" w14:textId="77777777" w:rsidR="000322EF" w:rsidRPr="00D860D2" w:rsidRDefault="000322EF" w:rsidP="000322EF">
      <w:pPr>
        <w:pStyle w:val="af5"/>
      </w:pPr>
      <w:r>
        <w:rPr>
          <w:rFonts w:hint="eastAsia"/>
          <w:vertAlign w:val="superscript"/>
        </w:rPr>
        <w:t>[</w:t>
      </w:r>
      <w:r>
        <w:rPr>
          <w:rStyle w:val="aff6"/>
        </w:rPr>
        <w:endnoteRef/>
      </w:r>
      <w:r>
        <w:rPr>
          <w:rFonts w:hint="eastAsia"/>
          <w:vertAlign w:val="superscript"/>
        </w:rPr>
        <w:t>]</w:t>
      </w:r>
      <w:r>
        <w:t xml:space="preserve"> </w:t>
      </w:r>
      <w:r w:rsidRPr="007C7D58">
        <w:rPr>
          <w:rFonts w:hint="eastAsia"/>
        </w:rPr>
        <w:t>彭倩</w:t>
      </w:r>
      <w:r w:rsidRPr="007C7D58">
        <w:rPr>
          <w:rFonts w:hint="eastAsia"/>
        </w:rPr>
        <w:t xml:space="preserve">, </w:t>
      </w:r>
      <w:r w:rsidRPr="007C7D58">
        <w:rPr>
          <w:rFonts w:hint="eastAsia"/>
        </w:rPr>
        <w:t>唐雪松</w:t>
      </w:r>
      <w:r w:rsidRPr="007C7D58">
        <w:rPr>
          <w:rFonts w:hint="eastAsia"/>
        </w:rPr>
        <w:t xml:space="preserve">. </w:t>
      </w:r>
      <w:r w:rsidRPr="007C7D58">
        <w:rPr>
          <w:rFonts w:hint="eastAsia"/>
        </w:rPr>
        <w:t>流言招来的“是非”：股市传闻与盈余价值相关性</w:t>
      </w:r>
      <w:r w:rsidRPr="007C7D58">
        <w:rPr>
          <w:rFonts w:hint="eastAsia"/>
        </w:rPr>
        <w:t xml:space="preserve">[J]. </w:t>
      </w:r>
      <w:r w:rsidRPr="007C7D58">
        <w:rPr>
          <w:rFonts w:hint="eastAsia"/>
        </w:rPr>
        <w:t>管理世界</w:t>
      </w:r>
      <w:r w:rsidRPr="007C7D58">
        <w:rPr>
          <w:rFonts w:hint="eastAsia"/>
        </w:rPr>
        <w:t>, 2019, 35(03): 85</w:t>
      </w:r>
      <w:r w:rsidRPr="007C7D58">
        <w:rPr>
          <w:rFonts w:hint="eastAsia"/>
        </w:rPr>
        <w:t>–</w:t>
      </w:r>
      <w:r w:rsidRPr="007C7D58">
        <w:rPr>
          <w:rFonts w:hint="eastAsia"/>
        </w:rPr>
        <w:t>100.</w:t>
      </w:r>
    </w:p>
  </w:endnote>
  <w:endnote w:id="9">
    <w:p w14:paraId="17D9E180" w14:textId="4E3E8A9D" w:rsidR="00443577" w:rsidRPr="00443577" w:rsidRDefault="00443577">
      <w:pPr>
        <w:pStyle w:val="af5"/>
      </w:pPr>
      <w:r>
        <w:rPr>
          <w:rStyle w:val="aff6"/>
        </w:rPr>
        <w:endnoteRef/>
      </w:r>
      <w:r>
        <w:t xml:space="preserve"> </w:t>
      </w:r>
      <w:r w:rsidRPr="00443577">
        <w:rPr>
          <w:rFonts w:hint="eastAsia"/>
        </w:rPr>
        <w:t>Zhang, W., &amp; Wang, C. (2024). Rumors and price efficiency in stock market: An empirical study of rumor verification on investor interactive platforms. China Journal of Accounting Research, 17(2), 100356.</w:t>
      </w:r>
    </w:p>
  </w:endnote>
  <w:endnote w:id="10">
    <w:p w14:paraId="1D85BBD6" w14:textId="77777777" w:rsidR="000322EF" w:rsidRDefault="000322EF" w:rsidP="000322EF">
      <w:pPr>
        <w:pStyle w:val="af5"/>
      </w:pPr>
      <w:r>
        <w:rPr>
          <w:rFonts w:hint="eastAsia"/>
          <w:vertAlign w:val="superscript"/>
        </w:rPr>
        <w:t>[</w:t>
      </w:r>
      <w:r>
        <w:rPr>
          <w:rStyle w:val="aff6"/>
        </w:rPr>
        <w:endnoteRef/>
      </w:r>
      <w:r>
        <w:rPr>
          <w:rFonts w:hint="eastAsia"/>
          <w:vertAlign w:val="superscript"/>
        </w:rPr>
        <w:t>]</w:t>
      </w:r>
      <w:r>
        <w:t xml:space="preserve"> Boudoukh J, Feldman R, Kogan S, et al. Information, trading, and volatility: Evidence from firm-specific news[J]. The Review of Financial Studies, 2019, 32(3): 992-1033.</w:t>
      </w:r>
    </w:p>
  </w:endnote>
  <w:endnote w:id="11">
    <w:p w14:paraId="2E83C78D" w14:textId="77777777" w:rsidR="000322EF" w:rsidRDefault="000322EF" w:rsidP="000322EF">
      <w:pPr>
        <w:pStyle w:val="af5"/>
      </w:pPr>
      <w:r>
        <w:rPr>
          <w:rFonts w:hint="eastAsia"/>
          <w:vertAlign w:val="superscript"/>
        </w:rPr>
        <w:t>[</w:t>
      </w:r>
      <w:r>
        <w:rPr>
          <w:rStyle w:val="aff6"/>
        </w:rPr>
        <w:endnoteRef/>
      </w:r>
      <w:r>
        <w:rPr>
          <w:rFonts w:hint="eastAsia"/>
          <w:vertAlign w:val="superscript"/>
        </w:rPr>
        <w:t>]</w:t>
      </w:r>
      <w:r>
        <w:t xml:space="preserve"> Clarke J (2018) Fake news investor attention, and market reaction. SSRN Electron J.https://doi.org/10.2139/ssrn.3213024</w:t>
      </w:r>
    </w:p>
  </w:endnote>
  <w:endnote w:id="12">
    <w:p w14:paraId="0A5008AF" w14:textId="77777777" w:rsidR="000322EF" w:rsidRPr="00EB3582" w:rsidRDefault="000322EF" w:rsidP="000322EF">
      <w:pPr>
        <w:pStyle w:val="af5"/>
      </w:pPr>
      <w:r>
        <w:rPr>
          <w:rFonts w:hint="eastAsia"/>
          <w:vertAlign w:val="superscript"/>
        </w:rPr>
        <w:t>[</w:t>
      </w:r>
      <w:r>
        <w:rPr>
          <w:rStyle w:val="aff6"/>
        </w:rPr>
        <w:endnoteRef/>
      </w:r>
      <w:r>
        <w:rPr>
          <w:rFonts w:hint="eastAsia"/>
          <w:vertAlign w:val="superscript"/>
        </w:rPr>
        <w:t>]</w:t>
      </w:r>
      <w:r>
        <w:t xml:space="preserve"> </w:t>
      </w:r>
      <w:r w:rsidRPr="007C7D58">
        <w:t>Ullah S, Massoud N, Scholnick B. The Impact of Fraudulent False Information on Equity Values[J]. Journal of Business Ethics, 2014, 120(2): 219–235.</w:t>
      </w:r>
    </w:p>
  </w:endnote>
  <w:endnote w:id="13">
    <w:p w14:paraId="34EA1394" w14:textId="5CBF29F1"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F42B1F" w:rsidRPr="00F42B1F">
        <w:rPr>
          <w:rFonts w:hint="eastAsia"/>
        </w:rPr>
        <w:t>杨英杰</w:t>
      </w:r>
      <w:r w:rsidR="00F42B1F" w:rsidRPr="00F42B1F">
        <w:rPr>
          <w:rFonts w:hint="eastAsia"/>
        </w:rPr>
        <w:t xml:space="preserve">, </w:t>
      </w:r>
      <w:r w:rsidR="00F42B1F" w:rsidRPr="00F42B1F">
        <w:rPr>
          <w:rFonts w:hint="eastAsia"/>
        </w:rPr>
        <w:t>周战强</w:t>
      </w:r>
      <w:r w:rsidR="00F42B1F" w:rsidRPr="00F42B1F">
        <w:rPr>
          <w:rFonts w:hint="eastAsia"/>
        </w:rPr>
        <w:t xml:space="preserve">, </w:t>
      </w:r>
      <w:r w:rsidR="00F42B1F" w:rsidRPr="00F42B1F">
        <w:rPr>
          <w:rFonts w:hint="eastAsia"/>
        </w:rPr>
        <w:t>李德锋</w:t>
      </w:r>
      <w:r w:rsidR="00F42B1F" w:rsidRPr="00F42B1F">
        <w:rPr>
          <w:rFonts w:hint="eastAsia"/>
        </w:rPr>
        <w:t xml:space="preserve">. </w:t>
      </w:r>
      <w:r w:rsidR="00F42B1F" w:rsidRPr="00F42B1F">
        <w:rPr>
          <w:rFonts w:hint="eastAsia"/>
        </w:rPr>
        <w:t>论传闻对个人投资者交易决策的影响——基于上市公司传闻情景的实证分析</w:t>
      </w:r>
      <w:r w:rsidR="00F42B1F" w:rsidRPr="00F42B1F">
        <w:rPr>
          <w:rFonts w:hint="eastAsia"/>
        </w:rPr>
        <w:t xml:space="preserve">[J]. </w:t>
      </w:r>
      <w:r w:rsidR="00F42B1F" w:rsidRPr="00F42B1F">
        <w:rPr>
          <w:rFonts w:hint="eastAsia"/>
        </w:rPr>
        <w:t>上海大学学报</w:t>
      </w:r>
      <w:r w:rsidR="00F42B1F" w:rsidRPr="00F42B1F">
        <w:rPr>
          <w:rFonts w:hint="eastAsia"/>
        </w:rPr>
        <w:t>(</w:t>
      </w:r>
      <w:r w:rsidR="00F42B1F" w:rsidRPr="00F42B1F">
        <w:rPr>
          <w:rFonts w:hint="eastAsia"/>
        </w:rPr>
        <w:t>社会科学版</w:t>
      </w:r>
      <w:r w:rsidR="00F42B1F" w:rsidRPr="00F42B1F">
        <w:rPr>
          <w:rFonts w:hint="eastAsia"/>
        </w:rPr>
        <w:t>), 2018, 35(5): 107-120.</w:t>
      </w:r>
    </w:p>
  </w:endnote>
  <w:endnote w:id="14">
    <w:p w14:paraId="30D1B7D6" w14:textId="7DB0B286"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卢锐，张亚楠，蔡贵龙</w:t>
      </w:r>
      <w:r w:rsidR="00C949E4">
        <w:rPr>
          <w:rFonts w:hint="eastAsia"/>
        </w:rPr>
        <w:t>.</w:t>
      </w:r>
      <w:r w:rsidR="00C949E4">
        <w:rPr>
          <w:rFonts w:hint="eastAsia"/>
        </w:rPr>
        <w:t>社交媒体、公司传闻与股价冲击——来自东方财富股吧论坛的经验证据</w:t>
      </w:r>
      <w:r w:rsidR="00C949E4">
        <w:rPr>
          <w:rFonts w:hint="eastAsia"/>
        </w:rPr>
        <w:t>[J]</w:t>
      </w:r>
      <w:r w:rsidR="00C949E4">
        <w:rPr>
          <w:rFonts w:hint="eastAsia"/>
        </w:rPr>
        <w:t>会计研究，</w:t>
      </w:r>
      <w:r w:rsidR="00C949E4">
        <w:rPr>
          <w:rFonts w:hint="eastAsia"/>
        </w:rPr>
        <w:t>2023(4):59-73</w:t>
      </w:r>
    </w:p>
  </w:endnote>
  <w:endnote w:id="15">
    <w:p w14:paraId="78866C0C" w14:textId="4EBE47F4" w:rsidR="00C949E4" w:rsidRPr="00DA33DE"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sidRPr="00EB68EC">
        <w:rPr>
          <w:rFonts w:hint="eastAsia"/>
        </w:rPr>
        <w:t>陈跃杭</w:t>
      </w:r>
      <w:r w:rsidR="00C949E4" w:rsidRPr="00EB68EC">
        <w:rPr>
          <w:rFonts w:hint="eastAsia"/>
        </w:rPr>
        <w:t xml:space="preserve">, </w:t>
      </w:r>
      <w:r w:rsidR="00C949E4" w:rsidRPr="00EB68EC">
        <w:rPr>
          <w:rFonts w:hint="eastAsia"/>
        </w:rPr>
        <w:t>孟昕颖</w:t>
      </w:r>
      <w:r w:rsidR="00C949E4" w:rsidRPr="00EB68EC">
        <w:rPr>
          <w:rFonts w:hint="eastAsia"/>
        </w:rPr>
        <w:t xml:space="preserve">, </w:t>
      </w:r>
      <w:r w:rsidR="00C949E4" w:rsidRPr="00EB68EC">
        <w:rPr>
          <w:rFonts w:hint="eastAsia"/>
        </w:rPr>
        <w:t>任飞</w:t>
      </w:r>
      <w:r w:rsidR="00C949E4" w:rsidRPr="00EB68EC">
        <w:rPr>
          <w:rFonts w:hint="eastAsia"/>
        </w:rPr>
        <w:t xml:space="preserve">. </w:t>
      </w:r>
      <w:r w:rsidR="00C949E4" w:rsidRPr="00EB68EC">
        <w:rPr>
          <w:rFonts w:hint="eastAsia"/>
        </w:rPr>
        <w:t>社交媒体异质性信息扩散对股价联动的影响及其机制研究</w:t>
      </w:r>
      <w:r w:rsidR="00C949E4" w:rsidRPr="00EB68EC">
        <w:rPr>
          <w:rFonts w:hint="eastAsia"/>
        </w:rPr>
        <w:t xml:space="preserve">[J]. </w:t>
      </w:r>
      <w:r w:rsidR="00C949E4" w:rsidRPr="00EB68EC">
        <w:rPr>
          <w:rFonts w:hint="eastAsia"/>
        </w:rPr>
        <w:t>情报科学</w:t>
      </w:r>
      <w:r w:rsidR="00C949E4" w:rsidRPr="00EB68EC">
        <w:rPr>
          <w:rFonts w:hint="eastAsia"/>
        </w:rPr>
        <w:t>, 2022, 40(9): 23</w:t>
      </w:r>
      <w:r w:rsidR="00C949E4" w:rsidRPr="00EB68EC">
        <w:rPr>
          <w:rFonts w:hint="eastAsia"/>
        </w:rPr>
        <w:t>–</w:t>
      </w:r>
      <w:r w:rsidR="00C949E4" w:rsidRPr="00EB68EC">
        <w:rPr>
          <w:rFonts w:hint="eastAsia"/>
        </w:rPr>
        <w:t xml:space="preserve">31. </w:t>
      </w:r>
    </w:p>
  </w:endnote>
  <w:endnote w:id="16">
    <w:p w14:paraId="57EC0A5C" w14:textId="19D5F364" w:rsidR="00C949E4" w:rsidRPr="00EB68EC"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sidRPr="00EB68EC">
        <w:rPr>
          <w:rFonts w:hint="eastAsia"/>
        </w:rPr>
        <w:t>傅祥斌</w:t>
      </w:r>
      <w:r w:rsidR="00C949E4" w:rsidRPr="00EB68EC">
        <w:rPr>
          <w:rFonts w:hint="eastAsia"/>
        </w:rPr>
        <w:t xml:space="preserve">, </w:t>
      </w:r>
      <w:r w:rsidR="00C949E4" w:rsidRPr="00EB68EC">
        <w:rPr>
          <w:rFonts w:hint="eastAsia"/>
        </w:rPr>
        <w:t>周芳芷</w:t>
      </w:r>
      <w:r w:rsidR="00C949E4" w:rsidRPr="00EB68EC">
        <w:rPr>
          <w:rFonts w:hint="eastAsia"/>
        </w:rPr>
        <w:t xml:space="preserve">, </w:t>
      </w:r>
      <w:r w:rsidR="00C949E4" w:rsidRPr="00EB68EC">
        <w:rPr>
          <w:rFonts w:hint="eastAsia"/>
        </w:rPr>
        <w:t>赵屹</w:t>
      </w:r>
      <w:r w:rsidR="00C949E4" w:rsidRPr="00EB68EC">
        <w:rPr>
          <w:rFonts w:hint="eastAsia"/>
        </w:rPr>
        <w:t xml:space="preserve">, </w:t>
      </w:r>
      <w:r w:rsidR="00C949E4" w:rsidRPr="00EB68EC">
        <w:rPr>
          <w:rFonts w:hint="eastAsia"/>
        </w:rPr>
        <w:t>赵妤</w:t>
      </w:r>
      <w:r w:rsidR="00C949E4" w:rsidRPr="00EB68EC">
        <w:rPr>
          <w:rFonts w:hint="eastAsia"/>
        </w:rPr>
        <w:t xml:space="preserve">. </w:t>
      </w:r>
      <w:r w:rsidR="00C949E4" w:rsidRPr="00EB68EC">
        <w:rPr>
          <w:rFonts w:hint="eastAsia"/>
        </w:rPr>
        <w:t>社交媒体关注、监管问询与公司并购——基于东方财富“股吧”论坛文本分析的经验证据</w:t>
      </w:r>
      <w:r w:rsidR="00C949E4" w:rsidRPr="00EB68EC">
        <w:rPr>
          <w:rFonts w:hint="eastAsia"/>
        </w:rPr>
        <w:t xml:space="preserve">[J]. </w:t>
      </w:r>
      <w:r w:rsidR="00C949E4" w:rsidRPr="00EB68EC">
        <w:rPr>
          <w:rFonts w:hint="eastAsia"/>
        </w:rPr>
        <w:t>管理工程学报</w:t>
      </w:r>
      <w:r w:rsidR="00C949E4" w:rsidRPr="00EB68EC">
        <w:rPr>
          <w:rFonts w:hint="eastAsia"/>
        </w:rPr>
        <w:t>, 2024, 38(4): 16</w:t>
      </w:r>
      <w:r w:rsidR="00C949E4" w:rsidRPr="00EB68EC">
        <w:rPr>
          <w:rFonts w:hint="eastAsia"/>
        </w:rPr>
        <w:t>–</w:t>
      </w:r>
      <w:r w:rsidR="00C949E4" w:rsidRPr="00EB68EC">
        <w:rPr>
          <w:rFonts w:hint="eastAsia"/>
        </w:rPr>
        <w:t>28.</w:t>
      </w:r>
    </w:p>
  </w:endnote>
  <w:endnote w:id="17">
    <w:p w14:paraId="0A023838" w14:textId="588DEE2B" w:rsidR="00443577" w:rsidRPr="00443577" w:rsidRDefault="00443577">
      <w:pPr>
        <w:pStyle w:val="af5"/>
      </w:pPr>
      <w:r>
        <w:rPr>
          <w:rStyle w:val="aff6"/>
        </w:rPr>
        <w:endnoteRef/>
      </w:r>
      <w:r>
        <w:t xml:space="preserve"> </w:t>
      </w:r>
      <w:r w:rsidRPr="00443577">
        <w:rPr>
          <w:rFonts w:hint="eastAsia"/>
        </w:rPr>
        <w:t>郭建立</w:t>
      </w:r>
      <w:r w:rsidRPr="00443577">
        <w:rPr>
          <w:rFonts w:hint="eastAsia"/>
        </w:rPr>
        <w:t xml:space="preserve">, </w:t>
      </w:r>
      <w:r w:rsidRPr="00443577">
        <w:rPr>
          <w:rFonts w:hint="eastAsia"/>
        </w:rPr>
        <w:t>王楠</w:t>
      </w:r>
      <w:r w:rsidRPr="00443577">
        <w:rPr>
          <w:rFonts w:hint="eastAsia"/>
        </w:rPr>
        <w:t xml:space="preserve">, </w:t>
      </w:r>
      <w:r w:rsidRPr="00443577">
        <w:rPr>
          <w:rFonts w:hint="eastAsia"/>
        </w:rPr>
        <w:t>朱南丽</w:t>
      </w:r>
      <w:r w:rsidRPr="00443577">
        <w:rPr>
          <w:rFonts w:hint="eastAsia"/>
        </w:rPr>
        <w:t xml:space="preserve">. </w:t>
      </w:r>
      <w:r w:rsidRPr="00443577">
        <w:rPr>
          <w:rFonts w:hint="eastAsia"/>
        </w:rPr>
        <w:t>基于社交网络文本挖掘的上市公司负面传闻扩散机理研究</w:t>
      </w:r>
      <w:r w:rsidRPr="00443577">
        <w:rPr>
          <w:rFonts w:hint="eastAsia"/>
        </w:rPr>
        <w:t xml:space="preserve">[J]. </w:t>
      </w:r>
      <w:r w:rsidRPr="00443577">
        <w:rPr>
          <w:rFonts w:hint="eastAsia"/>
        </w:rPr>
        <w:t>信息资源管理学报</w:t>
      </w:r>
      <w:r w:rsidRPr="00443577">
        <w:rPr>
          <w:rFonts w:hint="eastAsia"/>
        </w:rPr>
        <w:t>, 2025, 15(3): 152-160. DOI: 10.13365/j.jirm.2025.03.152.</w:t>
      </w:r>
    </w:p>
  </w:endnote>
  <w:endnote w:id="18">
    <w:p w14:paraId="40BB88E0" w14:textId="77777777" w:rsidR="0092094C" w:rsidRPr="005A05A2" w:rsidRDefault="0092094C" w:rsidP="0092094C">
      <w:pPr>
        <w:pStyle w:val="af5"/>
      </w:pPr>
      <w:r>
        <w:rPr>
          <w:rFonts w:hint="eastAsia"/>
          <w:vertAlign w:val="superscript"/>
        </w:rPr>
        <w:t>[</w:t>
      </w:r>
      <w:r>
        <w:rPr>
          <w:rStyle w:val="aff6"/>
        </w:rPr>
        <w:endnoteRef/>
      </w:r>
      <w:r>
        <w:rPr>
          <w:rFonts w:hint="eastAsia"/>
          <w:vertAlign w:val="superscript"/>
        </w:rPr>
        <w:t>]</w:t>
      </w:r>
      <w:r>
        <w:t xml:space="preserve"> </w:t>
      </w:r>
      <w:r w:rsidRPr="007C7D58">
        <w:rPr>
          <w:rFonts w:hint="eastAsia"/>
        </w:rPr>
        <w:t>姜富伟</w:t>
      </w:r>
      <w:r w:rsidRPr="007C7D58">
        <w:rPr>
          <w:rFonts w:hint="eastAsia"/>
        </w:rPr>
        <w:t xml:space="preserve">, </w:t>
      </w:r>
      <w:r w:rsidRPr="007C7D58">
        <w:rPr>
          <w:rFonts w:hint="eastAsia"/>
        </w:rPr>
        <w:t>孟令超</w:t>
      </w:r>
      <w:r w:rsidRPr="007C7D58">
        <w:rPr>
          <w:rFonts w:hint="eastAsia"/>
        </w:rPr>
        <w:t xml:space="preserve">, </w:t>
      </w:r>
      <w:r w:rsidRPr="007C7D58">
        <w:rPr>
          <w:rFonts w:hint="eastAsia"/>
        </w:rPr>
        <w:t>唐国豪</w:t>
      </w:r>
      <w:r w:rsidRPr="007C7D58">
        <w:rPr>
          <w:rFonts w:hint="eastAsia"/>
        </w:rPr>
        <w:t xml:space="preserve">. </w:t>
      </w:r>
      <w:r w:rsidRPr="007C7D58">
        <w:rPr>
          <w:rFonts w:hint="eastAsia"/>
        </w:rPr>
        <w:t>媒体文本情绪与股票回报预测</w:t>
      </w:r>
      <w:r w:rsidRPr="007C7D58">
        <w:rPr>
          <w:rFonts w:hint="eastAsia"/>
        </w:rPr>
        <w:t xml:space="preserve">[J]. </w:t>
      </w:r>
      <w:r w:rsidRPr="007C7D58">
        <w:rPr>
          <w:rFonts w:hint="eastAsia"/>
        </w:rPr>
        <w:t>经济管理</w:t>
      </w:r>
      <w:r w:rsidRPr="007C7D58">
        <w:rPr>
          <w:rFonts w:hint="eastAsia"/>
        </w:rPr>
        <w:t>, 2021(04): 114</w:t>
      </w:r>
      <w:r w:rsidRPr="007C7D58">
        <w:rPr>
          <w:rFonts w:hint="eastAsia"/>
        </w:rPr>
        <w:t>–</w:t>
      </w:r>
      <w:r w:rsidRPr="007C7D58">
        <w:rPr>
          <w:rFonts w:hint="eastAsia"/>
        </w:rPr>
        <w:t>132.</w:t>
      </w:r>
    </w:p>
  </w:endnote>
  <w:endnote w:id="19">
    <w:p w14:paraId="757EBDEE" w14:textId="77777777" w:rsidR="0092094C" w:rsidRPr="007C7D58" w:rsidRDefault="0092094C" w:rsidP="0092094C">
      <w:pPr>
        <w:pStyle w:val="af5"/>
      </w:pPr>
      <w:r>
        <w:rPr>
          <w:rFonts w:hint="eastAsia"/>
          <w:vertAlign w:val="superscript"/>
        </w:rPr>
        <w:t>[</w:t>
      </w:r>
      <w:r>
        <w:rPr>
          <w:rStyle w:val="aff6"/>
        </w:rPr>
        <w:endnoteRef/>
      </w:r>
      <w:r>
        <w:rPr>
          <w:rFonts w:hint="eastAsia"/>
          <w:vertAlign w:val="superscript"/>
        </w:rPr>
        <w:t>]</w:t>
      </w:r>
      <w:r>
        <w:t xml:space="preserve"> </w:t>
      </w:r>
      <w:r>
        <w:rPr>
          <w:rFonts w:hint="eastAsia"/>
        </w:rPr>
        <w:t>范小云，王业东，王道平等</w:t>
      </w:r>
      <w:r>
        <w:rPr>
          <w:rFonts w:hint="eastAsia"/>
        </w:rPr>
        <w:t>.</w:t>
      </w:r>
      <w:r>
        <w:rPr>
          <w:rFonts w:hint="eastAsia"/>
        </w:rPr>
        <w:t>不同来源金融文本信息含量的异质性分析——基于混合式文本情绪测度方法</w:t>
      </w:r>
      <w:r>
        <w:rPr>
          <w:rFonts w:hint="eastAsia"/>
        </w:rPr>
        <w:t>[J].</w:t>
      </w:r>
      <w:r>
        <w:rPr>
          <w:rFonts w:hint="eastAsia"/>
        </w:rPr>
        <w:t>管理世界</w:t>
      </w:r>
      <w:r>
        <w:rPr>
          <w:rFonts w:hint="eastAsia"/>
        </w:rPr>
        <w:t>,2022,10:78-95.</w:t>
      </w:r>
    </w:p>
  </w:endnote>
  <w:endnote w:id="20">
    <w:p w14:paraId="1A495B62" w14:textId="77777777" w:rsidR="0092094C" w:rsidRPr="00CE1D9D" w:rsidRDefault="0092094C" w:rsidP="0092094C">
      <w:pPr>
        <w:pStyle w:val="af5"/>
      </w:pPr>
      <w:r>
        <w:rPr>
          <w:rStyle w:val="aff6"/>
        </w:rPr>
        <w:endnoteRef/>
      </w:r>
      <w:r>
        <w:t xml:space="preserve"> </w:t>
      </w:r>
      <w:r>
        <w:rPr>
          <w:rFonts w:hint="eastAsia"/>
        </w:rPr>
        <w:t>Huang</w:t>
      </w:r>
      <w:r>
        <w:rPr>
          <w:rFonts w:hint="eastAsia"/>
        </w:rPr>
        <w:t>，</w:t>
      </w:r>
      <w:r>
        <w:rPr>
          <w:rFonts w:hint="eastAsia"/>
        </w:rPr>
        <w:t>A.H.</w:t>
      </w:r>
      <w:r>
        <w:rPr>
          <w:rFonts w:hint="eastAsia"/>
        </w:rPr>
        <w:t>，</w:t>
      </w:r>
      <w:r>
        <w:rPr>
          <w:rFonts w:hint="eastAsia"/>
        </w:rPr>
        <w:t>Wang</w:t>
      </w:r>
      <w:r>
        <w:rPr>
          <w:rFonts w:hint="eastAsia"/>
        </w:rPr>
        <w:t>，</w:t>
      </w:r>
      <w:r>
        <w:rPr>
          <w:rFonts w:hint="eastAsia"/>
        </w:rPr>
        <w:t>H.Yang</w:t>
      </w:r>
      <w:r>
        <w:rPr>
          <w:rFonts w:hint="eastAsia"/>
        </w:rPr>
        <w:t>，</w:t>
      </w:r>
      <w:r>
        <w:rPr>
          <w:rFonts w:hint="eastAsia"/>
        </w:rPr>
        <w:t>Y.</w:t>
      </w:r>
      <w:r>
        <w:rPr>
          <w:rFonts w:hint="eastAsia"/>
        </w:rPr>
        <w:t>，</w:t>
      </w:r>
      <w:r>
        <w:rPr>
          <w:rFonts w:hint="eastAsia"/>
        </w:rPr>
        <w:t>2023</w:t>
      </w:r>
      <w:r>
        <w:rPr>
          <w:rFonts w:hint="eastAsia"/>
        </w:rPr>
        <w:t>，“</w:t>
      </w:r>
      <w:r>
        <w:rPr>
          <w:rFonts w:hint="eastAsia"/>
        </w:rPr>
        <w:t>FinBERT</w:t>
      </w:r>
      <w:r>
        <w:rPr>
          <w:rFonts w:hint="eastAsia"/>
        </w:rPr>
        <w:t>：</w:t>
      </w:r>
      <w:r>
        <w:rPr>
          <w:rFonts w:hint="eastAsia"/>
        </w:rPr>
        <w:t>A Language Model for Extracting and Large Information from Financial Text</w:t>
      </w:r>
      <w:r>
        <w:rPr>
          <w:rFonts w:hint="eastAsia"/>
        </w:rPr>
        <w:t>”，</w:t>
      </w:r>
      <w:r>
        <w:rPr>
          <w:rFonts w:hint="eastAsia"/>
        </w:rPr>
        <w:t>Contemporary Accounting Research</w:t>
      </w:r>
      <w:r>
        <w:rPr>
          <w:rFonts w:hint="eastAsia"/>
        </w:rPr>
        <w:t>，</w:t>
      </w:r>
      <w:r>
        <w:rPr>
          <w:rFonts w:hint="eastAsia"/>
        </w:rPr>
        <w:t>vol.40</w:t>
      </w:r>
      <w:r>
        <w:rPr>
          <w:rFonts w:hint="eastAsia"/>
        </w:rPr>
        <w:t>，</w:t>
      </w:r>
      <w:r>
        <w:rPr>
          <w:rFonts w:hint="eastAsia"/>
        </w:rPr>
        <w:t>pp.806</w:t>
      </w:r>
      <w:r>
        <w:rPr>
          <w:rFonts w:hint="eastAsia"/>
        </w:rPr>
        <w:t>˜</w:t>
      </w:r>
      <w:r>
        <w:rPr>
          <w:rFonts w:hint="eastAsia"/>
        </w:rPr>
        <w:t xml:space="preserve"> 841.</w:t>
      </w:r>
    </w:p>
  </w:endnote>
  <w:endnote w:id="21">
    <w:p w14:paraId="0B438543" w14:textId="77777777" w:rsidR="0092094C" w:rsidRPr="00CE1D9D" w:rsidRDefault="0092094C" w:rsidP="0092094C">
      <w:pPr>
        <w:pStyle w:val="af5"/>
      </w:pPr>
      <w:r>
        <w:rPr>
          <w:rStyle w:val="aff6"/>
        </w:rPr>
        <w:endnoteRef/>
      </w:r>
      <w:r>
        <w:t xml:space="preserve"> </w:t>
      </w:r>
      <w:r w:rsidRPr="007C7D58">
        <w:rPr>
          <w:rFonts w:hint="eastAsia"/>
        </w:rPr>
        <w:t>姜富伟</w:t>
      </w:r>
      <w:r w:rsidRPr="007C7D58">
        <w:rPr>
          <w:rFonts w:hint="eastAsia"/>
        </w:rPr>
        <w:t xml:space="preserve">, </w:t>
      </w:r>
      <w:r w:rsidRPr="007C7D58">
        <w:rPr>
          <w:rFonts w:hint="eastAsia"/>
        </w:rPr>
        <w:t>刘雨晟</w:t>
      </w:r>
      <w:r w:rsidRPr="007C7D58">
        <w:rPr>
          <w:rFonts w:hint="eastAsia"/>
        </w:rPr>
        <w:t xml:space="preserve">, </w:t>
      </w:r>
      <w:r w:rsidRPr="007C7D58">
        <w:rPr>
          <w:rFonts w:hint="eastAsia"/>
        </w:rPr>
        <w:t>吕令超</w:t>
      </w:r>
      <w:r w:rsidRPr="007C7D58">
        <w:rPr>
          <w:rFonts w:hint="eastAsia"/>
        </w:rPr>
        <w:t xml:space="preserve">. </w:t>
      </w:r>
      <w:r w:rsidRPr="007C7D58">
        <w:rPr>
          <w:rFonts w:hint="eastAsia"/>
        </w:rPr>
        <w:t>大语言模型、文本情绪与金融市场</w:t>
      </w:r>
      <w:r w:rsidRPr="007C7D58">
        <w:rPr>
          <w:rFonts w:hint="eastAsia"/>
        </w:rPr>
        <w:t xml:space="preserve">[J]. </w:t>
      </w:r>
      <w:r w:rsidRPr="007C7D58">
        <w:rPr>
          <w:rFonts w:hint="eastAsia"/>
        </w:rPr>
        <w:t>管理世界</w:t>
      </w:r>
      <w:r w:rsidRPr="007C7D58">
        <w:rPr>
          <w:rFonts w:hint="eastAsia"/>
        </w:rPr>
        <w:t>, 2024(08): 64-84.</w:t>
      </w:r>
    </w:p>
  </w:endnote>
  <w:endnote w:id="22">
    <w:p w14:paraId="5149B1CB" w14:textId="77777777" w:rsidR="00C90EBD" w:rsidRDefault="00C90EBD" w:rsidP="00C90EBD">
      <w:pPr>
        <w:pStyle w:val="af5"/>
      </w:pPr>
      <w:r>
        <w:rPr>
          <w:rFonts w:hint="eastAsia"/>
          <w:vertAlign w:val="superscript"/>
        </w:rPr>
        <w:t>[</w:t>
      </w:r>
      <w:r>
        <w:rPr>
          <w:rStyle w:val="aff6"/>
        </w:rPr>
        <w:endnoteRef/>
      </w:r>
      <w:r>
        <w:rPr>
          <w:rFonts w:hint="eastAsia"/>
          <w:vertAlign w:val="superscript"/>
        </w:rPr>
        <w:t>]</w:t>
      </w:r>
      <w:r>
        <w:t xml:space="preserve"> </w:t>
      </w:r>
      <w:r>
        <w:rPr>
          <w:rFonts w:hint="eastAsia"/>
        </w:rPr>
        <w:t>黄炜</w:t>
      </w:r>
      <w:r>
        <w:rPr>
          <w:rFonts w:hint="eastAsia"/>
        </w:rPr>
        <w:t xml:space="preserve">, </w:t>
      </w:r>
      <w:r>
        <w:rPr>
          <w:rFonts w:hint="eastAsia"/>
        </w:rPr>
        <w:t>张子尧</w:t>
      </w:r>
      <w:r>
        <w:rPr>
          <w:rFonts w:hint="eastAsia"/>
        </w:rPr>
        <w:t>,</w:t>
      </w:r>
      <w:r>
        <w:rPr>
          <w:rFonts w:hint="eastAsia"/>
        </w:rPr>
        <w:t>刘安然</w:t>
      </w:r>
      <w:r>
        <w:rPr>
          <w:rFonts w:hint="eastAsia"/>
        </w:rPr>
        <w:t>.</w:t>
      </w:r>
      <w:r>
        <w:rPr>
          <w:rFonts w:hint="eastAsia"/>
        </w:rPr>
        <w:t>从双重差分法到事件研究法</w:t>
      </w:r>
      <w:r>
        <w:rPr>
          <w:rFonts w:hint="eastAsia"/>
        </w:rPr>
        <w:t>[J].</w:t>
      </w:r>
      <w:r>
        <w:rPr>
          <w:rFonts w:hint="eastAsia"/>
        </w:rPr>
        <w:t>产业经济评论</w:t>
      </w:r>
      <w:r>
        <w:rPr>
          <w:rFonts w:hint="eastAsia"/>
        </w:rPr>
        <w:t>,2022,2: 17-36.</w:t>
      </w:r>
    </w:p>
  </w:endnote>
  <w:endnote w:id="23">
    <w:p w14:paraId="0DFD3064" w14:textId="3DE2F664"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江艇</w:t>
      </w:r>
      <w:r w:rsidR="00C949E4">
        <w:rPr>
          <w:rFonts w:hint="eastAsia"/>
        </w:rPr>
        <w:t>.</w:t>
      </w:r>
      <w:r w:rsidR="00C949E4">
        <w:rPr>
          <w:rFonts w:hint="eastAsia"/>
        </w:rPr>
        <w:t>因果推断经验研究中的中介效应与调节效应</w:t>
      </w:r>
      <w:r w:rsidR="00C949E4">
        <w:rPr>
          <w:rFonts w:hint="eastAsia"/>
        </w:rPr>
        <w:t>[J].</w:t>
      </w:r>
      <w:r w:rsidR="00C949E4">
        <w:rPr>
          <w:rFonts w:hint="eastAsia"/>
        </w:rPr>
        <w:t>中国工业经济</w:t>
      </w:r>
      <w:r w:rsidR="00C949E4">
        <w:rPr>
          <w:rFonts w:hint="eastAsia"/>
        </w:rPr>
        <w:t>,2022,5(100):r120.</w:t>
      </w:r>
    </w:p>
  </w:endnote>
  <w:endnote w:id="24">
    <w:p w14:paraId="14733013" w14:textId="77777777" w:rsidR="00D902BD" w:rsidRDefault="00D902BD" w:rsidP="00D902BD">
      <w:pPr>
        <w:pStyle w:val="af5"/>
      </w:pPr>
      <w:r>
        <w:rPr>
          <w:rFonts w:hint="eastAsia"/>
          <w:vertAlign w:val="superscript"/>
        </w:rPr>
        <w:t>[</w:t>
      </w:r>
      <w:r>
        <w:rPr>
          <w:rStyle w:val="aff6"/>
        </w:rPr>
        <w:endnoteRef/>
      </w:r>
      <w:r>
        <w:rPr>
          <w:rFonts w:hint="eastAsia"/>
          <w:vertAlign w:val="superscript"/>
        </w:rPr>
        <w:t>]</w:t>
      </w:r>
      <w:r>
        <w:t xml:space="preserve"> </w:t>
      </w:r>
      <w:r>
        <w:rPr>
          <w:rFonts w:hint="eastAsia"/>
        </w:rPr>
        <w:t>Hayes</w:t>
      </w:r>
      <w:r>
        <w:rPr>
          <w:rFonts w:hint="eastAsia"/>
        </w:rPr>
        <w:t>，</w:t>
      </w:r>
      <w:r>
        <w:rPr>
          <w:rFonts w:hint="eastAsia"/>
        </w:rPr>
        <w:t>A. F. Beyond Baron and Kenny: Statistical Mediation Analysis in the New Millenniu</w:t>
      </w:r>
      <w:r>
        <w:rPr>
          <w:rFonts w:hint="eastAsia"/>
        </w:rPr>
        <w:t>［</w:t>
      </w:r>
      <w:r>
        <w:rPr>
          <w:rFonts w:hint="eastAsia"/>
        </w:rPr>
        <w:t>J</w:t>
      </w:r>
      <w:r>
        <w:rPr>
          <w:rFonts w:hint="eastAsia"/>
        </w:rPr>
        <w:t>］．</w:t>
      </w:r>
      <w:r>
        <w:rPr>
          <w:rFonts w:hint="eastAsia"/>
        </w:rPr>
        <w:t>Communication Monographs</w:t>
      </w:r>
      <w:r>
        <w:rPr>
          <w:rFonts w:hint="eastAsia"/>
        </w:rPr>
        <w:t>，</w:t>
      </w:r>
      <w:r>
        <w:rPr>
          <w:rFonts w:hint="eastAsia"/>
        </w:rPr>
        <w:t>2009</w:t>
      </w:r>
      <w:r>
        <w:rPr>
          <w:rFonts w:hint="eastAsia"/>
        </w:rPr>
        <w:t>，</w:t>
      </w:r>
      <w:r>
        <w:rPr>
          <w:rFonts w:hint="eastAsia"/>
        </w:rPr>
        <w:t>76( 4) : 408</w:t>
      </w:r>
      <w:r>
        <w:rPr>
          <w:rFonts w:hint="eastAsia"/>
        </w:rPr>
        <w:t>－</w:t>
      </w:r>
      <w:r>
        <w:rPr>
          <w:rFonts w:hint="eastAsia"/>
        </w:rPr>
        <w:t>420</w:t>
      </w:r>
      <w:r>
        <w:rPr>
          <w:rFonts w:hint="eastAsia"/>
        </w:rPr>
        <w:t>．</w:t>
      </w:r>
    </w:p>
  </w:endnote>
  <w:endnote w:id="25">
    <w:p w14:paraId="2D4B22D7" w14:textId="04E38A49" w:rsidR="008049F0" w:rsidRPr="008049F0" w:rsidRDefault="008049F0">
      <w:pPr>
        <w:pStyle w:val="af5"/>
      </w:pPr>
      <w:r>
        <w:rPr>
          <w:rStyle w:val="aff6"/>
        </w:rPr>
        <w:endnoteRef/>
      </w:r>
      <w:r>
        <w:t xml:space="preserve"> </w:t>
      </w:r>
      <w:r w:rsidRPr="008049F0">
        <w:rPr>
          <w:rFonts w:hint="eastAsia"/>
        </w:rPr>
        <w:t>ZHANG Ning, LIU Jiwen. Fake financial news detection with deep learning: Evidence from China[J]. Procedia Computer Science, 2023, 221: 154-160.</w:t>
      </w:r>
    </w:p>
  </w:endnote>
  <w:endnote w:id="26">
    <w:p w14:paraId="44E059FA" w14:textId="11BDE045"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任胜钢</w:t>
      </w:r>
      <w:r w:rsidR="00C949E4">
        <w:rPr>
          <w:rFonts w:hint="eastAsia"/>
        </w:rPr>
        <w:t xml:space="preserve">, </w:t>
      </w:r>
      <w:r w:rsidR="00C949E4">
        <w:rPr>
          <w:rFonts w:hint="eastAsia"/>
        </w:rPr>
        <w:t>郑晶晶</w:t>
      </w:r>
      <w:r w:rsidR="00C949E4">
        <w:rPr>
          <w:rFonts w:hint="eastAsia"/>
        </w:rPr>
        <w:t xml:space="preserve">, </w:t>
      </w:r>
      <w:r w:rsidR="00C949E4">
        <w:rPr>
          <w:rFonts w:hint="eastAsia"/>
        </w:rPr>
        <w:t>刘东华</w:t>
      </w:r>
      <w:r w:rsidR="00C949E4">
        <w:rPr>
          <w:rFonts w:hint="eastAsia"/>
        </w:rPr>
        <w:t xml:space="preserve">, </w:t>
      </w:r>
      <w:r w:rsidR="00C949E4">
        <w:rPr>
          <w:rFonts w:hint="eastAsia"/>
        </w:rPr>
        <w:t>等</w:t>
      </w:r>
      <w:r w:rsidR="00C949E4">
        <w:rPr>
          <w:rFonts w:hint="eastAsia"/>
        </w:rPr>
        <w:t xml:space="preserve">. </w:t>
      </w:r>
      <w:r w:rsidR="00C949E4">
        <w:rPr>
          <w:rFonts w:hint="eastAsia"/>
        </w:rPr>
        <w:t>排污权交易机制是否提高了企业全要素生产率——来自中国上市公司的证据</w:t>
      </w:r>
      <w:r w:rsidR="00C949E4">
        <w:rPr>
          <w:rFonts w:hint="eastAsia"/>
        </w:rPr>
        <w:t>[J].</w:t>
      </w:r>
      <w:r w:rsidR="00C949E4">
        <w:rPr>
          <w:rFonts w:hint="eastAsia"/>
        </w:rPr>
        <w:t>中国工业经济</w:t>
      </w:r>
      <w:r w:rsidR="00C949E4">
        <w:rPr>
          <w:rFonts w:hint="eastAsia"/>
        </w:rPr>
        <w:t>, 2019 (5): 5-23.</w:t>
      </w:r>
    </w:p>
  </w:endnote>
  <w:endnote w:id="27">
    <w:p w14:paraId="6DE8B577" w14:textId="1A8DE6E1"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刘建秋</w:t>
      </w:r>
      <w:r w:rsidR="00C949E4">
        <w:rPr>
          <w:rFonts w:hint="eastAsia"/>
        </w:rPr>
        <w:t xml:space="preserve">, </w:t>
      </w:r>
      <w:r w:rsidR="00C949E4">
        <w:rPr>
          <w:rFonts w:hint="eastAsia"/>
        </w:rPr>
        <w:t>徐雨露</w:t>
      </w:r>
      <w:r w:rsidR="00C949E4">
        <w:rPr>
          <w:rFonts w:hint="eastAsia"/>
        </w:rPr>
        <w:t xml:space="preserve">. </w:t>
      </w:r>
      <w:r w:rsidR="00C949E4">
        <w:rPr>
          <w:rFonts w:hint="eastAsia"/>
        </w:rPr>
        <w:t>中小股东群体负面情绪对管理层讨论与分析语调管理的影响</w:t>
      </w:r>
      <w:r w:rsidR="00C949E4">
        <w:rPr>
          <w:rFonts w:hint="eastAsia"/>
        </w:rPr>
        <w:t xml:space="preserve">[J]. </w:t>
      </w:r>
      <w:r w:rsidR="00C949E4">
        <w:rPr>
          <w:rFonts w:hint="eastAsia"/>
        </w:rPr>
        <w:t>首都经济贸易大学学报</w:t>
      </w:r>
      <w:r w:rsidR="00C949E4">
        <w:rPr>
          <w:rFonts w:hint="eastAsia"/>
        </w:rPr>
        <w:t>(</w:t>
      </w:r>
      <w:r w:rsidR="00C949E4">
        <w:rPr>
          <w:rFonts w:hint="eastAsia"/>
        </w:rPr>
        <w:t>双月刊</w:t>
      </w:r>
      <w:r w:rsidR="00C949E4">
        <w:rPr>
          <w:rFonts w:hint="eastAsia"/>
        </w:rPr>
        <w:t>), 2024, 26(2)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²Ó©úÅé">
    <w:altName w:val="MingLiU-ExtB"/>
    <w:charset w:val="88"/>
    <w:family w:val="auto"/>
    <w:pitch w:val="default"/>
    <w:sig w:usb0="00000000" w:usb1="00000000" w:usb2="00000010" w:usb3="00000000" w:csb0="00100000" w:csb1="00000000"/>
  </w:font>
  <w:font w:name="仿宋_GB2312">
    <w:altName w:val="仿宋"/>
    <w:charset w:val="86"/>
    <w:family w:val="modern"/>
    <w:pitch w:val="default"/>
    <w:sig w:usb0="00000000" w:usb1="00000000" w:usb2="00000010" w:usb3="00000000" w:csb0="00040000" w:csb1="00000000"/>
  </w:font>
  <w:font w:name="Monotype Sorts">
    <w:altName w:val="MT Extra"/>
    <w:charset w:val="02"/>
    <w:family w:val="auto"/>
    <w:pitch w:val="default"/>
    <w:sig w:usb0="00000000" w:usb1="00000000" w:usb2="00000000" w:usb3="00000000" w:csb0="80000000" w:csb1="00000000"/>
  </w:font>
  <w:font w:name="OpenSymbol">
    <w:altName w:val="Courier New"/>
    <w:charset w:val="00"/>
    <w:family w:val="auto"/>
    <w:pitch w:val="default"/>
    <w:sig w:usb0="00000000" w:usb1="00000000" w:usb2="00000000" w:usb3="00000000" w:csb0="00000001" w:csb1="00000000"/>
  </w:font>
  <w:font w:name="DejaVu Sans">
    <w:altName w:val="Arial"/>
    <w:charset w:val="00"/>
    <w:family w:val="swiss"/>
    <w:pitch w:val="default"/>
    <w:sig w:usb0="00000000" w:usb1="00000000" w:usb2="00042029" w:usb3="00000000" w:csb0="800001FF"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DBB21" w14:textId="77777777" w:rsidR="00C949E4" w:rsidRDefault="00C949E4">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C3D7E" w14:textId="77777777" w:rsidR="00C949E4" w:rsidRDefault="00C949E4">
    <w:pPr>
      <w:pStyle w:val="af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FE605" w14:textId="77777777" w:rsidR="00C949E4" w:rsidRDefault="00C949E4">
    <w:pPr>
      <w:pStyle w:val="af9"/>
      <w:rPr>
        <w:rFonts w:eastAsia="宋体" w:hAnsi="宋体"/>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370C75" w14:textId="77777777" w:rsidR="0078300E" w:rsidRDefault="0078300E" w:rsidP="00C949E4">
      <w:pPr>
        <w:spacing w:after="0" w:line="240" w:lineRule="auto"/>
      </w:pPr>
      <w:r>
        <w:separator/>
      </w:r>
    </w:p>
  </w:footnote>
  <w:footnote w:type="continuationSeparator" w:id="0">
    <w:p w14:paraId="7973E247" w14:textId="77777777" w:rsidR="0078300E" w:rsidRDefault="0078300E" w:rsidP="00C949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869AC8" w14:textId="77777777" w:rsidR="00C949E4" w:rsidRDefault="00C949E4">
    <w:pPr>
      <w:pStyle w:val="afb"/>
      <w:tabs>
        <w:tab w:val="center" w:pos="4820"/>
        <w:tab w:val="right" w:pos="9639"/>
      </w:tabs>
      <w:jc w:val="left"/>
    </w:pPr>
    <w:r>
      <w:rPr>
        <w:rStyle w:val="aff7"/>
      </w:rPr>
      <w:fldChar w:fldCharType="begin"/>
    </w:r>
    <w:r>
      <w:rPr>
        <w:rStyle w:val="aff7"/>
      </w:rPr>
      <w:instrText xml:space="preserve"> PAGE </w:instrText>
    </w:r>
    <w:r>
      <w:rPr>
        <w:rStyle w:val="aff7"/>
      </w:rPr>
      <w:fldChar w:fldCharType="separate"/>
    </w:r>
    <w:r>
      <w:rPr>
        <w:rStyle w:val="aff7"/>
      </w:rPr>
      <w:t>2</w:t>
    </w:r>
    <w:r>
      <w:rPr>
        <w:rStyle w:val="aff7"/>
      </w:rPr>
      <w:fldChar w:fldCharType="end"/>
    </w:r>
    <w:r>
      <w:rPr>
        <w:rFonts w:hint="eastAsia"/>
      </w:rPr>
      <w:tab/>
    </w:r>
    <w:r>
      <w:rPr>
        <w:rFonts w:hint="eastAsia"/>
      </w:rPr>
      <w:t>计</w:t>
    </w:r>
    <w:r>
      <w:rPr>
        <w:rFonts w:hint="eastAsia"/>
      </w:rPr>
      <w:t xml:space="preserve"> </w:t>
    </w:r>
    <w:r>
      <w:rPr>
        <w:rFonts w:hint="eastAsia"/>
      </w:rPr>
      <w:t>算</w:t>
    </w:r>
    <w:r>
      <w:rPr>
        <w:rFonts w:hint="eastAsia"/>
      </w:rPr>
      <w:t xml:space="preserve"> </w:t>
    </w:r>
    <w:r>
      <w:rPr>
        <w:rFonts w:hint="eastAsia"/>
      </w:rPr>
      <w:t>机</w:t>
    </w:r>
    <w:r>
      <w:rPr>
        <w:rFonts w:hint="eastAsia"/>
      </w:rPr>
      <w:t xml:space="preserve"> </w:t>
    </w:r>
    <w:r>
      <w:rPr>
        <w:rFonts w:hint="eastAsia"/>
      </w:rPr>
      <w:t>学</w:t>
    </w:r>
    <w:r>
      <w:rPr>
        <w:rFonts w:hint="eastAsia"/>
      </w:rPr>
      <w:t xml:space="preserve"> </w:t>
    </w:r>
    <w:r>
      <w:rPr>
        <w:rFonts w:hint="eastAsia"/>
      </w:rPr>
      <w:t>报</w:t>
    </w:r>
    <w:r>
      <w:rPr>
        <w:rFonts w:hint="eastAsia"/>
      </w:rPr>
      <w:tab/>
      <w:t>2025</w:t>
    </w:r>
    <w:r>
      <w:rPr>
        <w:rFonts w:hint="eastAsia"/>
      </w:rPr>
      <w:t>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87A8E" w14:textId="77777777" w:rsidR="00C949E4" w:rsidRDefault="00C949E4">
    <w:pPr>
      <w:pStyle w:val="afb"/>
      <w:tabs>
        <w:tab w:val="center" w:pos="4820"/>
        <w:tab w:val="right" w:pos="9639"/>
      </w:tabs>
      <w:jc w:val="left"/>
    </w:pPr>
    <w:r>
      <w:rPr>
        <w:rFonts w:hint="eastAsia"/>
      </w:rPr>
      <w:tab/>
    </w:r>
    <w:r>
      <w:rPr>
        <w:rFonts w:hint="eastAsia"/>
      </w:rPr>
      <w:t>虚假财经新闻、投资者情绪与股价波动</w:t>
    </w:r>
    <w:r>
      <w:rPr>
        <w:rFonts w:hint="eastAsia"/>
      </w:rPr>
      <w:tab/>
    </w:r>
    <w:r>
      <w:rPr>
        <w:rStyle w:val="aff7"/>
      </w:rPr>
      <w:fldChar w:fldCharType="begin"/>
    </w:r>
    <w:r>
      <w:rPr>
        <w:rStyle w:val="aff7"/>
      </w:rPr>
      <w:instrText xml:space="preserve"> PAGE </w:instrText>
    </w:r>
    <w:r>
      <w:rPr>
        <w:rStyle w:val="aff7"/>
      </w:rPr>
      <w:fldChar w:fldCharType="separate"/>
    </w:r>
    <w:r>
      <w:rPr>
        <w:rStyle w:val="aff7"/>
      </w:rPr>
      <w:t>3</w:t>
    </w:r>
    <w:r>
      <w:rPr>
        <w:rStyle w:val="aff7"/>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09CCC" w14:textId="77777777" w:rsidR="00C949E4" w:rsidRDefault="00C949E4">
    <w:pPr>
      <w:pBdr>
        <w:bottom w:val="double" w:sz="4" w:space="1" w:color="auto"/>
      </w:pBdr>
      <w:tabs>
        <w:tab w:val="center" w:pos="4820"/>
        <w:tab w:val="right" w:pos="9639"/>
      </w:tabs>
      <w:adjustRightInd w:val="0"/>
      <w:snapToGrid w:val="0"/>
      <w:spacing w:line="300" w:lineRule="atLeast"/>
      <w:rPr>
        <w:snapToGrid w:val="0"/>
        <w:kern w:val="0"/>
      </w:rPr>
    </w:pPr>
    <w:r>
      <w:rPr>
        <w:rFonts w:hint="eastAsia"/>
        <w:snapToGrid w:val="0"/>
        <w:kern w:val="0"/>
      </w:rPr>
      <w:tab/>
      <w:t>计  算  机  学  报</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D6BDC" w14:textId="77777777" w:rsidR="00C949E4" w:rsidRDefault="00C949E4">
    <w:pPr>
      <w:pStyle w:val="afb"/>
      <w:tabs>
        <w:tab w:val="center" w:pos="4820"/>
        <w:tab w:val="right" w:pos="9639"/>
      </w:tabs>
      <w:jc w:val="left"/>
    </w:pPr>
    <w:r>
      <w:rPr>
        <w:rStyle w:val="aff7"/>
      </w:rPr>
      <w:fldChar w:fldCharType="begin"/>
    </w:r>
    <w:r>
      <w:rPr>
        <w:rStyle w:val="aff7"/>
      </w:rPr>
      <w:instrText xml:space="preserve"> PAGE </w:instrText>
    </w:r>
    <w:r>
      <w:rPr>
        <w:rStyle w:val="aff7"/>
      </w:rPr>
      <w:fldChar w:fldCharType="separate"/>
    </w:r>
    <w:r>
      <w:rPr>
        <w:rStyle w:val="aff7"/>
      </w:rPr>
      <w:t>2</w:t>
    </w:r>
    <w:r>
      <w:rPr>
        <w:rStyle w:val="aff7"/>
      </w:rPr>
      <w:fldChar w:fldCharType="end"/>
    </w:r>
    <w:r>
      <w:rPr>
        <w:rFonts w:hint="eastAsia"/>
      </w:rPr>
      <w:tab/>
    </w:r>
    <w:r>
      <w:rPr>
        <w:rFonts w:hint="eastAsia"/>
      </w:rPr>
      <w:t>计</w:t>
    </w:r>
    <w:r>
      <w:rPr>
        <w:rFonts w:hint="eastAsia"/>
      </w:rPr>
      <w:t xml:space="preserve"> </w:t>
    </w:r>
    <w:r>
      <w:rPr>
        <w:rFonts w:hint="eastAsia"/>
      </w:rPr>
      <w:t>算</w:t>
    </w:r>
    <w:r>
      <w:rPr>
        <w:rFonts w:hint="eastAsia"/>
      </w:rPr>
      <w:t xml:space="preserve"> </w:t>
    </w:r>
    <w:r>
      <w:rPr>
        <w:rFonts w:hint="eastAsia"/>
      </w:rPr>
      <w:t>机</w:t>
    </w:r>
    <w:r>
      <w:rPr>
        <w:rFonts w:hint="eastAsia"/>
      </w:rPr>
      <w:t xml:space="preserve"> </w:t>
    </w:r>
    <w:r>
      <w:rPr>
        <w:rFonts w:hint="eastAsia"/>
      </w:rPr>
      <w:t>学</w:t>
    </w:r>
    <w:r>
      <w:rPr>
        <w:rFonts w:hint="eastAsia"/>
      </w:rPr>
      <w:t xml:space="preserve"> </w:t>
    </w:r>
    <w:r>
      <w:rPr>
        <w:rFonts w:hint="eastAsia"/>
      </w:rPr>
      <w:t>报</w:t>
    </w:r>
    <w:r>
      <w:rPr>
        <w:rFonts w:hint="eastAsia"/>
      </w:rPr>
      <w:tab/>
      <w:t>2025</w:t>
    </w:r>
    <w:r>
      <w:rPr>
        <w:rFonts w:hint="eastAsia"/>
      </w:rPr>
      <w:t>年</w:t>
    </w:r>
  </w:p>
  <w:p w14:paraId="3A2ADB5A" w14:textId="77777777" w:rsidR="00C949E4" w:rsidRDefault="00C949E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DFF92" w14:textId="77777777" w:rsidR="00C949E4" w:rsidRDefault="00C949E4">
    <w:pPr>
      <w:pStyle w:val="afb"/>
      <w:tabs>
        <w:tab w:val="center" w:pos="4820"/>
        <w:tab w:val="right" w:pos="9639"/>
      </w:tabs>
      <w:jc w:val="left"/>
    </w:pPr>
    <w:r>
      <w:rPr>
        <w:rFonts w:hint="eastAsia"/>
      </w:rPr>
      <w:tab/>
    </w:r>
    <w:r>
      <w:rPr>
        <w:rFonts w:hint="eastAsia"/>
      </w:rPr>
      <w:t>虚假财经新闻、投资者情绪与股价波动</w:t>
    </w:r>
    <w:r>
      <w:rPr>
        <w:rFonts w:hint="eastAsia"/>
      </w:rPr>
      <w:tab/>
    </w:r>
    <w:r>
      <w:rPr>
        <w:rStyle w:val="aff7"/>
      </w:rPr>
      <w:fldChar w:fldCharType="begin"/>
    </w:r>
    <w:r>
      <w:rPr>
        <w:rStyle w:val="aff7"/>
      </w:rPr>
      <w:instrText xml:space="preserve"> PAGE </w:instrText>
    </w:r>
    <w:r>
      <w:rPr>
        <w:rStyle w:val="aff7"/>
      </w:rPr>
      <w:fldChar w:fldCharType="separate"/>
    </w:r>
    <w:r>
      <w:rPr>
        <w:rStyle w:val="aff7"/>
      </w:rPr>
      <w:t>3</w:t>
    </w:r>
    <w:r>
      <w:rPr>
        <w:rStyle w:val="aff7"/>
      </w:rPr>
      <w:fldChar w:fldCharType="end"/>
    </w:r>
  </w:p>
  <w:p w14:paraId="65E330C9" w14:textId="77777777" w:rsidR="00C949E4" w:rsidRDefault="00C949E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32578" w14:textId="77777777" w:rsidR="00C949E4" w:rsidRDefault="00C949E4">
    <w:pPr>
      <w:pBdr>
        <w:bottom w:val="double" w:sz="4" w:space="1" w:color="auto"/>
      </w:pBdr>
      <w:tabs>
        <w:tab w:val="center" w:pos="4820"/>
        <w:tab w:val="right" w:pos="9639"/>
      </w:tabs>
      <w:adjustRightInd w:val="0"/>
      <w:snapToGrid w:val="0"/>
      <w:spacing w:line="300" w:lineRule="atLeast"/>
      <w:rPr>
        <w:snapToGrid w:val="0"/>
        <w:kern w:val="0"/>
      </w:rPr>
    </w:pPr>
    <w:r>
      <w:rPr>
        <w:rFonts w:hint="eastAsia"/>
        <w:snapToGrid w:val="0"/>
        <w:kern w:val="0"/>
      </w:rPr>
      <w:tab/>
      <w:t>计  算  机  学  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2620E"/>
    <w:multiLevelType w:val="singleLevel"/>
    <w:tmpl w:val="1272620E"/>
    <w:lvl w:ilvl="0">
      <w:start w:val="2"/>
      <w:numFmt w:val="chineseCounting"/>
      <w:suff w:val="nothing"/>
      <w:lvlText w:val="第%1、"/>
      <w:lvlJc w:val="left"/>
      <w:rPr>
        <w:rFonts w:hint="eastAsia"/>
      </w:rPr>
    </w:lvl>
  </w:abstractNum>
  <w:abstractNum w:abstractNumId="1" w15:restartNumberingAfterBreak="0">
    <w:nsid w:val="612B6CE2"/>
    <w:multiLevelType w:val="multilevel"/>
    <w:tmpl w:val="612B6CE2"/>
    <w:lvl w:ilvl="0">
      <w:start w:val="1"/>
      <w:numFmt w:val="decimal"/>
      <w:pStyle w:val="TextofReference"/>
      <w:lvlText w:val="[%1]  "/>
      <w:lvlJc w:val="right"/>
      <w:pPr>
        <w:tabs>
          <w:tab w:val="left" w:pos="419"/>
        </w:tabs>
        <w:ind w:left="419" w:hanging="79"/>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nie">
    <w15:presenceInfo w15:providerId="None" w15:userId="anni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E4"/>
    <w:rsid w:val="000013D8"/>
    <w:rsid w:val="0001138B"/>
    <w:rsid w:val="000322EF"/>
    <w:rsid w:val="00051FB7"/>
    <w:rsid w:val="00054153"/>
    <w:rsid w:val="001214C5"/>
    <w:rsid w:val="0015324F"/>
    <w:rsid w:val="001761FD"/>
    <w:rsid w:val="001849DC"/>
    <w:rsid w:val="00191C7B"/>
    <w:rsid w:val="001928E6"/>
    <w:rsid w:val="00195DE4"/>
    <w:rsid w:val="001D0093"/>
    <w:rsid w:val="001E0872"/>
    <w:rsid w:val="001F01A5"/>
    <w:rsid w:val="00212F37"/>
    <w:rsid w:val="00246E64"/>
    <w:rsid w:val="0026177A"/>
    <w:rsid w:val="00273C08"/>
    <w:rsid w:val="002968FA"/>
    <w:rsid w:val="002A115B"/>
    <w:rsid w:val="00324F5A"/>
    <w:rsid w:val="00333B8B"/>
    <w:rsid w:val="003C3A03"/>
    <w:rsid w:val="003D5A29"/>
    <w:rsid w:val="00421E6C"/>
    <w:rsid w:val="00422CB2"/>
    <w:rsid w:val="00443577"/>
    <w:rsid w:val="00445986"/>
    <w:rsid w:val="00485FA8"/>
    <w:rsid w:val="004A50A9"/>
    <w:rsid w:val="004B0F06"/>
    <w:rsid w:val="004B66BD"/>
    <w:rsid w:val="004E7A0E"/>
    <w:rsid w:val="0050160F"/>
    <w:rsid w:val="005102C3"/>
    <w:rsid w:val="00597BE7"/>
    <w:rsid w:val="005A1E73"/>
    <w:rsid w:val="005B7590"/>
    <w:rsid w:val="005F4F6F"/>
    <w:rsid w:val="00625CAE"/>
    <w:rsid w:val="00632F57"/>
    <w:rsid w:val="006B7866"/>
    <w:rsid w:val="006D4405"/>
    <w:rsid w:val="007168D5"/>
    <w:rsid w:val="007513D7"/>
    <w:rsid w:val="0076698A"/>
    <w:rsid w:val="00775298"/>
    <w:rsid w:val="0078300E"/>
    <w:rsid w:val="0079503B"/>
    <w:rsid w:val="0080036D"/>
    <w:rsid w:val="008049F0"/>
    <w:rsid w:val="00873043"/>
    <w:rsid w:val="00883A4D"/>
    <w:rsid w:val="008A30BA"/>
    <w:rsid w:val="008B1E11"/>
    <w:rsid w:val="008D6DEC"/>
    <w:rsid w:val="009178E4"/>
    <w:rsid w:val="0092094C"/>
    <w:rsid w:val="00934A8B"/>
    <w:rsid w:val="009508A8"/>
    <w:rsid w:val="009925D9"/>
    <w:rsid w:val="009A2C56"/>
    <w:rsid w:val="009E51A6"/>
    <w:rsid w:val="00A001D6"/>
    <w:rsid w:val="00A736C7"/>
    <w:rsid w:val="00A938ED"/>
    <w:rsid w:val="00AF289B"/>
    <w:rsid w:val="00B25B88"/>
    <w:rsid w:val="00B93FDE"/>
    <w:rsid w:val="00BA63F6"/>
    <w:rsid w:val="00BB41A6"/>
    <w:rsid w:val="00BC332F"/>
    <w:rsid w:val="00C44E3A"/>
    <w:rsid w:val="00C52FFA"/>
    <w:rsid w:val="00C831A8"/>
    <w:rsid w:val="00C90EBD"/>
    <w:rsid w:val="00C949E4"/>
    <w:rsid w:val="00CA5E43"/>
    <w:rsid w:val="00CD2084"/>
    <w:rsid w:val="00D31E6B"/>
    <w:rsid w:val="00D42E02"/>
    <w:rsid w:val="00D62666"/>
    <w:rsid w:val="00D902BD"/>
    <w:rsid w:val="00D93AA6"/>
    <w:rsid w:val="00DD315A"/>
    <w:rsid w:val="00DD5BD4"/>
    <w:rsid w:val="00E25C7A"/>
    <w:rsid w:val="00E73220"/>
    <w:rsid w:val="00E86A5B"/>
    <w:rsid w:val="00E87E43"/>
    <w:rsid w:val="00E9186D"/>
    <w:rsid w:val="00E95F34"/>
    <w:rsid w:val="00EC0AB1"/>
    <w:rsid w:val="00ED2960"/>
    <w:rsid w:val="00ED4067"/>
    <w:rsid w:val="00EE2903"/>
    <w:rsid w:val="00EF0385"/>
    <w:rsid w:val="00F1124F"/>
    <w:rsid w:val="00F429DF"/>
    <w:rsid w:val="00F42B1F"/>
    <w:rsid w:val="00F72E83"/>
    <w:rsid w:val="00FE6A9D"/>
    <w:rsid w:val="00FF1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EF7B66"/>
  <w15:chartTrackingRefBased/>
  <w15:docId w15:val="{2AEE5A43-8AC6-4FF9-9252-7462B762A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0" w:qFormat="1"/>
    <w:lsdException w:name="Emphasis" w:uiPriority="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qFormat/>
    <w:rsid w:val="00C949E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nhideWhenUsed/>
    <w:qFormat/>
    <w:rsid w:val="00C949E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nhideWhenUsed/>
    <w:qFormat/>
    <w:rsid w:val="00C949E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nhideWhenUsed/>
    <w:qFormat/>
    <w:rsid w:val="00C949E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nhideWhenUsed/>
    <w:qFormat/>
    <w:rsid w:val="00C949E4"/>
    <w:pPr>
      <w:keepNext/>
      <w:keepLines/>
      <w:spacing w:before="80" w:after="40"/>
      <w:outlineLvl w:val="4"/>
    </w:pPr>
    <w:rPr>
      <w:rFonts w:cstheme="majorBidi"/>
      <w:color w:val="2F5496" w:themeColor="accent1" w:themeShade="BF"/>
      <w:sz w:val="24"/>
    </w:rPr>
  </w:style>
  <w:style w:type="paragraph" w:styleId="6">
    <w:name w:val="heading 6"/>
    <w:basedOn w:val="a"/>
    <w:next w:val="a"/>
    <w:link w:val="60"/>
    <w:unhideWhenUsed/>
    <w:qFormat/>
    <w:rsid w:val="00C949E4"/>
    <w:pPr>
      <w:keepNext/>
      <w:keepLines/>
      <w:spacing w:before="40" w:after="0"/>
      <w:outlineLvl w:val="5"/>
    </w:pPr>
    <w:rPr>
      <w:rFonts w:cstheme="majorBidi"/>
      <w:b/>
      <w:bCs/>
      <w:color w:val="2F5496" w:themeColor="accent1" w:themeShade="BF"/>
    </w:rPr>
  </w:style>
  <w:style w:type="paragraph" w:styleId="7">
    <w:name w:val="heading 7"/>
    <w:basedOn w:val="a"/>
    <w:next w:val="a"/>
    <w:link w:val="70"/>
    <w:unhideWhenUsed/>
    <w:qFormat/>
    <w:rsid w:val="00C949E4"/>
    <w:pPr>
      <w:keepNext/>
      <w:keepLines/>
      <w:spacing w:before="40" w:after="0"/>
      <w:outlineLvl w:val="6"/>
    </w:pPr>
    <w:rPr>
      <w:rFonts w:cstheme="majorBidi"/>
      <w:b/>
      <w:bCs/>
      <w:color w:val="595959" w:themeColor="text1" w:themeTint="A6"/>
    </w:rPr>
  </w:style>
  <w:style w:type="paragraph" w:styleId="8">
    <w:name w:val="heading 8"/>
    <w:basedOn w:val="a"/>
    <w:next w:val="a"/>
    <w:link w:val="80"/>
    <w:unhideWhenUsed/>
    <w:qFormat/>
    <w:rsid w:val="00C949E4"/>
    <w:pPr>
      <w:keepNext/>
      <w:keepLines/>
      <w:spacing w:after="0"/>
      <w:outlineLvl w:val="7"/>
    </w:pPr>
    <w:rPr>
      <w:rFonts w:cstheme="majorBidi"/>
      <w:color w:val="595959" w:themeColor="text1" w:themeTint="A6"/>
    </w:rPr>
  </w:style>
  <w:style w:type="paragraph" w:styleId="9">
    <w:name w:val="heading 9"/>
    <w:basedOn w:val="a"/>
    <w:next w:val="a"/>
    <w:link w:val="90"/>
    <w:unhideWhenUsed/>
    <w:qFormat/>
    <w:rsid w:val="00C949E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49E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qFormat/>
    <w:rsid w:val="00C949E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949E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949E4"/>
    <w:rPr>
      <w:rFonts w:cstheme="majorBidi"/>
      <w:color w:val="2F5496" w:themeColor="accent1" w:themeShade="BF"/>
      <w:sz w:val="28"/>
      <w:szCs w:val="28"/>
    </w:rPr>
  </w:style>
  <w:style w:type="character" w:customStyle="1" w:styleId="50">
    <w:name w:val="标题 5 字符"/>
    <w:basedOn w:val="a0"/>
    <w:link w:val="5"/>
    <w:uiPriority w:val="9"/>
    <w:semiHidden/>
    <w:rsid w:val="00C949E4"/>
    <w:rPr>
      <w:rFonts w:cstheme="majorBidi"/>
      <w:color w:val="2F5496" w:themeColor="accent1" w:themeShade="BF"/>
      <w:sz w:val="24"/>
    </w:rPr>
  </w:style>
  <w:style w:type="character" w:customStyle="1" w:styleId="60">
    <w:name w:val="标题 6 字符"/>
    <w:basedOn w:val="a0"/>
    <w:link w:val="6"/>
    <w:uiPriority w:val="9"/>
    <w:semiHidden/>
    <w:rsid w:val="00C949E4"/>
    <w:rPr>
      <w:rFonts w:cstheme="majorBidi"/>
      <w:b/>
      <w:bCs/>
      <w:color w:val="2F5496" w:themeColor="accent1" w:themeShade="BF"/>
    </w:rPr>
  </w:style>
  <w:style w:type="character" w:customStyle="1" w:styleId="70">
    <w:name w:val="标题 7 字符"/>
    <w:basedOn w:val="a0"/>
    <w:link w:val="7"/>
    <w:uiPriority w:val="9"/>
    <w:semiHidden/>
    <w:rsid w:val="00C949E4"/>
    <w:rPr>
      <w:rFonts w:cstheme="majorBidi"/>
      <w:b/>
      <w:bCs/>
      <w:color w:val="595959" w:themeColor="text1" w:themeTint="A6"/>
    </w:rPr>
  </w:style>
  <w:style w:type="character" w:customStyle="1" w:styleId="80">
    <w:name w:val="标题 8 字符"/>
    <w:basedOn w:val="a0"/>
    <w:link w:val="8"/>
    <w:uiPriority w:val="9"/>
    <w:semiHidden/>
    <w:rsid w:val="00C949E4"/>
    <w:rPr>
      <w:rFonts w:cstheme="majorBidi"/>
      <w:color w:val="595959" w:themeColor="text1" w:themeTint="A6"/>
    </w:rPr>
  </w:style>
  <w:style w:type="character" w:customStyle="1" w:styleId="90">
    <w:name w:val="标题 9 字符"/>
    <w:basedOn w:val="a0"/>
    <w:link w:val="9"/>
    <w:uiPriority w:val="9"/>
    <w:semiHidden/>
    <w:rsid w:val="00C949E4"/>
    <w:rPr>
      <w:rFonts w:eastAsiaTheme="majorEastAsia" w:cstheme="majorBidi"/>
      <w:color w:val="595959" w:themeColor="text1" w:themeTint="A6"/>
    </w:rPr>
  </w:style>
  <w:style w:type="paragraph" w:styleId="a3">
    <w:name w:val="Title"/>
    <w:basedOn w:val="a"/>
    <w:next w:val="a"/>
    <w:link w:val="a4"/>
    <w:qFormat/>
    <w:rsid w:val="00C949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49E4"/>
    <w:rPr>
      <w:rFonts w:asciiTheme="majorHAnsi" w:eastAsiaTheme="majorEastAsia" w:hAnsiTheme="majorHAnsi" w:cstheme="majorBidi"/>
      <w:spacing w:val="-10"/>
      <w:kern w:val="28"/>
      <w:sz w:val="56"/>
      <w:szCs w:val="56"/>
    </w:rPr>
  </w:style>
  <w:style w:type="paragraph" w:styleId="a5">
    <w:name w:val="Subtitle"/>
    <w:basedOn w:val="a"/>
    <w:next w:val="a"/>
    <w:link w:val="a6"/>
    <w:qFormat/>
    <w:rsid w:val="00C949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49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49E4"/>
    <w:pPr>
      <w:spacing w:before="160"/>
      <w:jc w:val="center"/>
    </w:pPr>
    <w:rPr>
      <w:i/>
      <w:iCs/>
      <w:color w:val="404040" w:themeColor="text1" w:themeTint="BF"/>
    </w:rPr>
  </w:style>
  <w:style w:type="character" w:customStyle="1" w:styleId="a8">
    <w:name w:val="引用 字符"/>
    <w:basedOn w:val="a0"/>
    <w:link w:val="a7"/>
    <w:uiPriority w:val="29"/>
    <w:rsid w:val="00C949E4"/>
    <w:rPr>
      <w:i/>
      <w:iCs/>
      <w:color w:val="404040" w:themeColor="text1" w:themeTint="BF"/>
    </w:rPr>
  </w:style>
  <w:style w:type="paragraph" w:styleId="a9">
    <w:name w:val="List Paragraph"/>
    <w:basedOn w:val="a"/>
    <w:uiPriority w:val="34"/>
    <w:qFormat/>
    <w:rsid w:val="00C949E4"/>
    <w:pPr>
      <w:ind w:left="720"/>
      <w:contextualSpacing/>
    </w:pPr>
  </w:style>
  <w:style w:type="character" w:styleId="aa">
    <w:name w:val="Intense Emphasis"/>
    <w:basedOn w:val="a0"/>
    <w:uiPriority w:val="21"/>
    <w:qFormat/>
    <w:rsid w:val="00C949E4"/>
    <w:rPr>
      <w:i/>
      <w:iCs/>
      <w:color w:val="2F5496" w:themeColor="accent1" w:themeShade="BF"/>
    </w:rPr>
  </w:style>
  <w:style w:type="paragraph" w:styleId="ab">
    <w:name w:val="Intense Quote"/>
    <w:basedOn w:val="a"/>
    <w:next w:val="a"/>
    <w:link w:val="ac"/>
    <w:uiPriority w:val="30"/>
    <w:qFormat/>
    <w:rsid w:val="00C949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949E4"/>
    <w:rPr>
      <w:i/>
      <w:iCs/>
      <w:color w:val="2F5496" w:themeColor="accent1" w:themeShade="BF"/>
    </w:rPr>
  </w:style>
  <w:style w:type="character" w:styleId="ad">
    <w:name w:val="Intense Reference"/>
    <w:basedOn w:val="a0"/>
    <w:uiPriority w:val="32"/>
    <w:qFormat/>
    <w:rsid w:val="00C949E4"/>
    <w:rPr>
      <w:b/>
      <w:bCs/>
      <w:smallCaps/>
      <w:color w:val="2F5496" w:themeColor="accent1" w:themeShade="BF"/>
      <w:spacing w:val="5"/>
    </w:rPr>
  </w:style>
  <w:style w:type="numbering" w:customStyle="1" w:styleId="11">
    <w:name w:val="无列表1"/>
    <w:next w:val="a2"/>
    <w:uiPriority w:val="99"/>
    <w:semiHidden/>
    <w:unhideWhenUsed/>
    <w:rsid w:val="00C949E4"/>
  </w:style>
  <w:style w:type="paragraph" w:styleId="ae">
    <w:name w:val="Body Text"/>
    <w:basedOn w:val="a"/>
    <w:link w:val="af"/>
    <w:qFormat/>
    <w:rsid w:val="00C949E4"/>
    <w:pPr>
      <w:tabs>
        <w:tab w:val="left" w:pos="357"/>
      </w:tabs>
      <w:overflowPunct w:val="0"/>
      <w:spacing w:after="0" w:line="240" w:lineRule="auto"/>
      <w:ind w:firstLineChars="200" w:firstLine="200"/>
      <w:jc w:val="both"/>
    </w:pPr>
    <w:rPr>
      <w:rFonts w:ascii="Times New Roman" w:eastAsia="宋体" w:hAnsi="Times New Roman" w:cs="Times New Roman"/>
      <w:sz w:val="18"/>
      <w:szCs w:val="20"/>
      <w14:ligatures w14:val="none"/>
    </w:rPr>
  </w:style>
  <w:style w:type="character" w:customStyle="1" w:styleId="af">
    <w:name w:val="正文文本 字符"/>
    <w:basedOn w:val="a0"/>
    <w:link w:val="ae"/>
    <w:rsid w:val="00C949E4"/>
    <w:rPr>
      <w:rFonts w:ascii="Times New Roman" w:eastAsia="宋体" w:hAnsi="Times New Roman" w:cs="Times New Roman"/>
      <w:sz w:val="18"/>
      <w:szCs w:val="20"/>
      <w14:ligatures w14:val="none"/>
    </w:rPr>
  </w:style>
  <w:style w:type="paragraph" w:styleId="af0">
    <w:name w:val="caption"/>
    <w:basedOn w:val="a"/>
    <w:next w:val="a"/>
    <w:qFormat/>
    <w:rsid w:val="00C949E4"/>
    <w:pPr>
      <w:overflowPunct w:val="0"/>
      <w:spacing w:before="152" w:line="240" w:lineRule="auto"/>
      <w:jc w:val="both"/>
    </w:pPr>
    <w:rPr>
      <w:rFonts w:ascii="Arial" w:eastAsia="黑体" w:hAnsi="Arial" w:cs="Times New Roman"/>
      <w:sz w:val="18"/>
      <w:szCs w:val="20"/>
      <w14:ligatures w14:val="none"/>
    </w:rPr>
  </w:style>
  <w:style w:type="paragraph" w:styleId="af1">
    <w:name w:val="Document Map"/>
    <w:basedOn w:val="a"/>
    <w:link w:val="af2"/>
    <w:semiHidden/>
    <w:qFormat/>
    <w:rsid w:val="00C949E4"/>
    <w:pPr>
      <w:shd w:val="clear" w:color="auto" w:fill="000080"/>
      <w:overflowPunct w:val="0"/>
      <w:spacing w:after="0" w:line="240" w:lineRule="auto"/>
      <w:jc w:val="both"/>
    </w:pPr>
    <w:rPr>
      <w:rFonts w:ascii="Times New Roman" w:eastAsia="宋体" w:hAnsi="Times New Roman" w:cs="Times New Roman"/>
      <w:sz w:val="18"/>
      <w:szCs w:val="20"/>
      <w14:ligatures w14:val="none"/>
    </w:rPr>
  </w:style>
  <w:style w:type="character" w:customStyle="1" w:styleId="af2">
    <w:name w:val="文档结构图 字符"/>
    <w:basedOn w:val="a0"/>
    <w:link w:val="af1"/>
    <w:semiHidden/>
    <w:rsid w:val="00C949E4"/>
    <w:rPr>
      <w:rFonts w:ascii="Times New Roman" w:eastAsia="宋体" w:hAnsi="Times New Roman" w:cs="Times New Roman"/>
      <w:sz w:val="18"/>
      <w:szCs w:val="20"/>
      <w:shd w:val="clear" w:color="auto" w:fill="000080"/>
      <w14:ligatures w14:val="none"/>
    </w:rPr>
  </w:style>
  <w:style w:type="paragraph" w:styleId="af3">
    <w:name w:val="annotation text"/>
    <w:basedOn w:val="a"/>
    <w:link w:val="af4"/>
    <w:semiHidden/>
    <w:qFormat/>
    <w:rsid w:val="00C949E4"/>
    <w:pPr>
      <w:overflowPunct w:val="0"/>
      <w:spacing w:after="0" w:line="240" w:lineRule="auto"/>
    </w:pPr>
    <w:rPr>
      <w:rFonts w:ascii="Times New Roman" w:eastAsia="宋体" w:hAnsi="Times New Roman" w:cs="Times New Roman"/>
      <w:sz w:val="18"/>
      <w:szCs w:val="20"/>
      <w14:ligatures w14:val="none"/>
    </w:rPr>
  </w:style>
  <w:style w:type="character" w:customStyle="1" w:styleId="af4">
    <w:name w:val="批注文字 字符"/>
    <w:basedOn w:val="a0"/>
    <w:link w:val="af3"/>
    <w:semiHidden/>
    <w:qFormat/>
    <w:rsid w:val="00C949E4"/>
    <w:rPr>
      <w:rFonts w:ascii="Times New Roman" w:eastAsia="宋体" w:hAnsi="Times New Roman" w:cs="Times New Roman"/>
      <w:sz w:val="18"/>
      <w:szCs w:val="20"/>
      <w14:ligatures w14:val="none"/>
    </w:rPr>
  </w:style>
  <w:style w:type="paragraph" w:styleId="af5">
    <w:name w:val="endnote text"/>
    <w:basedOn w:val="a"/>
    <w:link w:val="af6"/>
    <w:uiPriority w:val="99"/>
    <w:unhideWhenUsed/>
    <w:qFormat/>
    <w:rsid w:val="00C949E4"/>
    <w:pPr>
      <w:overflowPunct w:val="0"/>
      <w:snapToGrid w:val="0"/>
      <w:spacing w:after="0" w:line="240" w:lineRule="auto"/>
    </w:pPr>
    <w:rPr>
      <w:rFonts w:ascii="Times New Roman" w:eastAsia="宋体" w:hAnsi="Times New Roman" w:cs="Times New Roman"/>
      <w:sz w:val="18"/>
      <w:szCs w:val="20"/>
      <w14:ligatures w14:val="none"/>
    </w:rPr>
  </w:style>
  <w:style w:type="character" w:customStyle="1" w:styleId="af6">
    <w:name w:val="尾注文本 字符"/>
    <w:basedOn w:val="a0"/>
    <w:link w:val="af5"/>
    <w:uiPriority w:val="99"/>
    <w:rsid w:val="00C949E4"/>
    <w:rPr>
      <w:rFonts w:ascii="Times New Roman" w:eastAsia="宋体" w:hAnsi="Times New Roman" w:cs="Times New Roman"/>
      <w:sz w:val="18"/>
      <w:szCs w:val="20"/>
      <w14:ligatures w14:val="none"/>
    </w:rPr>
  </w:style>
  <w:style w:type="paragraph" w:styleId="af7">
    <w:name w:val="Balloon Text"/>
    <w:basedOn w:val="a"/>
    <w:link w:val="af8"/>
    <w:qFormat/>
    <w:rsid w:val="00C949E4"/>
    <w:pPr>
      <w:overflowPunct w:val="0"/>
      <w:spacing w:after="0" w:line="240" w:lineRule="auto"/>
      <w:jc w:val="both"/>
    </w:pPr>
    <w:rPr>
      <w:rFonts w:ascii="Times New Roman" w:eastAsia="宋体" w:hAnsi="Times New Roman" w:cs="Times New Roman"/>
      <w:sz w:val="18"/>
      <w:szCs w:val="18"/>
      <w14:ligatures w14:val="none"/>
    </w:rPr>
  </w:style>
  <w:style w:type="character" w:customStyle="1" w:styleId="af8">
    <w:name w:val="批注框文本 字符"/>
    <w:basedOn w:val="a0"/>
    <w:link w:val="af7"/>
    <w:qFormat/>
    <w:rsid w:val="00C949E4"/>
    <w:rPr>
      <w:rFonts w:ascii="Times New Roman" w:eastAsia="宋体" w:hAnsi="Times New Roman" w:cs="Times New Roman"/>
      <w:sz w:val="18"/>
      <w:szCs w:val="18"/>
      <w14:ligatures w14:val="none"/>
    </w:rPr>
  </w:style>
  <w:style w:type="paragraph" w:styleId="af9">
    <w:name w:val="footer"/>
    <w:basedOn w:val="a"/>
    <w:link w:val="afa"/>
    <w:qFormat/>
    <w:rsid w:val="00C949E4"/>
    <w:pPr>
      <w:tabs>
        <w:tab w:val="center" w:pos="4153"/>
        <w:tab w:val="right" w:pos="8306"/>
      </w:tabs>
      <w:overflowPunct w:val="0"/>
      <w:autoSpaceDE w:val="0"/>
      <w:autoSpaceDN w:val="0"/>
      <w:adjustRightInd w:val="0"/>
      <w:spacing w:after="0" w:line="240" w:lineRule="atLeast"/>
      <w:textAlignment w:val="baseline"/>
    </w:pPr>
    <w:rPr>
      <w:rFonts w:ascii="Times New Roman" w:eastAsia="·s²Ó©úÅé" w:hAnsi="Times New Roman" w:cs="Times New Roman"/>
      <w:kern w:val="0"/>
      <w:sz w:val="18"/>
      <w:szCs w:val="20"/>
      <w14:ligatures w14:val="none"/>
    </w:rPr>
  </w:style>
  <w:style w:type="character" w:customStyle="1" w:styleId="afa">
    <w:name w:val="页脚 字符"/>
    <w:basedOn w:val="a0"/>
    <w:link w:val="af9"/>
    <w:rsid w:val="00C949E4"/>
    <w:rPr>
      <w:rFonts w:ascii="Times New Roman" w:eastAsia="·s²Ó©úÅé" w:hAnsi="Times New Roman" w:cs="Times New Roman"/>
      <w:kern w:val="0"/>
      <w:sz w:val="18"/>
      <w:szCs w:val="20"/>
      <w14:ligatures w14:val="none"/>
    </w:rPr>
  </w:style>
  <w:style w:type="paragraph" w:styleId="afb">
    <w:name w:val="header"/>
    <w:basedOn w:val="a"/>
    <w:link w:val="afc"/>
    <w:qFormat/>
    <w:rsid w:val="00C949E4"/>
    <w:pPr>
      <w:pBdr>
        <w:bottom w:val="single" w:sz="6" w:space="1" w:color="auto"/>
      </w:pBdr>
      <w:overflowPunct w:val="0"/>
      <w:snapToGrid w:val="0"/>
      <w:spacing w:after="0" w:line="240" w:lineRule="auto"/>
      <w:jc w:val="center"/>
    </w:pPr>
    <w:rPr>
      <w:rFonts w:ascii="Times New Roman" w:eastAsia="宋体" w:hAnsi="Times New Roman" w:cs="Times New Roman"/>
      <w:sz w:val="18"/>
      <w:szCs w:val="20"/>
      <w14:ligatures w14:val="none"/>
    </w:rPr>
  </w:style>
  <w:style w:type="character" w:customStyle="1" w:styleId="afc">
    <w:name w:val="页眉 字符"/>
    <w:basedOn w:val="a0"/>
    <w:link w:val="afb"/>
    <w:rsid w:val="00C949E4"/>
    <w:rPr>
      <w:rFonts w:ascii="Times New Roman" w:eastAsia="宋体" w:hAnsi="Times New Roman" w:cs="Times New Roman"/>
      <w:sz w:val="18"/>
      <w:szCs w:val="20"/>
      <w14:ligatures w14:val="none"/>
    </w:rPr>
  </w:style>
  <w:style w:type="paragraph" w:customStyle="1" w:styleId="afd">
    <w:name w:val="作者"/>
    <w:basedOn w:val="a"/>
    <w:next w:val="afe"/>
    <w:link w:val="aff"/>
    <w:qFormat/>
    <w:rsid w:val="00C949E4"/>
    <w:pPr>
      <w:overflowPunct w:val="0"/>
      <w:spacing w:before="160" w:after="240" w:line="0" w:lineRule="atLeast"/>
    </w:pPr>
    <w:rPr>
      <w:rFonts w:ascii="Times New Roman" w:eastAsia="仿宋_GB2312" w:hAnsi="Times New Roman" w:cs="Times New Roman"/>
      <w:w w:val="66"/>
      <w:sz w:val="28"/>
      <w:szCs w:val="20"/>
      <w14:ligatures w14:val="none"/>
    </w:rPr>
  </w:style>
  <w:style w:type="paragraph" w:customStyle="1" w:styleId="afe">
    <w:name w:val="单位"/>
    <w:qFormat/>
    <w:rsid w:val="00C949E4"/>
    <w:pPr>
      <w:spacing w:after="0" w:line="240" w:lineRule="auto"/>
      <w:ind w:left="70" w:hangingChars="70" w:hanging="70"/>
      <w:jc w:val="both"/>
    </w:pPr>
    <w:rPr>
      <w:rFonts w:ascii="Times New Roman" w:eastAsia="宋体" w:hAnsi="Times New Roman" w:cs="Times New Roman"/>
      <w:kern w:val="0"/>
      <w:sz w:val="17"/>
      <w:szCs w:val="20"/>
      <w14:ligatures w14:val="none"/>
    </w:rPr>
  </w:style>
  <w:style w:type="paragraph" w:styleId="aff0">
    <w:name w:val="List"/>
    <w:basedOn w:val="ae"/>
    <w:qFormat/>
    <w:rsid w:val="00C949E4"/>
  </w:style>
  <w:style w:type="paragraph" w:styleId="aff1">
    <w:name w:val="footnote text"/>
    <w:basedOn w:val="a"/>
    <w:next w:val="12"/>
    <w:link w:val="aff2"/>
    <w:semiHidden/>
    <w:qFormat/>
    <w:rsid w:val="00C949E4"/>
    <w:pPr>
      <w:tabs>
        <w:tab w:val="left" w:pos="465"/>
      </w:tabs>
      <w:overflowPunct w:val="0"/>
      <w:snapToGrid w:val="0"/>
      <w:spacing w:before="120" w:after="0" w:line="312" w:lineRule="auto"/>
      <w:ind w:firstLineChars="267" w:firstLine="267"/>
      <w:jc w:val="both"/>
    </w:pPr>
    <w:rPr>
      <w:rFonts w:ascii="Times New Roman" w:eastAsia="宋体" w:hAnsi="Times New Roman" w:cs="Times New Roman"/>
      <w:sz w:val="15"/>
      <w:szCs w:val="20"/>
      <w14:ligatures w14:val="none"/>
    </w:rPr>
  </w:style>
  <w:style w:type="character" w:customStyle="1" w:styleId="aff2">
    <w:name w:val="脚注文本 字符"/>
    <w:basedOn w:val="a0"/>
    <w:link w:val="aff1"/>
    <w:semiHidden/>
    <w:rsid w:val="00C949E4"/>
    <w:rPr>
      <w:rFonts w:ascii="Times New Roman" w:eastAsia="宋体" w:hAnsi="Times New Roman" w:cs="Times New Roman"/>
      <w:sz w:val="15"/>
      <w:szCs w:val="20"/>
      <w14:ligatures w14:val="none"/>
    </w:rPr>
  </w:style>
  <w:style w:type="paragraph" w:customStyle="1" w:styleId="12">
    <w:name w:val="脚注文本1"/>
    <w:basedOn w:val="aff1"/>
    <w:link w:val="1Char"/>
    <w:qFormat/>
    <w:rsid w:val="00C949E4"/>
  </w:style>
  <w:style w:type="paragraph" w:styleId="aff3">
    <w:name w:val="Normal (Web)"/>
    <w:basedOn w:val="a"/>
    <w:qFormat/>
    <w:rsid w:val="00C949E4"/>
    <w:pPr>
      <w:widowControl/>
      <w:spacing w:before="100" w:beforeAutospacing="1" w:after="100" w:afterAutospacing="1" w:line="240" w:lineRule="auto"/>
    </w:pPr>
    <w:rPr>
      <w:rFonts w:ascii="宋体" w:eastAsia="宋体" w:hAnsi="宋体" w:cs="Times New Roman"/>
      <w:kern w:val="0"/>
      <w:sz w:val="24"/>
      <w14:ligatures w14:val="none"/>
    </w:rPr>
  </w:style>
  <w:style w:type="table" w:styleId="aff4">
    <w:name w:val="Table Grid"/>
    <w:basedOn w:val="a1"/>
    <w:qFormat/>
    <w:rsid w:val="00C949E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5">
    <w:name w:val="Strong"/>
    <w:basedOn w:val="a0"/>
    <w:qFormat/>
    <w:rsid w:val="00C949E4"/>
    <w:rPr>
      <w:b/>
      <w:bCs/>
    </w:rPr>
  </w:style>
  <w:style w:type="character" w:styleId="aff6">
    <w:name w:val="endnote reference"/>
    <w:basedOn w:val="a0"/>
    <w:semiHidden/>
    <w:qFormat/>
    <w:rsid w:val="00C949E4"/>
    <w:rPr>
      <w:vertAlign w:val="superscript"/>
    </w:rPr>
  </w:style>
  <w:style w:type="character" w:styleId="aff7">
    <w:name w:val="page number"/>
    <w:basedOn w:val="a0"/>
    <w:qFormat/>
    <w:rsid w:val="00C949E4"/>
  </w:style>
  <w:style w:type="character" w:styleId="aff8">
    <w:name w:val="Emphasis"/>
    <w:basedOn w:val="a0"/>
    <w:qFormat/>
    <w:rsid w:val="00C949E4"/>
    <w:rPr>
      <w:color w:val="CC0033"/>
    </w:rPr>
  </w:style>
  <w:style w:type="character" w:styleId="aff9">
    <w:name w:val="Hyperlink"/>
    <w:qFormat/>
    <w:rsid w:val="00C949E4"/>
    <w:rPr>
      <w:color w:val="000080"/>
      <w:u w:val="single"/>
    </w:rPr>
  </w:style>
  <w:style w:type="character" w:styleId="affa">
    <w:name w:val="annotation reference"/>
    <w:basedOn w:val="a0"/>
    <w:semiHidden/>
    <w:qFormat/>
    <w:rsid w:val="00C949E4"/>
    <w:rPr>
      <w:sz w:val="21"/>
      <w:szCs w:val="21"/>
    </w:rPr>
  </w:style>
  <w:style w:type="character" w:styleId="affb">
    <w:name w:val="footnote reference"/>
    <w:basedOn w:val="a0"/>
    <w:semiHidden/>
    <w:qFormat/>
    <w:rsid w:val="00C949E4"/>
    <w:rPr>
      <w:rFonts w:ascii="Monotype Sorts" w:eastAsia="宋体" w:hAnsi="Monotype Sorts"/>
      <w:spacing w:val="0"/>
      <w:w w:val="100"/>
      <w:position w:val="0"/>
      <w:sz w:val="11"/>
      <w:vertAlign w:val="baseline"/>
    </w:rPr>
  </w:style>
  <w:style w:type="character" w:customStyle="1" w:styleId="1Char">
    <w:name w:val="脚注文本1 Char"/>
    <w:basedOn w:val="a0"/>
    <w:link w:val="12"/>
    <w:qFormat/>
    <w:rsid w:val="00C949E4"/>
    <w:rPr>
      <w:rFonts w:ascii="Times New Roman" w:eastAsia="宋体" w:hAnsi="Times New Roman" w:cs="Times New Roman"/>
      <w:sz w:val="15"/>
      <w:szCs w:val="20"/>
      <w14:ligatures w14:val="none"/>
    </w:rPr>
  </w:style>
  <w:style w:type="character" w:customStyle="1" w:styleId="WW8Num1z0">
    <w:name w:val="WW8Num1z0"/>
    <w:qFormat/>
    <w:rsid w:val="00C949E4"/>
    <w:rPr>
      <w:rFonts w:ascii="Times New Roman" w:hAnsi="Times New Roman"/>
      <w:b/>
      <w:sz w:val="21"/>
    </w:rPr>
  </w:style>
  <w:style w:type="character" w:customStyle="1" w:styleId="WW8Num1z1">
    <w:name w:val="WW8Num1z1"/>
    <w:qFormat/>
    <w:rsid w:val="00C949E4"/>
    <w:rPr>
      <w:rFonts w:ascii="Times New Roman" w:hAnsi="Times New Roman"/>
      <w:b/>
      <w:sz w:val="18"/>
    </w:rPr>
  </w:style>
  <w:style w:type="character" w:customStyle="1" w:styleId="WW8Num1z2">
    <w:name w:val="WW8Num1z2"/>
    <w:qFormat/>
    <w:rsid w:val="00C949E4"/>
    <w:rPr>
      <w:rFonts w:ascii="Times New Roman" w:hAnsi="Times New Roman"/>
      <w:sz w:val="18"/>
    </w:rPr>
  </w:style>
  <w:style w:type="character" w:customStyle="1" w:styleId="Absatz-Standardschriftart">
    <w:name w:val="Absatz-Standardschriftart"/>
    <w:qFormat/>
    <w:rsid w:val="00C949E4"/>
  </w:style>
  <w:style w:type="character" w:customStyle="1" w:styleId="WW-Absatz-Standardschriftart">
    <w:name w:val="WW-Absatz-Standardschriftart"/>
    <w:qFormat/>
    <w:rsid w:val="00C949E4"/>
  </w:style>
  <w:style w:type="character" w:customStyle="1" w:styleId="13">
    <w:name w:val="默认段落字体1"/>
    <w:qFormat/>
    <w:rsid w:val="00C949E4"/>
  </w:style>
  <w:style w:type="character" w:customStyle="1" w:styleId="WW-Absatz-Standardschriftart1">
    <w:name w:val="WW-Absatz-Standardschriftart1"/>
    <w:qFormat/>
    <w:rsid w:val="00C949E4"/>
  </w:style>
  <w:style w:type="character" w:customStyle="1" w:styleId="WW-Absatz-Standardschriftart11">
    <w:name w:val="WW-Absatz-Standardschriftart11"/>
    <w:qFormat/>
    <w:rsid w:val="00C949E4"/>
  </w:style>
  <w:style w:type="character" w:customStyle="1" w:styleId="WW-Absatz-Standardschriftart111">
    <w:name w:val="WW-Absatz-Standardschriftart111"/>
    <w:qFormat/>
    <w:rsid w:val="00C949E4"/>
  </w:style>
  <w:style w:type="character" w:customStyle="1" w:styleId="WW-">
    <w:name w:val="WW-默认段落字体"/>
    <w:qFormat/>
    <w:rsid w:val="00C949E4"/>
  </w:style>
  <w:style w:type="character" w:customStyle="1" w:styleId="WW8Num3z0">
    <w:name w:val="WW8Num3z0"/>
    <w:qFormat/>
    <w:rsid w:val="00C949E4"/>
    <w:rPr>
      <w:sz w:val="21"/>
    </w:rPr>
  </w:style>
  <w:style w:type="character" w:customStyle="1" w:styleId="WW8Num4z0">
    <w:name w:val="WW8Num4z0"/>
    <w:qFormat/>
    <w:rsid w:val="00C949E4"/>
    <w:rPr>
      <w:rFonts w:ascii="Times New Roman" w:hAnsi="Times New Roman"/>
      <w:b/>
      <w:sz w:val="21"/>
    </w:rPr>
  </w:style>
  <w:style w:type="character" w:customStyle="1" w:styleId="WW8Num4z1">
    <w:name w:val="WW8Num4z1"/>
    <w:qFormat/>
    <w:rsid w:val="00C949E4"/>
    <w:rPr>
      <w:rFonts w:ascii="Times New Roman" w:hAnsi="Times New Roman"/>
      <w:b/>
      <w:sz w:val="18"/>
    </w:rPr>
  </w:style>
  <w:style w:type="character" w:customStyle="1" w:styleId="WW8Num4z2">
    <w:name w:val="WW8Num4z2"/>
    <w:qFormat/>
    <w:rsid w:val="00C949E4"/>
    <w:rPr>
      <w:rFonts w:ascii="Times New Roman" w:hAnsi="Times New Roman"/>
      <w:sz w:val="18"/>
    </w:rPr>
  </w:style>
  <w:style w:type="character" w:customStyle="1" w:styleId="WW-1">
    <w:name w:val="WW-默认段落字体1"/>
    <w:qFormat/>
    <w:rsid w:val="00C949E4"/>
  </w:style>
  <w:style w:type="character" w:customStyle="1" w:styleId="CharChar12">
    <w:name w:val="Char Char12"/>
    <w:basedOn w:val="WW-1"/>
    <w:qFormat/>
    <w:rsid w:val="00C949E4"/>
    <w:rPr>
      <w:rFonts w:eastAsia="·s²Ó©úÅé"/>
      <w:sz w:val="18"/>
      <w:lang w:val="en-US" w:eastAsia="ar-SA" w:bidi="ar-SA"/>
    </w:rPr>
  </w:style>
  <w:style w:type="character" w:customStyle="1" w:styleId="CharChar11">
    <w:name w:val="Char Char11"/>
    <w:basedOn w:val="WW-1"/>
    <w:qFormat/>
    <w:rsid w:val="00C949E4"/>
    <w:rPr>
      <w:rFonts w:eastAsia="宋体"/>
      <w:kern w:val="1"/>
      <w:sz w:val="18"/>
      <w:lang w:val="en-US" w:eastAsia="ar-SA" w:bidi="ar-SA"/>
    </w:rPr>
  </w:style>
  <w:style w:type="character" w:customStyle="1" w:styleId="CharChar10">
    <w:name w:val="Char Char10"/>
    <w:basedOn w:val="WW-1"/>
    <w:qFormat/>
    <w:rsid w:val="00C949E4"/>
    <w:rPr>
      <w:rFonts w:eastAsia="黑体"/>
      <w:kern w:val="1"/>
      <w:sz w:val="36"/>
      <w:lang w:val="en-US" w:eastAsia="ar-SA" w:bidi="ar-SA"/>
    </w:rPr>
  </w:style>
  <w:style w:type="character" w:customStyle="1" w:styleId="Char">
    <w:name w:val="正文文本 Char"/>
    <w:basedOn w:val="WW-1"/>
    <w:qFormat/>
    <w:rsid w:val="00C949E4"/>
    <w:rPr>
      <w:rFonts w:eastAsia="宋体"/>
      <w:kern w:val="1"/>
      <w:sz w:val="18"/>
      <w:lang w:val="en-US" w:eastAsia="ar-SA" w:bidi="ar-SA"/>
    </w:rPr>
  </w:style>
  <w:style w:type="character" w:customStyle="1" w:styleId="affc">
    <w:name w:val="编号字符"/>
    <w:qFormat/>
    <w:rsid w:val="00C949E4"/>
  </w:style>
  <w:style w:type="character" w:customStyle="1" w:styleId="affd">
    <w:name w:val="项目符号"/>
    <w:qFormat/>
    <w:rsid w:val="00C949E4"/>
    <w:rPr>
      <w:rFonts w:ascii="OpenSymbol" w:eastAsia="OpenSymbol" w:hAnsi="OpenSymbol" w:cs="OpenSymbol"/>
    </w:rPr>
  </w:style>
  <w:style w:type="paragraph" w:customStyle="1" w:styleId="affe">
    <w:name w:val="目录"/>
    <w:basedOn w:val="a"/>
    <w:qFormat/>
    <w:rsid w:val="00C949E4"/>
    <w:pPr>
      <w:suppressLineNumbers/>
      <w:overflowPunct w:val="0"/>
      <w:spacing w:after="0" w:line="240" w:lineRule="auto"/>
      <w:jc w:val="both"/>
    </w:pPr>
    <w:rPr>
      <w:rFonts w:ascii="Times New Roman" w:eastAsia="宋体" w:hAnsi="Times New Roman" w:cs="Times New Roman"/>
      <w:sz w:val="18"/>
      <w:szCs w:val="20"/>
      <w14:ligatures w14:val="none"/>
    </w:rPr>
  </w:style>
  <w:style w:type="paragraph" w:customStyle="1" w:styleId="110">
    <w:name w:val="标题11"/>
    <w:basedOn w:val="a"/>
    <w:next w:val="ae"/>
    <w:qFormat/>
    <w:rsid w:val="00C949E4"/>
    <w:pPr>
      <w:keepNext/>
      <w:overflowPunct w:val="0"/>
      <w:spacing w:before="240" w:after="120" w:line="240" w:lineRule="auto"/>
      <w:jc w:val="both"/>
    </w:pPr>
    <w:rPr>
      <w:rFonts w:ascii="DejaVu Sans" w:eastAsia="DejaVu Sans" w:hAnsi="DejaVu Sans" w:cs="DejaVu Sans"/>
      <w:sz w:val="28"/>
      <w:szCs w:val="28"/>
      <w14:ligatures w14:val="none"/>
    </w:rPr>
  </w:style>
  <w:style w:type="paragraph" w:customStyle="1" w:styleId="Name">
    <w:name w:val="Name"/>
    <w:basedOn w:val="afd"/>
    <w:next w:val="DepartCorrespond"/>
    <w:qFormat/>
    <w:rsid w:val="00C949E4"/>
    <w:pPr>
      <w:keepNext/>
      <w:spacing w:before="220" w:after="180"/>
    </w:pPr>
    <w:rPr>
      <w:rFonts w:eastAsia="宋体"/>
      <w:w w:val="100"/>
      <w:sz w:val="18"/>
    </w:rPr>
  </w:style>
  <w:style w:type="paragraph" w:customStyle="1" w:styleId="DepartCorrespond">
    <w:name w:val="Depart.Correspond"/>
    <w:basedOn w:val="afe"/>
    <w:qFormat/>
    <w:rsid w:val="00C949E4"/>
    <w:pPr>
      <w:ind w:left="66" w:hangingChars="66" w:hanging="66"/>
    </w:pPr>
    <w:rPr>
      <w:iCs/>
      <w:sz w:val="16"/>
    </w:rPr>
  </w:style>
  <w:style w:type="paragraph" w:customStyle="1" w:styleId="14">
    <w:name w:val="标题1"/>
    <w:basedOn w:val="a"/>
    <w:next w:val="Name"/>
    <w:qFormat/>
    <w:rsid w:val="00C949E4"/>
    <w:pPr>
      <w:keepNext/>
      <w:keepLines/>
      <w:overflowPunct w:val="0"/>
      <w:snapToGrid w:val="0"/>
      <w:spacing w:before="240" w:after="100" w:line="240" w:lineRule="auto"/>
      <w:jc w:val="both"/>
    </w:pPr>
    <w:rPr>
      <w:rFonts w:ascii="Times New Roman" w:eastAsia="黑体" w:hAnsi="Times New Roman" w:cs="Times New Roman"/>
      <w:b/>
      <w:sz w:val="24"/>
      <w:szCs w:val="20"/>
      <w14:ligatures w14:val="none"/>
    </w:rPr>
  </w:style>
  <w:style w:type="paragraph" w:customStyle="1" w:styleId="DepartCorrespondhttp">
    <w:name w:val="Depart.Correspond.http"/>
    <w:basedOn w:val="afe"/>
    <w:qFormat/>
    <w:rsid w:val="00C949E4"/>
    <w:pPr>
      <w:ind w:left="66" w:hanging="66"/>
    </w:pPr>
    <w:rPr>
      <w:iCs/>
      <w:sz w:val="16"/>
    </w:rPr>
  </w:style>
  <w:style w:type="paragraph" w:customStyle="1" w:styleId="afff">
    <w:name w:val="框内容"/>
    <w:basedOn w:val="ae"/>
    <w:qFormat/>
    <w:rsid w:val="00C949E4"/>
  </w:style>
  <w:style w:type="paragraph" w:customStyle="1" w:styleId="afff0">
    <w:name w:val="人名"/>
    <w:basedOn w:val="a"/>
    <w:qFormat/>
    <w:rsid w:val="00C949E4"/>
    <w:pPr>
      <w:spacing w:after="0" w:line="240" w:lineRule="auto"/>
      <w:jc w:val="center"/>
    </w:pPr>
    <w:rPr>
      <w:rFonts w:ascii="Times New Roman" w:eastAsia="楷体_GB2312" w:hAnsi="Times New Roman" w:cs="Times New Roman"/>
      <w:sz w:val="21"/>
      <w:szCs w:val="21"/>
      <w14:ligatures w14:val="none"/>
    </w:rPr>
  </w:style>
  <w:style w:type="character" w:customStyle="1" w:styleId="shorttext1">
    <w:name w:val="short_text1"/>
    <w:basedOn w:val="a0"/>
    <w:qFormat/>
    <w:rsid w:val="00C949E4"/>
    <w:rPr>
      <w:sz w:val="19"/>
      <w:szCs w:val="19"/>
    </w:rPr>
  </w:style>
  <w:style w:type="character" w:customStyle="1" w:styleId="mediumtext1">
    <w:name w:val="medium_text1"/>
    <w:basedOn w:val="a0"/>
    <w:qFormat/>
    <w:rsid w:val="00C949E4"/>
    <w:rPr>
      <w:sz w:val="16"/>
      <w:szCs w:val="16"/>
    </w:rPr>
  </w:style>
  <w:style w:type="character" w:customStyle="1" w:styleId="datatitle1">
    <w:name w:val="datatitle1"/>
    <w:basedOn w:val="a0"/>
    <w:qFormat/>
    <w:rsid w:val="00C949E4"/>
    <w:rPr>
      <w:b/>
      <w:bCs/>
      <w:color w:val="10619F"/>
      <w:sz w:val="13"/>
      <w:szCs w:val="13"/>
    </w:rPr>
  </w:style>
  <w:style w:type="paragraph" w:customStyle="1" w:styleId="Abstract">
    <w:name w:val="Abstract"/>
    <w:next w:val="Keywords"/>
    <w:link w:val="AbstractChar"/>
    <w:qFormat/>
    <w:rsid w:val="00C949E4"/>
    <w:pPr>
      <w:tabs>
        <w:tab w:val="left" w:pos="937"/>
      </w:tabs>
      <w:spacing w:after="0" w:line="240" w:lineRule="auto"/>
      <w:jc w:val="both"/>
    </w:pPr>
    <w:rPr>
      <w:rFonts w:ascii="Times New Roman" w:eastAsia="楷体_GB2312" w:hAnsi="Times New Roman" w:cs="Times New Roman"/>
      <w:sz w:val="18"/>
      <w:szCs w:val="20"/>
      <w14:ligatures w14:val="none"/>
    </w:rPr>
  </w:style>
  <w:style w:type="paragraph" w:customStyle="1" w:styleId="Keywords">
    <w:name w:val="Key words"/>
    <w:basedOn w:val="a"/>
    <w:next w:val="afff1"/>
    <w:link w:val="KeywordsChar"/>
    <w:qFormat/>
    <w:rsid w:val="00C949E4"/>
    <w:pPr>
      <w:tabs>
        <w:tab w:val="left" w:pos="1176"/>
      </w:tabs>
      <w:overflowPunct w:val="0"/>
      <w:adjustRightInd w:val="0"/>
      <w:spacing w:after="290" w:line="240" w:lineRule="auto"/>
      <w:ind w:left="632" w:hangingChars="632" w:hanging="632"/>
      <w:jc w:val="both"/>
    </w:pPr>
    <w:rPr>
      <w:rFonts w:ascii="Times New Roman" w:eastAsia="楷体_GB2312" w:hAnsi="Times New Roman" w:cs="Times New Roman"/>
      <w:snapToGrid w:val="0"/>
      <w:sz w:val="18"/>
      <w:szCs w:val="20"/>
      <w14:ligatures w14:val="none"/>
    </w:rPr>
  </w:style>
  <w:style w:type="paragraph" w:customStyle="1" w:styleId="afff1">
    <w:name w:val="摘要"/>
    <w:basedOn w:val="ae"/>
    <w:next w:val="afff2"/>
    <w:link w:val="Char0"/>
    <w:qFormat/>
    <w:rsid w:val="00C949E4"/>
    <w:pPr>
      <w:tabs>
        <w:tab w:val="clear" w:pos="357"/>
        <w:tab w:val="left" w:pos="798"/>
      </w:tabs>
      <w:adjustRightInd w:val="0"/>
      <w:ind w:firstLineChars="0" w:firstLine="0"/>
    </w:pPr>
    <w:rPr>
      <w:rFonts w:eastAsia="楷体_GB2312"/>
      <w:snapToGrid w:val="0"/>
      <w:kern w:val="1"/>
      <w:lang w:eastAsia="ar-SA"/>
    </w:rPr>
  </w:style>
  <w:style w:type="paragraph" w:customStyle="1" w:styleId="afff2">
    <w:name w:val="关键词"/>
    <w:basedOn w:val="afff1"/>
    <w:next w:val="afff3"/>
    <w:link w:val="Char1"/>
    <w:qFormat/>
    <w:rsid w:val="00C949E4"/>
    <w:pPr>
      <w:ind w:left="429" w:hangingChars="429" w:hanging="429"/>
    </w:pPr>
  </w:style>
  <w:style w:type="paragraph" w:customStyle="1" w:styleId="afff3">
    <w:name w:val="分类号"/>
    <w:basedOn w:val="Date1"/>
    <w:next w:val="ae"/>
    <w:qFormat/>
    <w:rsid w:val="00C949E4"/>
    <w:pPr>
      <w:tabs>
        <w:tab w:val="left" w:pos="1233"/>
      </w:tabs>
      <w:spacing w:after="320"/>
      <w:ind w:left="0" w:firstLineChars="0" w:firstLine="0"/>
    </w:pPr>
    <w:rPr>
      <w:rFonts w:eastAsia="黑体"/>
    </w:rPr>
  </w:style>
  <w:style w:type="paragraph" w:customStyle="1" w:styleId="Date1">
    <w:name w:val="Date1"/>
    <w:basedOn w:val="DepartCorrespond"/>
    <w:next w:val="a"/>
    <w:qFormat/>
    <w:rsid w:val="00C949E4"/>
    <w:pPr>
      <w:spacing w:after="240"/>
    </w:pPr>
    <w:rPr>
      <w:sz w:val="18"/>
    </w:rPr>
  </w:style>
  <w:style w:type="character" w:customStyle="1" w:styleId="AbstractChar">
    <w:name w:val="Abstract Char"/>
    <w:basedOn w:val="a0"/>
    <w:link w:val="Abstract"/>
    <w:qFormat/>
    <w:rsid w:val="00C949E4"/>
    <w:rPr>
      <w:rFonts w:ascii="Times New Roman" w:eastAsia="楷体_GB2312" w:hAnsi="Times New Roman" w:cs="Times New Roman"/>
      <w:sz w:val="18"/>
      <w:szCs w:val="20"/>
      <w14:ligatures w14:val="none"/>
    </w:rPr>
  </w:style>
  <w:style w:type="character" w:customStyle="1" w:styleId="KeywordsChar">
    <w:name w:val="Key words Char"/>
    <w:basedOn w:val="a0"/>
    <w:link w:val="Keywords"/>
    <w:qFormat/>
    <w:rsid w:val="00C949E4"/>
    <w:rPr>
      <w:rFonts w:ascii="Times New Roman" w:eastAsia="楷体_GB2312" w:hAnsi="Times New Roman" w:cs="Times New Roman"/>
      <w:snapToGrid w:val="0"/>
      <w:sz w:val="18"/>
      <w:szCs w:val="20"/>
      <w14:ligatures w14:val="none"/>
    </w:rPr>
  </w:style>
  <w:style w:type="character" w:customStyle="1" w:styleId="Char0">
    <w:name w:val="摘要 Char"/>
    <w:basedOn w:val="Char"/>
    <w:link w:val="afff1"/>
    <w:qFormat/>
    <w:rsid w:val="00C949E4"/>
    <w:rPr>
      <w:rFonts w:ascii="Times New Roman" w:eastAsia="楷体_GB2312" w:hAnsi="Times New Roman" w:cs="Times New Roman"/>
      <w:snapToGrid w:val="0"/>
      <w:kern w:val="1"/>
      <w:sz w:val="18"/>
      <w:szCs w:val="20"/>
      <w:lang w:val="en-US" w:eastAsia="ar-SA" w:bidi="ar-SA"/>
      <w14:ligatures w14:val="none"/>
    </w:rPr>
  </w:style>
  <w:style w:type="character" w:customStyle="1" w:styleId="Char1">
    <w:name w:val="关键词 Char"/>
    <w:basedOn w:val="Char0"/>
    <w:link w:val="afff2"/>
    <w:qFormat/>
    <w:rsid w:val="00C949E4"/>
    <w:rPr>
      <w:rFonts w:ascii="Times New Roman" w:eastAsia="楷体_GB2312" w:hAnsi="Times New Roman" w:cs="Times New Roman"/>
      <w:snapToGrid w:val="0"/>
      <w:kern w:val="1"/>
      <w:sz w:val="18"/>
      <w:szCs w:val="20"/>
      <w:lang w:val="en-US" w:eastAsia="ar-SA" w:bidi="ar-SA"/>
      <w14:ligatures w14:val="none"/>
    </w:rPr>
  </w:style>
  <w:style w:type="paragraph" w:customStyle="1" w:styleId="Title1">
    <w:name w:val="Title1"/>
    <w:basedOn w:val="a"/>
    <w:next w:val="Name"/>
    <w:qFormat/>
    <w:rsid w:val="00C949E4"/>
    <w:pPr>
      <w:keepNext/>
      <w:keepLines/>
      <w:overflowPunct w:val="0"/>
      <w:snapToGrid w:val="0"/>
      <w:spacing w:before="240" w:after="100" w:line="240" w:lineRule="auto"/>
      <w:jc w:val="both"/>
      <w:outlineLvl w:val="0"/>
    </w:pPr>
    <w:rPr>
      <w:rFonts w:ascii="Times New Roman" w:eastAsia="黑体" w:hAnsi="Times New Roman" w:cs="Times New Roman"/>
      <w:b/>
      <w:sz w:val="24"/>
      <w:szCs w:val="20"/>
      <w14:ligatures w14:val="none"/>
    </w:rPr>
  </w:style>
  <w:style w:type="paragraph" w:customStyle="1" w:styleId="15">
    <w:name w:val="样式1"/>
    <w:basedOn w:val="2"/>
    <w:qFormat/>
    <w:rsid w:val="00C949E4"/>
    <w:pPr>
      <w:numPr>
        <w:ilvl w:val="1"/>
      </w:numPr>
      <w:tabs>
        <w:tab w:val="left" w:pos="360"/>
        <w:tab w:val="left" w:pos="414"/>
      </w:tabs>
      <w:overflowPunct w:val="0"/>
      <w:autoSpaceDE w:val="0"/>
      <w:autoSpaceDN w:val="0"/>
      <w:adjustRightInd w:val="0"/>
      <w:spacing w:beforeLines="25" w:before="25" w:afterLines="25" w:after="25" w:line="240" w:lineRule="auto"/>
      <w:textAlignment w:val="baseline"/>
    </w:pPr>
    <w:rPr>
      <w:rFonts w:ascii="Times New Roman" w:eastAsia="黑体" w:hAnsi="Times New Roman" w:cs="Times New Roman"/>
      <w:b/>
      <w:color w:val="auto"/>
      <w:kern w:val="0"/>
      <w:sz w:val="18"/>
      <w:szCs w:val="20"/>
      <w14:ligatures w14:val="none"/>
    </w:rPr>
  </w:style>
  <w:style w:type="paragraph" w:customStyle="1" w:styleId="Correspond">
    <w:name w:val="Correspond"/>
    <w:basedOn w:val="DepartCorrespond"/>
    <w:next w:val="a"/>
    <w:qFormat/>
    <w:rsid w:val="00C949E4"/>
  </w:style>
  <w:style w:type="paragraph" w:customStyle="1" w:styleId="Information">
    <w:name w:val="Information"/>
    <w:basedOn w:val="Date1"/>
    <w:next w:val="Abstract"/>
    <w:qFormat/>
    <w:rsid w:val="00C949E4"/>
    <w:pPr>
      <w:ind w:left="0" w:firstLineChars="0" w:firstLine="0"/>
    </w:pPr>
    <w:rPr>
      <w:b/>
      <w:bCs/>
    </w:rPr>
  </w:style>
  <w:style w:type="paragraph" w:customStyle="1" w:styleId="Reference">
    <w:name w:val="Reference"/>
    <w:basedOn w:val="a"/>
    <w:next w:val="a"/>
    <w:qFormat/>
    <w:rsid w:val="00C949E4"/>
    <w:pPr>
      <w:overflowPunct w:val="0"/>
      <w:snapToGrid w:val="0"/>
      <w:spacing w:before="280" w:after="0" w:line="240" w:lineRule="auto"/>
      <w:outlineLvl w:val="0"/>
    </w:pPr>
    <w:rPr>
      <w:rFonts w:ascii="Times New Roman" w:eastAsia="黑体" w:hAnsi="Times New Roman" w:cs="Times New Roman"/>
      <w:b/>
      <w:sz w:val="18"/>
      <w:szCs w:val="20"/>
      <w14:ligatures w14:val="none"/>
    </w:rPr>
  </w:style>
  <w:style w:type="paragraph" w:customStyle="1" w:styleId="TextofReference">
    <w:name w:val="Text of Reference"/>
    <w:qFormat/>
    <w:rsid w:val="00C949E4"/>
    <w:pPr>
      <w:numPr>
        <w:numId w:val="1"/>
      </w:numPr>
      <w:spacing w:after="0" w:line="260" w:lineRule="exact"/>
      <w:jc w:val="both"/>
    </w:pPr>
    <w:rPr>
      <w:rFonts w:ascii="Times New Roman" w:eastAsia="宋体" w:hAnsi="Times New Roman" w:cs="Times New Roman"/>
      <w:kern w:val="0"/>
      <w:sz w:val="15"/>
      <w:szCs w:val="20"/>
      <w14:ligatures w14:val="none"/>
    </w:rPr>
  </w:style>
  <w:style w:type="paragraph" w:customStyle="1" w:styleId="TextofReference1">
    <w:name w:val="Text of Reference 1"/>
    <w:qFormat/>
    <w:rsid w:val="00C949E4"/>
    <w:pPr>
      <w:spacing w:after="0" w:line="260" w:lineRule="exact"/>
      <w:jc w:val="both"/>
    </w:pPr>
    <w:rPr>
      <w:rFonts w:ascii="Times New Roman" w:eastAsia="宋体" w:hAnsi="Times New Roman" w:cs="Times New Roman"/>
      <w:kern w:val="0"/>
      <w:sz w:val="15"/>
      <w:szCs w:val="20"/>
      <w14:ligatures w14:val="none"/>
    </w:rPr>
  </w:style>
  <w:style w:type="paragraph" w:customStyle="1" w:styleId="Textof">
    <w:name w:val="Text of 中文参考文献"/>
    <w:basedOn w:val="TextofReference"/>
    <w:qFormat/>
    <w:rsid w:val="00C949E4"/>
    <w:pPr>
      <w:numPr>
        <w:numId w:val="0"/>
      </w:numPr>
      <w:tabs>
        <w:tab w:val="clear" w:pos="419"/>
        <w:tab w:val="left" w:pos="346"/>
      </w:tabs>
      <w:ind w:left="258" w:hangingChars="258" w:hanging="258"/>
    </w:pPr>
  </w:style>
  <w:style w:type="paragraph" w:customStyle="1" w:styleId="Textof0">
    <w:name w:val="Text of 中文参考文献１"/>
    <w:basedOn w:val="Textof"/>
    <w:qFormat/>
    <w:rsid w:val="00C949E4"/>
    <w:pPr>
      <w:tabs>
        <w:tab w:val="clear" w:pos="346"/>
        <w:tab w:val="left" w:pos="78"/>
        <w:tab w:val="left" w:pos="424"/>
      </w:tabs>
    </w:pPr>
  </w:style>
  <w:style w:type="paragraph" w:customStyle="1" w:styleId="afff4">
    <w:name w:val="表名"/>
    <w:basedOn w:val="a"/>
    <w:qFormat/>
    <w:rsid w:val="00C949E4"/>
    <w:pPr>
      <w:overflowPunct w:val="0"/>
      <w:spacing w:after="120" w:line="240" w:lineRule="auto"/>
      <w:jc w:val="both"/>
    </w:pPr>
    <w:rPr>
      <w:rFonts w:ascii="Times New Roman" w:eastAsia="宋体" w:hAnsi="Times New Roman" w:cs="Times New Roman"/>
      <w:sz w:val="18"/>
      <w:szCs w:val="20"/>
      <w14:ligatures w14:val="none"/>
    </w:rPr>
  </w:style>
  <w:style w:type="paragraph" w:customStyle="1" w:styleId="afff5">
    <w:name w:val="定理"/>
    <w:basedOn w:val="ae"/>
    <w:next w:val="ae"/>
    <w:qFormat/>
    <w:rsid w:val="00C949E4"/>
    <w:rPr>
      <w:rFonts w:eastAsia="黑体"/>
    </w:rPr>
  </w:style>
  <w:style w:type="paragraph" w:customStyle="1" w:styleId="afff6">
    <w:name w:val="首页页眉"/>
    <w:basedOn w:val="afb"/>
    <w:qFormat/>
    <w:rsid w:val="00C949E4"/>
    <w:pPr>
      <w:pBdr>
        <w:bottom w:val="double" w:sz="6" w:space="1" w:color="auto"/>
      </w:pBdr>
      <w:jc w:val="both"/>
    </w:pPr>
  </w:style>
  <w:style w:type="paragraph" w:customStyle="1" w:styleId="afff7">
    <w:name w:val="文前文本"/>
    <w:basedOn w:val="afff2"/>
    <w:qFormat/>
    <w:rsid w:val="00C949E4"/>
    <w:pPr>
      <w:ind w:left="0" w:firstLine="0"/>
    </w:pPr>
    <w:rPr>
      <w:b/>
    </w:rPr>
  </w:style>
  <w:style w:type="paragraph" w:customStyle="1" w:styleId="afff8">
    <w:name w:val="证明"/>
    <w:basedOn w:val="afff5"/>
    <w:qFormat/>
    <w:rsid w:val="00C949E4"/>
    <w:rPr>
      <w:rFonts w:eastAsia="仿宋_GB2312"/>
    </w:rPr>
  </w:style>
  <w:style w:type="paragraph" w:customStyle="1" w:styleId="afff9">
    <w:name w:val="致谢"/>
    <w:basedOn w:val="afff5"/>
    <w:next w:val="Reference"/>
    <w:qFormat/>
    <w:rsid w:val="00C949E4"/>
    <w:pPr>
      <w:tabs>
        <w:tab w:val="clear" w:pos="357"/>
      </w:tabs>
      <w:spacing w:beforeLines="100" w:before="100"/>
      <w:ind w:firstLineChars="0" w:firstLine="0"/>
    </w:pPr>
    <w:rPr>
      <w:rFonts w:eastAsia="宋体"/>
      <w:bCs/>
    </w:rPr>
  </w:style>
  <w:style w:type="paragraph" w:customStyle="1" w:styleId="afffa">
    <w:name w:val="中文参考文献"/>
    <w:basedOn w:val="Reference"/>
    <w:next w:val="ae"/>
    <w:qFormat/>
    <w:rsid w:val="00C949E4"/>
    <w:pPr>
      <w:spacing w:before="240"/>
    </w:pPr>
    <w:rPr>
      <w:b w:val="0"/>
    </w:rPr>
  </w:style>
  <w:style w:type="paragraph" w:customStyle="1" w:styleId="TableParagraph">
    <w:name w:val="Table Paragraph"/>
    <w:basedOn w:val="a"/>
    <w:uiPriority w:val="1"/>
    <w:qFormat/>
    <w:rsid w:val="00C949E4"/>
    <w:pPr>
      <w:widowControl/>
      <w:spacing w:before="18" w:after="100" w:afterAutospacing="1" w:line="560" w:lineRule="exact"/>
      <w:jc w:val="both"/>
    </w:pPr>
    <w:rPr>
      <w:rFonts w:ascii="Times New Roman" w:eastAsia="宋体" w:hAnsi="Times New Roman" w:cs="Times New Roman"/>
      <w:sz w:val="28"/>
      <w:szCs w:val="28"/>
      <w14:ligatures w14:val="none"/>
    </w:rPr>
  </w:style>
  <w:style w:type="paragraph" w:customStyle="1" w:styleId="16">
    <w:name w:val="正文1"/>
    <w:qFormat/>
    <w:rsid w:val="00C949E4"/>
    <w:pPr>
      <w:spacing w:after="0" w:line="240" w:lineRule="auto"/>
      <w:jc w:val="both"/>
    </w:pPr>
    <w:rPr>
      <w:rFonts w:ascii="Times New Roman" w:eastAsia="宋体" w:hAnsi="Times New Roman" w:cs="Times New Roman"/>
      <w:sz w:val="21"/>
      <w:szCs w:val="21"/>
      <w14:ligatures w14:val="none"/>
    </w:rPr>
  </w:style>
  <w:style w:type="paragraph" w:customStyle="1" w:styleId="21bc9c4b-6a32-43e5-beaa-fd2d792c5735">
    <w:name w:val="21bc9c4b-6a32-43e5-beaa-fd2d792c5735"/>
    <w:basedOn w:val="1"/>
    <w:next w:val="acbfdd8b-e11b-4d36-88ff-6049b138f862"/>
    <w:link w:val="21bc9c4b-6a32-43e5-beaa-fd2d792c57350"/>
    <w:rsid w:val="00C949E4"/>
    <w:pPr>
      <w:tabs>
        <w:tab w:val="left" w:pos="318"/>
        <w:tab w:val="left" w:pos="360"/>
      </w:tabs>
      <w:overflowPunct w:val="0"/>
      <w:adjustRightInd w:val="0"/>
      <w:snapToGrid w:val="0"/>
      <w:spacing w:beforeLines="100" w:before="0" w:afterLines="100" w:after="0" w:line="288" w:lineRule="auto"/>
      <w:textAlignment w:val="baseline"/>
    </w:pPr>
    <w:rPr>
      <w:rFonts w:ascii="微软雅黑" w:eastAsia="微软雅黑" w:hAnsi="微软雅黑" w:cs="Times New Roman"/>
      <w:b/>
      <w:color w:val="000000"/>
      <w:w w:val="66"/>
      <w:sz w:val="32"/>
      <w:szCs w:val="32"/>
      <w:vertAlign w:val="superscript"/>
      <w14:ligatures w14:val="none"/>
    </w:rPr>
  </w:style>
  <w:style w:type="character" w:customStyle="1" w:styleId="aff">
    <w:name w:val="作者 字符"/>
    <w:basedOn w:val="a0"/>
    <w:link w:val="afd"/>
    <w:rsid w:val="00C949E4"/>
    <w:rPr>
      <w:rFonts w:ascii="Times New Roman" w:eastAsia="仿宋_GB2312" w:hAnsi="Times New Roman" w:cs="Times New Roman"/>
      <w:w w:val="66"/>
      <w:sz w:val="28"/>
      <w:szCs w:val="20"/>
      <w14:ligatures w14:val="none"/>
    </w:rPr>
  </w:style>
  <w:style w:type="character" w:customStyle="1" w:styleId="21bc9c4b-6a32-43e5-beaa-fd2d792c57350">
    <w:name w:val="21bc9c4b-6a32-43e5-beaa-fd2d792c5735 字符"/>
    <w:basedOn w:val="aff"/>
    <w:link w:val="21bc9c4b-6a32-43e5-beaa-fd2d792c5735"/>
    <w:rsid w:val="00C949E4"/>
    <w:rPr>
      <w:rFonts w:ascii="微软雅黑" w:eastAsia="微软雅黑" w:hAnsi="微软雅黑" w:cs="Times New Roman"/>
      <w:b/>
      <w:color w:val="000000"/>
      <w:w w:val="66"/>
      <w:sz w:val="32"/>
      <w:szCs w:val="32"/>
      <w:vertAlign w:val="superscript"/>
      <w14:ligatures w14:val="none"/>
    </w:rPr>
  </w:style>
  <w:style w:type="paragraph" w:customStyle="1" w:styleId="acbfdd8b-e11b-4d36-88ff-6049b138f862">
    <w:name w:val="acbfdd8b-e11b-4d36-88ff-6049b138f862"/>
    <w:basedOn w:val="a"/>
    <w:link w:val="acbfdd8b-e11b-4d36-88ff-6049b138f8620"/>
    <w:rsid w:val="00C949E4"/>
    <w:pPr>
      <w:overflowPunct w:val="0"/>
      <w:adjustRightInd w:val="0"/>
      <w:snapToGrid w:val="0"/>
      <w:spacing w:beforeLines="100" w:afterLines="100" w:after="0" w:line="288" w:lineRule="auto"/>
    </w:pPr>
    <w:rPr>
      <w:rFonts w:ascii="微软雅黑" w:eastAsia="微软雅黑" w:hAnsi="微软雅黑" w:cs="Times New Roman"/>
      <w:color w:val="000000"/>
      <w:w w:val="66"/>
      <w:sz w:val="28"/>
      <w:szCs w:val="32"/>
      <w:vertAlign w:val="superscript"/>
      <w14:ligatures w14:val="none"/>
    </w:rPr>
  </w:style>
  <w:style w:type="character" w:customStyle="1" w:styleId="acbfdd8b-e11b-4d36-88ff-6049b138f8620">
    <w:name w:val="acbfdd8b-e11b-4d36-88ff-6049b138f862 字符"/>
    <w:basedOn w:val="aff"/>
    <w:link w:val="acbfdd8b-e11b-4d36-88ff-6049b138f862"/>
    <w:rsid w:val="00C949E4"/>
    <w:rPr>
      <w:rFonts w:ascii="微软雅黑" w:eastAsia="微软雅黑" w:hAnsi="微软雅黑" w:cs="Times New Roman"/>
      <w:color w:val="000000"/>
      <w:w w:val="66"/>
      <w:sz w:val="28"/>
      <w:szCs w:val="32"/>
      <w:vertAlign w:val="superscript"/>
      <w14:ligatures w14:val="none"/>
    </w:rPr>
  </w:style>
  <w:style w:type="character" w:styleId="afffb">
    <w:name w:val="Placeholder Text"/>
    <w:basedOn w:val="a0"/>
    <w:uiPriority w:val="99"/>
    <w:unhideWhenUsed/>
    <w:rsid w:val="00C949E4"/>
    <w:rPr>
      <w:color w:val="666666"/>
    </w:rPr>
  </w:style>
  <w:style w:type="numbering" w:customStyle="1" w:styleId="21">
    <w:name w:val="无列表2"/>
    <w:next w:val="a2"/>
    <w:uiPriority w:val="99"/>
    <w:semiHidden/>
    <w:unhideWhenUsed/>
    <w:rsid w:val="00C949E4"/>
  </w:style>
  <w:style w:type="paragraph" w:styleId="afffc">
    <w:name w:val="annotation subject"/>
    <w:basedOn w:val="af3"/>
    <w:next w:val="af3"/>
    <w:link w:val="afffd"/>
    <w:uiPriority w:val="99"/>
    <w:semiHidden/>
    <w:unhideWhenUsed/>
    <w:rsid w:val="0050160F"/>
    <w:pPr>
      <w:overflowPunct/>
      <w:spacing w:after="160" w:line="278" w:lineRule="auto"/>
    </w:pPr>
    <w:rPr>
      <w:rFonts w:asciiTheme="minorHAnsi" w:eastAsiaTheme="minorEastAsia" w:hAnsiTheme="minorHAnsi" w:cstheme="minorBidi"/>
      <w:b/>
      <w:bCs/>
      <w:sz w:val="22"/>
      <w:szCs w:val="24"/>
      <w14:ligatures w14:val="standardContextual"/>
    </w:rPr>
  </w:style>
  <w:style w:type="character" w:customStyle="1" w:styleId="afffd">
    <w:name w:val="批注主题 字符"/>
    <w:basedOn w:val="af4"/>
    <w:link w:val="afffc"/>
    <w:uiPriority w:val="99"/>
    <w:semiHidden/>
    <w:rsid w:val="0050160F"/>
    <w:rPr>
      <w:rFonts w:ascii="Times New Roman" w:eastAsia="宋体" w:hAnsi="Times New Roman" w:cs="Times New Roman"/>
      <w:b/>
      <w:bCs/>
      <w:sz w:val="18"/>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image" Target="media/image4.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eader" Target="header6.xml"/><Relationship Id="rId10" Type="http://schemas.microsoft.com/office/2016/09/relationships/commentsIds" Target="commentsIds.xml"/><Relationship Id="rId19" Type="http://schemas.openxmlformats.org/officeDocument/2006/relationships/header" Target="header4.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3.xml"/><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CCFD1DA-E07F-4081-8E0E-C02B41CB7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796</TotalTime>
  <Pages>14</Pages>
  <Words>2378</Words>
  <Characters>13558</Characters>
  <Application>Microsoft Office Word</Application>
  <DocSecurity>0</DocSecurity>
  <Lines>112</Lines>
  <Paragraphs>31</Paragraphs>
  <ScaleCrop>false</ScaleCrop>
  <Company/>
  <LinksUpToDate>false</LinksUpToDate>
  <CharactersWithSpaces>15905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生 卢</dc:creator>
  <cp:keywords/>
  <dc:description/>
  <cp:lastModifiedBy>annie</cp:lastModifiedBy>
  <cp:revision>31</cp:revision>
  <dcterms:created xsi:type="dcterms:W3CDTF">2025-07-03T13:03:00Z</dcterms:created>
  <dcterms:modified xsi:type="dcterms:W3CDTF">2025-08-01T14:50:00Z</dcterms:modified>
</cp:coreProperties>
</file>